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19D62" w14:textId="77777777" w:rsidR="00E14EDE" w:rsidRPr="00295507" w:rsidRDefault="002B6202">
      <w:pPr>
        <w:jc w:val="both"/>
        <w:rPr>
          <w:rFonts w:ascii="Brandon Grotesque Black" w:hAnsi="Brandon Grotesque Black"/>
          <w:color w:val="242B84" w:themeColor="accent1"/>
          <w:sz w:val="28"/>
          <w:szCs w:val="28"/>
          <w:lang w:val="en-GB"/>
        </w:rPr>
      </w:pPr>
      <w:bookmarkStart w:id="0" w:name="_Toc183536321"/>
      <w:r>
        <w:rPr>
          <w:noProof/>
          <w:lang w:val="en-GB" w:eastAsia="en-GB"/>
        </w:rPr>
        <w:drawing>
          <wp:anchor distT="0" distB="0" distL="114300" distR="114300" simplePos="0" relativeHeight="251658240" behindDoc="0" locked="0" layoutInCell="1" allowOverlap="1" wp14:anchorId="6FD40444" wp14:editId="33B496BF">
            <wp:simplePos x="0" y="0"/>
            <wp:positionH relativeFrom="column">
              <wp:posOffset>3207969</wp:posOffset>
            </wp:positionH>
            <wp:positionV relativeFrom="paragraph">
              <wp:posOffset>-685</wp:posOffset>
            </wp:positionV>
            <wp:extent cx="2891155" cy="771525"/>
            <wp:effectExtent l="0" t="0" r="4445" b="9525"/>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WS_Logo_neutral_4c_klein.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91155" cy="771525"/>
                    </a:xfrm>
                    <a:prstGeom prst="rect">
                      <a:avLst/>
                    </a:prstGeom>
                  </pic:spPr>
                </pic:pic>
              </a:graphicData>
            </a:graphic>
            <wp14:sizeRelH relativeFrom="page">
              <wp14:pctWidth>0</wp14:pctWidth>
            </wp14:sizeRelH>
            <wp14:sizeRelV relativeFrom="page">
              <wp14:pctHeight>0</wp14:pctHeight>
            </wp14:sizeRelV>
          </wp:anchor>
        </w:drawing>
      </w:r>
      <w:r>
        <w:rPr>
          <w:rFonts w:ascii="Brandon Grotesque Black" w:hAnsi="Brandon Grotesque Black"/>
          <w:noProof/>
          <w:color w:val="242B84" w:themeColor="accent1"/>
          <w:sz w:val="28"/>
          <w:szCs w:val="28"/>
          <w:lang w:val="en-GB" w:eastAsia="en-GB"/>
        </w:rPr>
        <w:drawing>
          <wp:inline distT="0" distB="0" distL="0" distR="0" wp14:anchorId="3207E28C" wp14:editId="738AE16F">
            <wp:extent cx="2683510" cy="795655"/>
            <wp:effectExtent l="0" t="0" r="2540" b="4445"/>
            <wp:docPr id="16" name="Grafik 16" descr="G:\Kdl\Privat\Vorlagen\Logos\IWH_Logo_RGB_EN_kle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Kdl\Privat\Vorlagen\Logos\IWH_Logo_RGB_EN_klei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83510" cy="795655"/>
                    </a:xfrm>
                    <a:prstGeom prst="rect">
                      <a:avLst/>
                    </a:prstGeom>
                    <a:noFill/>
                    <a:ln>
                      <a:noFill/>
                    </a:ln>
                  </pic:spPr>
                </pic:pic>
              </a:graphicData>
            </a:graphic>
          </wp:inline>
        </w:drawing>
      </w:r>
    </w:p>
    <w:p w14:paraId="32DFB462" w14:textId="77777777" w:rsidR="00E14EDE" w:rsidRPr="00295507" w:rsidRDefault="00E14EDE">
      <w:pPr>
        <w:jc w:val="both"/>
        <w:rPr>
          <w:rFonts w:ascii="Brandon Grotesque Black" w:hAnsi="Brandon Grotesque Black"/>
          <w:color w:val="242B84" w:themeColor="accent1"/>
          <w:sz w:val="28"/>
          <w:szCs w:val="28"/>
          <w:lang w:val="en-GB"/>
        </w:rPr>
      </w:pPr>
    </w:p>
    <w:p w14:paraId="4B17F023" w14:textId="77777777" w:rsidR="00E14EDE" w:rsidRPr="00295507" w:rsidRDefault="00E14EDE">
      <w:pPr>
        <w:rPr>
          <w:rFonts w:ascii="Brandon Grotesque Black" w:hAnsi="Brandon Grotesque Black"/>
          <w:color w:val="242B84" w:themeColor="accent1"/>
          <w:sz w:val="28"/>
          <w:szCs w:val="28"/>
          <w:lang w:val="en-GB"/>
        </w:rPr>
      </w:pPr>
    </w:p>
    <w:p w14:paraId="70645510" w14:textId="77777777" w:rsidR="00E14EDE" w:rsidRPr="00295507" w:rsidRDefault="00E14EDE">
      <w:pPr>
        <w:rPr>
          <w:lang w:val="en-GB"/>
        </w:rPr>
      </w:pPr>
    </w:p>
    <w:p w14:paraId="54204BA9" w14:textId="77777777" w:rsidR="00E14EDE" w:rsidRPr="00295507" w:rsidRDefault="00E14EDE">
      <w:pPr>
        <w:rPr>
          <w:lang w:val="en-GB"/>
        </w:rPr>
      </w:pPr>
    </w:p>
    <w:p w14:paraId="76036E2E" w14:textId="77777777" w:rsidR="00E14EDE" w:rsidRPr="00295507" w:rsidRDefault="00E14EDE">
      <w:pPr>
        <w:rPr>
          <w:lang w:val="en-GB"/>
        </w:rPr>
      </w:pPr>
    </w:p>
    <w:p w14:paraId="7CA6C81A" w14:textId="77777777" w:rsidR="00E14EDE" w:rsidRPr="00295507" w:rsidRDefault="00E14EDE">
      <w:pPr>
        <w:rPr>
          <w:lang w:val="en-GB"/>
        </w:rPr>
      </w:pPr>
    </w:p>
    <w:p w14:paraId="25579524" w14:textId="77777777" w:rsidR="00E14EDE" w:rsidRPr="00295507" w:rsidRDefault="00E14EDE">
      <w:pPr>
        <w:rPr>
          <w:lang w:val="en-GB"/>
        </w:rPr>
      </w:pPr>
    </w:p>
    <w:p w14:paraId="2C015E1F" w14:textId="77777777" w:rsidR="00E14EDE" w:rsidRPr="00295507" w:rsidRDefault="00E14EDE">
      <w:pPr>
        <w:rPr>
          <w:lang w:val="en-GB"/>
        </w:rPr>
      </w:pPr>
    </w:p>
    <w:p w14:paraId="4B848F25" w14:textId="77777777" w:rsidR="00E14EDE" w:rsidRPr="00295507" w:rsidRDefault="00E14EDE">
      <w:pPr>
        <w:rPr>
          <w:lang w:val="en-GB"/>
        </w:rPr>
      </w:pPr>
    </w:p>
    <w:p w14:paraId="37746E03" w14:textId="77777777" w:rsidR="00E14EDE" w:rsidRPr="00295507" w:rsidRDefault="00E14EDE">
      <w:pPr>
        <w:rPr>
          <w:lang w:val="en-GB"/>
        </w:rPr>
      </w:pPr>
    </w:p>
    <w:p w14:paraId="08AD2E54" w14:textId="77777777" w:rsidR="00E14EDE" w:rsidRPr="00295507" w:rsidRDefault="00E14EDE">
      <w:pPr>
        <w:rPr>
          <w:lang w:val="en-GB"/>
        </w:rPr>
      </w:pPr>
    </w:p>
    <w:p w14:paraId="76D6F9B2" w14:textId="77777777" w:rsidR="00E14EDE" w:rsidRPr="00295507" w:rsidRDefault="00E14EDE">
      <w:pPr>
        <w:rPr>
          <w:lang w:val="en-GB"/>
        </w:rPr>
      </w:pPr>
    </w:p>
    <w:p w14:paraId="30360FCF" w14:textId="77777777" w:rsidR="00E14EDE" w:rsidRPr="00295507" w:rsidRDefault="00E14EDE">
      <w:pPr>
        <w:rPr>
          <w:lang w:val="en-GB"/>
        </w:rPr>
      </w:pPr>
    </w:p>
    <w:p w14:paraId="250952A4" w14:textId="77777777" w:rsidR="00E14EDE" w:rsidRPr="00295507" w:rsidRDefault="00E14EDE">
      <w:pPr>
        <w:rPr>
          <w:lang w:val="en-GB"/>
        </w:rPr>
      </w:pPr>
    </w:p>
    <w:p w14:paraId="71B41A44" w14:textId="77777777" w:rsidR="00E14EDE" w:rsidRPr="00295507" w:rsidRDefault="00E14EDE">
      <w:pPr>
        <w:rPr>
          <w:lang w:val="en-GB"/>
        </w:rPr>
      </w:pPr>
    </w:p>
    <w:p w14:paraId="63F0C95A" w14:textId="7CF7C8E5" w:rsidR="00702127" w:rsidRDefault="00702127" w:rsidP="00702127">
      <w:pPr>
        <w:ind w:left="681" w:hanging="539"/>
        <w:rPr>
          <w:rFonts w:ascii="Brandon Grotesque Bold" w:hAnsi="Brandon Grotesque Bold"/>
          <w:color w:val="242B84" w:themeColor="accent1"/>
          <w:sz w:val="28"/>
          <w:szCs w:val="28"/>
          <w:lang w:val="en-GB"/>
        </w:rPr>
      </w:pPr>
      <w:r>
        <w:rPr>
          <w:rFonts w:ascii="Calibri" w:eastAsia="Calibri" w:hAnsi="Calibri" w:cs="Calibri"/>
          <w:noProof/>
          <w:lang w:val="en-GB" w:eastAsia="en-GB"/>
        </w:rPr>
        <mc:AlternateContent>
          <mc:Choice Requires="wpg">
            <w:drawing>
              <wp:inline distT="0" distB="0" distL="0" distR="0" wp14:anchorId="27695EA5" wp14:editId="1060B31D">
                <wp:extent cx="251987" cy="252004"/>
                <wp:effectExtent l="0" t="0" r="0" b="0"/>
                <wp:docPr id="3"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17"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18"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w14:anchorId="78045336">
              <v:group id="Group 297622" style="width:19.85pt;height:19.85pt;mso-position-horizontal-relative:char;mso-position-vertical-relative:line" coordsize="251987,252004" o:spid="_x0000_s1026" w14:anchorId="1146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">
                <v:shape id="Shape 177" style="position:absolute;width:240259;height:72314;visibility:visible;mso-wrap-style:square;v-text-anchor:top" coordsize="240259,72314" o:spid="_x0000_s1027" fillcolor="#034da1" stroked="f" strokeweight="0" path="m72301,l240259,,167932,7231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">
                  <v:stroke miterlimit="83231f" joinstyle="miter"/>
                  <v:path textboxrect="0,0,240259,72314" arrowok="t"/>
                </v:shape>
                <v:shape id="Shape 178" style="position:absolute;left:179686;top:11720;width:72301;height:240284;visibility:visible;mso-wrap-style:square;v-text-anchor:top" coordsize="72301,240284" o:spid="_x0000_s1028" fillcolor="#034da1" stroked="f" strokeweight="0" path="m72301,r,167958l,24028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">
                  <v:stroke miterlimit="83231f" joinstyle="miter"/>
                  <v:path textboxrect="0,0,72301,240284" arrowok="t"/>
                </v:shape>
                <w10:anchorlock/>
              </v:group>
            </w:pict>
          </mc:Fallback>
        </mc:AlternateContent>
      </w:r>
      <w:r>
        <w:rPr>
          <w:rFonts w:ascii="Brandon Grotesque Black" w:hAnsi="Brandon Grotesque Black"/>
          <w:color w:val="242B84" w:themeColor="accent1"/>
          <w:sz w:val="28"/>
          <w:szCs w:val="28"/>
          <w:lang w:val="en-GB"/>
        </w:rPr>
        <w:tab/>
      </w:r>
      <w:commentRangeStart w:id="1"/>
      <w:r>
        <w:rPr>
          <w:rFonts w:ascii="Brandon Grotesque Bold" w:hAnsi="Brandon Grotesque Bold"/>
          <w:color w:val="242B84" w:themeColor="accent1"/>
          <w:sz w:val="36"/>
          <w:szCs w:val="36"/>
          <w:lang w:val="en-GB"/>
        </w:rPr>
        <w:t xml:space="preserve">Macroeconomic Modelling for Energy Investments in </w:t>
      </w:r>
      <w:del w:id="2" w:author="Schult, Christoph" w:date="2026-09-16T19:28:00Z" w16du:dateUtc="2026-09-16T17:28:00Z">
        <w:r>
          <w:rPr>
            <w:rFonts w:ascii="Brandon Grotesque Bold" w:hAnsi="Brandon Grotesque Bold"/>
            <w:color w:val="242B84" w:themeColor="accent1"/>
            <w:sz w:val="36"/>
            <w:szCs w:val="36"/>
            <w:lang w:val="en-GB"/>
          </w:rPr>
          <w:delText>Vietnam</w:delText>
        </w:r>
      </w:del>
      <w:ins w:id="3" w:author="Schult, Christoph" w:date="2026-09-17T13:49:00Z" w16du:dateUtc="2026-09-17T11:49:00Z">
        <w:r>
          <w:rPr>
            <w:rFonts w:ascii="Brandon Grotesque Bold" w:hAnsi="Brandon Grotesque Bold"/>
            <w:color w:val="242B84" w:themeColor="accent1"/>
            <w:sz w:val="36"/>
            <w:szCs w:val="36"/>
            <w:lang w:val="en-GB"/>
          </w:rPr>
          <w:t>Vietnam</w:t>
        </w:r>
      </w:ins>
      <w:commentRangeEnd w:id="1"/>
      <w:r w:rsidR="0013484A">
        <w:rPr>
          <w:rStyle w:val="CommentReference"/>
          <w:rFonts w:ascii="Brandon Grotesque Bold" w:hAnsi="Brandon Grotesque Bold"/>
          <w:color w:val="242B84" w:themeColor="accent1"/>
          <w:sz w:val="28"/>
          <w:szCs w:val="28"/>
          <w:lang w:val="en-GB"/>
        </w:rPr>
        <w:commentReference w:id="1"/>
      </w:r>
    </w:p>
    <w:p w14:paraId="0814277F" w14:textId="77777777" w:rsidR="00E14EDE" w:rsidRPr="00295507" w:rsidRDefault="00D07C21">
      <w:pPr>
        <w:ind w:left="709"/>
        <w:rPr>
          <w:rFonts w:ascii="Brandon Grotesque Bold" w:hAnsi="Brandon Grotesque Bold"/>
          <w:color w:val="242B84" w:themeColor="accent1"/>
          <w:sz w:val="28"/>
          <w:szCs w:val="28"/>
          <w:lang w:val="en-GB"/>
        </w:rPr>
      </w:pPr>
      <w:r>
        <w:rPr>
          <w:rFonts w:ascii="Brandon Grotesque Bold" w:hAnsi="Brandon Grotesque Bold"/>
          <w:color w:val="242B84" w:themeColor="accent1"/>
          <w:sz w:val="28"/>
          <w:szCs w:val="28"/>
          <w:lang w:val="en-GB"/>
        </w:rPr>
        <w:t xml:space="preserve">Report on Macroeconomic Impact Assessment </w:t>
      </w:r>
    </w:p>
    <w:p w14:paraId="083BE9B0" w14:textId="77777777" w:rsidR="00E14EDE" w:rsidRPr="00295507" w:rsidRDefault="002B6202">
      <w:pPr>
        <w:spacing w:after="681" w:line="259" w:lineRule="auto"/>
        <w:ind w:left="590" w:firstLine="91"/>
        <w:rPr>
          <w:rFonts w:ascii="Brandon Grotesque Regular" w:eastAsia="Brandon Grotesque" w:hAnsi="Brandon Grotesque Regular" w:cs="Brandon Grotesque"/>
          <w:color w:val="242B84" w:themeColor="accent1"/>
          <w:sz w:val="28"/>
          <w:lang w:val="en-GB"/>
        </w:rPr>
      </w:pPr>
      <w:r>
        <w:rPr>
          <w:rFonts w:ascii="Brandon Grotesque Regular" w:eastAsia="Brandon Grotesque" w:hAnsi="Brandon Grotesque Regular" w:cs="Brandon Grotesque"/>
          <w:color w:val="242B84" w:themeColor="accent1"/>
          <w:sz w:val="28"/>
          <w:lang w:val="en-GB"/>
        </w:rPr>
        <w:t xml:space="preserve">Katja Heinisch, Ulrike Lehr, Christian Lutz, Huyen Nguyen, Christoph Schult </w:t>
      </w:r>
    </w:p>
    <w:p w14:paraId="7D80C167" w14:textId="77777777" w:rsidR="00E14EDE" w:rsidRPr="00295507" w:rsidRDefault="002B6202">
      <w:pPr>
        <w:rPr>
          <w:rFonts w:ascii="Brandon Grotesque Bold" w:eastAsiaTheme="majorEastAsia" w:hAnsi="Brandon Grotesque Bold" w:cstheme="majorBidi"/>
          <w:bCs/>
          <w:color w:val="242B84"/>
          <w:sz w:val="26"/>
          <w:szCs w:val="28"/>
          <w:lang w:val="en-GB"/>
        </w:rPr>
      </w:pPr>
      <w:r>
        <w:rPr>
          <w:lang w:val="en-GB"/>
        </w:rPr>
        <w:br w:type="page"/>
      </w:r>
    </w:p>
    <w:bookmarkEnd w:id="0"/>
    <w:p w14:paraId="4F887CA9" w14:textId="77777777" w:rsidR="00E14EDE" w:rsidRPr="007F5A19" w:rsidRDefault="002B6202">
      <w:pPr>
        <w:spacing w:after="0" w:line="259" w:lineRule="auto"/>
        <w:rPr>
          <w:rFonts w:ascii="Brandon Grotesque Bold" w:hAnsi="Brandon Grotesque Bold"/>
          <w:lang w:val="en-US"/>
        </w:rPr>
      </w:pPr>
      <w:r>
        <w:rPr>
          <w:rFonts w:ascii="Calibri" w:eastAsia="Calibri" w:hAnsi="Calibri" w:cs="Calibri"/>
          <w:noProof/>
          <w:lang w:val="en-GB" w:eastAsia="en-GB"/>
        </w:rPr>
        <mc:AlternateContent>
          <mc:Choice Requires="wpg">
            <w:drawing>
              <wp:inline distT="0" distB="0" distL="0" distR="0" wp14:anchorId="7C282913" wp14:editId="2BBCB56A">
                <wp:extent cx="251987" cy="252004"/>
                <wp:effectExtent l="0" t="0" r="0" b="0"/>
                <wp:docPr id="19"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20"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22"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xmlns:arto="http://schemas.microsoft.com/office/word/2006/arto" xmlns:w16cei="http://schemas.microsoft.com/office/word/2026/wordml/cei" xmlns:asvg="http://schemas.microsoft.com/office/drawing/2016/SVG/main" xmlns:a14="http://schemas.microsoft.com/office/drawing/2010/main" xmlns:pic="http://schemas.openxmlformats.org/drawingml/2006/picture" xmlns:a="http://schemas.openxmlformats.org/drawingml/2006/main">
            <w:pict w14:anchorId="1DD34142">
              <v:group id="Group 297622" style="width:19.85pt;height:19.85pt;mso-position-horizontal-relative:char;mso-position-vertical-relative:line" coordsize="251987,252004" o:spid="_x0000_s1026" w14:anchorId="221583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">
                <v:shape id="Shape 177" style="position:absolute;width:240259;height:72314;visibility:visible;mso-wrap-style:square;v-text-anchor:top" coordsize="240259,72314" o:spid="_x0000_s1027" fillcolor="#034da1" stroked="f" strokeweight="0" path="m72301,l240259,,167932,7231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">
                  <v:stroke miterlimit="83231f" joinstyle="miter"/>
                  <v:path textboxrect="0,0,240259,72314" arrowok="t"/>
                </v:shape>
                <v:shape id="Shape 178" style="position:absolute;left:179686;top:11720;width:72301;height:240284;visibility:visible;mso-wrap-style:square;v-text-anchor:top" coordsize="72301,240284" o:spid="_x0000_s1028" fillcolor="#034da1" stroked="f" strokeweight="0" path="m72301,r,167958l,24028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">
                  <v:stroke miterlimit="83231f" joinstyle="miter"/>
                  <v:path textboxrect="0,0,72301,240284" arrowok="t"/>
                </v:shape>
                <w10:anchorlock/>
              </v:group>
            </w:pict>
          </mc:Fallback>
        </mc:AlternateContent>
      </w:r>
      <w:r w:rsidRPr="007F5A19">
        <w:rPr>
          <w:rFonts w:ascii="Brandon Grotesque" w:eastAsia="Brandon Grotesque" w:hAnsi="Brandon Grotesque" w:cs="Brandon Grotesque"/>
          <w:b/>
          <w:color w:val="242B84" w:themeColor="accent1"/>
          <w:sz w:val="42"/>
          <w:lang w:val="en-US"/>
        </w:rPr>
        <w:tab/>
      </w:r>
      <w:r w:rsidRPr="007F5A19">
        <w:rPr>
          <w:rFonts w:ascii="Brandon Grotesque" w:eastAsia="Brandon Grotesque" w:hAnsi="Brandon Grotesque" w:cs="Brandon Grotesque"/>
          <w:b/>
          <w:color w:val="242B84" w:themeColor="accent1"/>
          <w:sz w:val="42"/>
          <w:lang w:val="en-US"/>
        </w:rPr>
        <w:tab/>
      </w:r>
      <w:r w:rsidRPr="007F5A19">
        <w:rPr>
          <w:rFonts w:ascii="Brandon Grotesque Bold" w:eastAsia="Brandon Grotesque" w:hAnsi="Brandon Grotesque Bold" w:cs="Brandon Grotesque"/>
          <w:b/>
          <w:color w:val="242B84" w:themeColor="accent1"/>
          <w:sz w:val="36"/>
          <w:szCs w:val="36"/>
          <w:lang w:val="en-US"/>
        </w:rPr>
        <w:t>Imprint</w:t>
      </w:r>
    </w:p>
    <w:p w14:paraId="42233D21" w14:textId="77777777" w:rsidR="00E14EDE" w:rsidRPr="007F5A19" w:rsidRDefault="002B6202">
      <w:pPr>
        <w:spacing w:before="120" w:after="0" w:line="259" w:lineRule="auto"/>
        <w:ind w:left="709"/>
        <w:rPr>
          <w:rFonts w:ascii="Brandon Grotesque Bold" w:hAnsi="Brandon Grotesque Bold"/>
          <w:lang w:val="en-US"/>
        </w:rPr>
      </w:pPr>
      <w:r w:rsidRPr="007F5A19">
        <w:rPr>
          <w:rFonts w:ascii="Brandon Grotesque Bold" w:eastAsia="Brandon Grotesque" w:hAnsi="Brandon Grotesque Bold" w:cs="Brandon Grotesque"/>
          <w:b/>
          <w:color w:val="242B84" w:themeColor="accent1"/>
          <w:sz w:val="20"/>
          <w:lang w:val="en-US"/>
        </w:rPr>
        <w:t>Contact</w:t>
      </w:r>
    </w:p>
    <w:p w14:paraId="5CECFDBE" w14:textId="77777777" w:rsidR="00E14EDE" w:rsidRPr="007F5A19" w:rsidRDefault="008C5FAB">
      <w:pPr>
        <w:spacing w:after="4" w:line="260" w:lineRule="auto"/>
        <w:ind w:left="710" w:hanging="1"/>
        <w:rPr>
          <w:lang w:val="en-US"/>
        </w:rPr>
      </w:pPr>
      <w:r w:rsidRPr="007F5A19">
        <w:rPr>
          <w:color w:val="28424E"/>
          <w:sz w:val="19"/>
          <w:lang w:val="en-US"/>
        </w:rPr>
        <w:t>Dr Katja Heinisch</w:t>
      </w:r>
    </w:p>
    <w:p w14:paraId="0ACF4B4D" w14:textId="77777777" w:rsidR="00E14EDE" w:rsidRPr="007F5A19" w:rsidRDefault="002B6202">
      <w:pPr>
        <w:tabs>
          <w:tab w:val="center" w:pos="1434"/>
        </w:tabs>
        <w:spacing w:after="4" w:line="260" w:lineRule="auto"/>
        <w:ind w:left="710" w:hanging="1"/>
        <w:rPr>
          <w:lang w:val="en-US"/>
        </w:rPr>
      </w:pPr>
      <w:r w:rsidRPr="007F5A19">
        <w:rPr>
          <w:color w:val="28424E"/>
          <w:sz w:val="19"/>
          <w:lang w:val="en-US"/>
        </w:rPr>
        <w:t xml:space="preserve">Tel </w:t>
      </w:r>
      <w:r w:rsidRPr="007F5A19">
        <w:rPr>
          <w:color w:val="28424E"/>
          <w:sz w:val="19"/>
          <w:lang w:val="en-US"/>
        </w:rPr>
        <w:tab/>
        <w:t>+49 345 77 53 836</w:t>
      </w:r>
    </w:p>
    <w:p w14:paraId="4D888451" w14:textId="77777777" w:rsidR="00E14EDE" w:rsidRPr="006A0998" w:rsidRDefault="002B6202">
      <w:pPr>
        <w:spacing w:after="217" w:line="260" w:lineRule="auto"/>
        <w:ind w:left="710" w:hanging="1"/>
        <w:rPr>
          <w:rPrChange w:id="4" w:author="Schult, Christoph" w:date="2026-09-16T09:34:00Z" w16du:dateUtc="2026-09-16T07:34:00Z">
            <w:rPr>
              <w:lang w:val="pt-PT"/>
            </w:rPr>
          </w:rPrChange>
        </w:rPr>
      </w:pPr>
      <w:r>
        <w:rPr>
          <w:color w:val="28424E"/>
          <w:sz w:val="19"/>
          <w:rPrChange w:id="5" w:author="Schult, Christoph" w:date="2026-09-16T09:34:00Z" w16du:dateUtc="2026-09-16T07:34:00Z">
            <w:rPr>
              <w:color w:val="28424E"/>
              <w:sz w:val="19"/>
              <w:lang w:val="pt-PT"/>
            </w:rPr>
          </w:rPrChange>
        </w:rPr>
        <w:t>E-mail: katja.heinisch@iwh-halle.de</w:t>
      </w:r>
    </w:p>
    <w:p w14:paraId="0948EBE0" w14:textId="77777777" w:rsidR="00E14EDE" w:rsidRPr="006A0998" w:rsidRDefault="002B6202">
      <w:pPr>
        <w:spacing w:after="0" w:line="259" w:lineRule="auto"/>
        <w:ind w:left="710" w:hanging="1"/>
        <w:rPr>
          <w:rFonts w:ascii="Brandon Grotesque Bold" w:hAnsi="Brandon Grotesque Bold"/>
          <w:rPrChange w:id="6" w:author="Schult, Christoph" w:date="2026-09-16T09:34:00Z" w16du:dateUtc="2026-09-16T07:34:00Z">
            <w:rPr>
              <w:rFonts w:ascii="Brandon Grotesque Bold" w:hAnsi="Brandon Grotesque Bold"/>
              <w:lang w:val="pt-PT"/>
            </w:rPr>
          </w:rPrChange>
        </w:rPr>
      </w:pPr>
      <w:r>
        <w:rPr>
          <w:rFonts w:ascii="Brandon Grotesque Bold" w:eastAsia="Brandon Grotesque" w:hAnsi="Brandon Grotesque Bold" w:cs="Brandon Grotesque"/>
          <w:b/>
          <w:color w:val="242B84" w:themeColor="accent1"/>
          <w:sz w:val="20"/>
          <w:rPrChange w:id="7" w:author="Schult, Christoph" w:date="2026-09-16T09:34:00Z" w16du:dateUtc="2026-09-16T07:34:00Z">
            <w:rPr>
              <w:rFonts w:ascii="Brandon Grotesque Bold" w:eastAsia="Brandon Grotesque" w:hAnsi="Brandon Grotesque Bold" w:cs="Brandon Grotesque"/>
              <w:b/>
              <w:color w:val="242B84" w:themeColor="accent1"/>
              <w:sz w:val="20"/>
              <w:lang w:val="pt-PT"/>
            </w:rPr>
          </w:rPrChange>
        </w:rPr>
        <w:t>Authors</w:t>
      </w:r>
    </w:p>
    <w:p w14:paraId="4D8D98B0" w14:textId="77777777" w:rsidR="00E14EDE" w:rsidRPr="006A0998" w:rsidRDefault="002B6202">
      <w:pPr>
        <w:spacing w:after="4" w:line="260" w:lineRule="auto"/>
        <w:ind w:left="710" w:hanging="1"/>
        <w:rPr>
          <w:color w:val="28424E"/>
          <w:sz w:val="19"/>
          <w:rPrChange w:id="8" w:author="Schult, Christoph" w:date="2026-09-16T09:34:00Z" w16du:dateUtc="2026-09-16T07:34:00Z">
            <w:rPr>
              <w:color w:val="28424E"/>
              <w:sz w:val="19"/>
              <w:lang w:val="pt-PT"/>
            </w:rPr>
          </w:rPrChange>
        </w:rPr>
      </w:pPr>
      <w:r>
        <w:rPr>
          <w:color w:val="28424E"/>
          <w:sz w:val="19"/>
          <w:rPrChange w:id="9" w:author="Schult, Christoph" w:date="2026-09-16T09:34:00Z" w16du:dateUtc="2026-09-16T07:34:00Z">
            <w:rPr>
              <w:color w:val="28424E"/>
              <w:sz w:val="19"/>
              <w:lang w:val="pt-PT"/>
            </w:rPr>
          </w:rPrChange>
        </w:rPr>
        <w:t>Katja Heinisch</w:t>
      </w:r>
      <w:r>
        <w:rPr>
          <w:color w:val="28424E"/>
          <w:sz w:val="17"/>
          <w:vertAlign w:val="superscript"/>
          <w:rPrChange w:id="10" w:author="Schult, Christoph" w:date="2026-09-16T09:34:00Z" w16du:dateUtc="2026-09-16T07:34:00Z">
            <w:rPr>
              <w:color w:val="28424E"/>
              <w:sz w:val="17"/>
              <w:vertAlign w:val="superscript"/>
              <w:lang w:val="pt-PT"/>
            </w:rPr>
          </w:rPrChange>
        </w:rPr>
        <w:t>a</w:t>
      </w:r>
    </w:p>
    <w:p w14:paraId="4C276723" w14:textId="77777777" w:rsidR="00E14EDE" w:rsidRPr="006A0998" w:rsidRDefault="002B6202">
      <w:pPr>
        <w:spacing w:after="4" w:line="260" w:lineRule="auto"/>
        <w:ind w:left="710" w:hanging="1"/>
        <w:rPr>
          <w:color w:val="28424E"/>
          <w:sz w:val="19"/>
          <w:rPrChange w:id="11" w:author="Schult, Christoph" w:date="2026-09-16T09:34:00Z" w16du:dateUtc="2026-09-16T07:34:00Z">
            <w:rPr>
              <w:color w:val="28424E"/>
              <w:sz w:val="19"/>
              <w:lang w:val="pt-PT"/>
            </w:rPr>
          </w:rPrChange>
        </w:rPr>
      </w:pPr>
      <w:r>
        <w:rPr>
          <w:color w:val="28424E"/>
          <w:sz w:val="19"/>
          <w:rPrChange w:id="12" w:author="Schult, Christoph" w:date="2026-09-16T09:34:00Z" w16du:dateUtc="2026-09-16T07:34:00Z">
            <w:rPr>
              <w:color w:val="28424E"/>
              <w:sz w:val="19"/>
              <w:lang w:val="pt-PT"/>
            </w:rPr>
          </w:rPrChange>
        </w:rPr>
        <w:t>Ulrike Lehr</w:t>
      </w:r>
      <w:r>
        <w:rPr>
          <w:color w:val="28424E"/>
          <w:sz w:val="17"/>
          <w:vertAlign w:val="superscript"/>
          <w:rPrChange w:id="13" w:author="Schult, Christoph" w:date="2026-09-16T09:34:00Z" w16du:dateUtc="2026-09-16T07:34:00Z">
            <w:rPr>
              <w:color w:val="28424E"/>
              <w:sz w:val="17"/>
              <w:vertAlign w:val="superscript"/>
              <w:lang w:val="pt-PT"/>
            </w:rPr>
          </w:rPrChange>
        </w:rPr>
        <w:t>b</w:t>
      </w:r>
    </w:p>
    <w:p w14:paraId="1EAC8355" w14:textId="77777777" w:rsidR="00E14EDE" w:rsidRPr="007F5A19" w:rsidRDefault="002B6202">
      <w:pPr>
        <w:spacing w:after="4" w:line="260" w:lineRule="auto"/>
        <w:ind w:left="710" w:hanging="1"/>
        <w:rPr>
          <w:color w:val="28424E"/>
          <w:sz w:val="19"/>
          <w:rPrChange w:id="14" w:author="Albert, Joscha GIZ" w:date="2026-09-22T12:17:00Z" w16du:dateUtc="2026-09-22T10:17:00Z">
            <w:rPr>
              <w:color w:val="28424E"/>
              <w:sz w:val="19"/>
              <w:lang w:val="pt-PT"/>
            </w:rPr>
          </w:rPrChange>
        </w:rPr>
      </w:pPr>
      <w:r w:rsidRPr="007F5A19">
        <w:rPr>
          <w:color w:val="28424E"/>
          <w:sz w:val="19"/>
          <w:rPrChange w:id="15" w:author="Albert, Joscha GIZ" w:date="2026-09-22T12:17:00Z" w16du:dateUtc="2026-09-22T10:17:00Z">
            <w:rPr>
              <w:color w:val="28424E"/>
              <w:sz w:val="19"/>
              <w:lang w:val="pt-PT"/>
            </w:rPr>
          </w:rPrChange>
        </w:rPr>
        <w:t>Christian Lutz</w:t>
      </w:r>
      <w:r w:rsidRPr="007F5A19">
        <w:rPr>
          <w:color w:val="28424E"/>
          <w:sz w:val="17"/>
          <w:vertAlign w:val="superscript"/>
          <w:rPrChange w:id="16" w:author="Albert, Joscha GIZ" w:date="2026-09-22T12:17:00Z" w16du:dateUtc="2026-09-22T10:17:00Z">
            <w:rPr>
              <w:color w:val="28424E"/>
              <w:sz w:val="17"/>
              <w:vertAlign w:val="superscript"/>
              <w:lang w:val="pt-PT"/>
            </w:rPr>
          </w:rPrChange>
        </w:rPr>
        <w:t>b</w:t>
      </w:r>
    </w:p>
    <w:p w14:paraId="5B3710A5" w14:textId="77777777" w:rsidR="00E14EDE" w:rsidRPr="007F5A19" w:rsidRDefault="002B6202">
      <w:pPr>
        <w:spacing w:after="4" w:line="260" w:lineRule="auto"/>
        <w:ind w:left="710" w:hanging="1"/>
        <w:rPr>
          <w:color w:val="28424E"/>
          <w:sz w:val="19"/>
          <w:rPrChange w:id="17" w:author="Albert, Joscha GIZ" w:date="2026-09-22T12:17:00Z" w16du:dateUtc="2026-09-22T10:17:00Z">
            <w:rPr>
              <w:color w:val="28424E"/>
              <w:sz w:val="19"/>
              <w:lang w:val="pt-PT"/>
            </w:rPr>
          </w:rPrChange>
        </w:rPr>
      </w:pPr>
      <w:r w:rsidRPr="007F5A19">
        <w:rPr>
          <w:color w:val="28424E"/>
          <w:sz w:val="19"/>
          <w:rPrChange w:id="18" w:author="Albert, Joscha GIZ" w:date="2026-09-22T12:17:00Z" w16du:dateUtc="2026-09-22T10:17:00Z">
            <w:rPr>
              <w:color w:val="28424E"/>
              <w:sz w:val="19"/>
              <w:lang w:val="pt-PT"/>
            </w:rPr>
          </w:rPrChange>
        </w:rPr>
        <w:t>Huyen Nguyen</w:t>
      </w:r>
      <w:r w:rsidRPr="007F5A19">
        <w:rPr>
          <w:color w:val="28424E"/>
          <w:sz w:val="17"/>
          <w:vertAlign w:val="superscript"/>
          <w:rPrChange w:id="19" w:author="Albert, Joscha GIZ" w:date="2026-09-22T12:17:00Z" w16du:dateUtc="2026-09-22T10:17:00Z">
            <w:rPr>
              <w:color w:val="28424E"/>
              <w:sz w:val="17"/>
              <w:vertAlign w:val="superscript"/>
              <w:lang w:val="pt-PT"/>
            </w:rPr>
          </w:rPrChange>
        </w:rPr>
        <w:t>a,c</w:t>
      </w:r>
    </w:p>
    <w:p w14:paraId="6A866FB1" w14:textId="77777777" w:rsidR="00E14EDE" w:rsidRPr="007F5A19" w:rsidRDefault="002B6202">
      <w:pPr>
        <w:spacing w:after="4" w:line="260" w:lineRule="auto"/>
        <w:ind w:left="710" w:hanging="1"/>
        <w:rPr>
          <w:color w:val="28424E"/>
          <w:sz w:val="19"/>
          <w:rPrChange w:id="20" w:author="Albert, Joscha GIZ" w:date="2026-09-22T12:17:00Z" w16du:dateUtc="2026-09-22T10:17:00Z">
            <w:rPr>
              <w:color w:val="28424E"/>
              <w:sz w:val="19"/>
              <w:lang w:val="pt-PT"/>
            </w:rPr>
          </w:rPrChange>
        </w:rPr>
      </w:pPr>
      <w:r w:rsidRPr="007F5A19">
        <w:rPr>
          <w:color w:val="28424E"/>
          <w:sz w:val="19"/>
          <w:rPrChange w:id="21" w:author="Albert, Joscha GIZ" w:date="2026-09-22T12:17:00Z" w16du:dateUtc="2026-09-22T10:17:00Z">
            <w:rPr>
              <w:color w:val="28424E"/>
              <w:sz w:val="19"/>
              <w:lang w:val="pt-PT"/>
            </w:rPr>
          </w:rPrChange>
        </w:rPr>
        <w:t>Christoph Schult</w:t>
      </w:r>
      <w:r w:rsidRPr="007F5A19">
        <w:rPr>
          <w:color w:val="28424E"/>
          <w:sz w:val="17"/>
          <w:vertAlign w:val="superscript"/>
          <w:rPrChange w:id="22" w:author="Albert, Joscha GIZ" w:date="2026-09-22T12:17:00Z" w16du:dateUtc="2026-09-22T10:17:00Z">
            <w:rPr>
              <w:color w:val="28424E"/>
              <w:sz w:val="17"/>
              <w:vertAlign w:val="superscript"/>
              <w:lang w:val="pt-PT"/>
            </w:rPr>
          </w:rPrChange>
        </w:rPr>
        <w:t>a</w:t>
      </w:r>
    </w:p>
    <w:p w14:paraId="4277CCC4" w14:textId="04DD984C" w:rsidR="00E14EDE" w:rsidRPr="006A0998" w:rsidRDefault="002B6202" w:rsidP="005E3018">
      <w:pPr>
        <w:spacing w:after="284" w:line="268" w:lineRule="auto"/>
        <w:ind w:left="710" w:right="3118" w:hanging="1"/>
        <w:rPr>
          <w:rPrChange w:id="23" w:author="Schult, Christoph" w:date="2026-09-16T09:34:00Z" w16du:dateUtc="2026-09-16T07:34:00Z">
            <w:rPr>
              <w:lang w:val="pt-PT"/>
            </w:rPr>
          </w:rPrChange>
        </w:rPr>
      </w:pPr>
      <w:r>
        <w:rPr>
          <w:color w:val="28424E"/>
          <w:sz w:val="17"/>
          <w:vertAlign w:val="superscript"/>
          <w:rPrChange w:id="24" w:author="Schult, Christoph" w:date="2026-09-16T09:34:00Z" w16du:dateUtc="2026-09-16T07:34:00Z">
            <w:rPr>
              <w:color w:val="28424E"/>
              <w:sz w:val="17"/>
              <w:vertAlign w:val="superscript"/>
              <w:lang w:val="pt-PT"/>
            </w:rPr>
          </w:rPrChange>
        </w:rPr>
        <w:t xml:space="preserve">a  </w:t>
      </w:r>
      <w:r>
        <w:rPr>
          <w:color w:val="28424E"/>
          <w:sz w:val="19"/>
          <w:rPrChange w:id="25" w:author="Schult, Christoph" w:date="2026-09-16T09:34:00Z" w16du:dateUtc="2026-09-16T07:34:00Z">
            <w:rPr>
              <w:color w:val="28424E"/>
              <w:sz w:val="19"/>
              <w:lang w:val="pt-PT"/>
            </w:rPr>
          </w:rPrChange>
        </w:rPr>
        <w:t xml:space="preserve"> Halle Institute for Economic Research (IWH) </w:t>
      </w:r>
      <w:r>
        <w:rPr>
          <w:color w:val="28424E"/>
          <w:sz w:val="19"/>
          <w:rPrChange w:id="26" w:author="Schult, Christoph" w:date="2026-09-16T09:34:00Z" w16du:dateUtc="2026-09-16T07:34:00Z">
            <w:rPr>
              <w:color w:val="28424E"/>
              <w:sz w:val="19"/>
              <w:lang w:val="pt-PT"/>
            </w:rPr>
          </w:rPrChange>
        </w:rPr>
        <w:br/>
      </w:r>
      <w:r>
        <w:rPr>
          <w:color w:val="28424E"/>
          <w:sz w:val="17"/>
          <w:vertAlign w:val="superscript"/>
          <w:rPrChange w:id="27" w:author="Schult, Christoph" w:date="2026-09-16T09:34:00Z" w16du:dateUtc="2026-09-16T07:34:00Z">
            <w:rPr>
              <w:color w:val="28424E"/>
              <w:sz w:val="17"/>
              <w:vertAlign w:val="superscript"/>
              <w:lang w:val="pt-PT"/>
            </w:rPr>
          </w:rPrChange>
        </w:rPr>
        <w:t>b</w:t>
      </w:r>
      <w:r>
        <w:rPr>
          <w:color w:val="28424E"/>
          <w:sz w:val="19"/>
          <w:rPrChange w:id="28" w:author="Schult, Christoph" w:date="2026-09-16T09:34:00Z" w16du:dateUtc="2026-09-16T07:34:00Z">
            <w:rPr>
              <w:color w:val="28424E"/>
              <w:sz w:val="19"/>
              <w:lang w:val="pt-PT"/>
            </w:rPr>
          </w:rPrChange>
        </w:rPr>
        <w:t xml:space="preserve">  GWS – Gesellschaft für Wirtschaftliche Strukturforschung (GWS) mbH </w:t>
      </w:r>
      <w:r>
        <w:rPr>
          <w:color w:val="28424E"/>
          <w:sz w:val="19"/>
          <w:rPrChange w:id="29" w:author="Schult, Christoph" w:date="2026-09-16T09:34:00Z" w16du:dateUtc="2026-09-16T07:34:00Z">
            <w:rPr>
              <w:color w:val="28424E"/>
              <w:sz w:val="19"/>
              <w:lang w:val="pt-PT"/>
            </w:rPr>
          </w:rPrChange>
        </w:rPr>
        <w:br/>
      </w:r>
      <w:r>
        <w:rPr>
          <w:color w:val="28424E"/>
          <w:sz w:val="17"/>
          <w:vertAlign w:val="superscript"/>
          <w:rPrChange w:id="30" w:author="Schult, Christoph" w:date="2026-09-16T09:34:00Z" w16du:dateUtc="2026-09-16T07:34:00Z">
            <w:rPr>
              <w:color w:val="28424E"/>
              <w:sz w:val="17"/>
              <w:vertAlign w:val="superscript"/>
              <w:lang w:val="pt-PT"/>
            </w:rPr>
          </w:rPrChange>
        </w:rPr>
        <w:t>c</w:t>
      </w:r>
      <w:r>
        <w:rPr>
          <w:color w:val="28424E"/>
          <w:sz w:val="19"/>
          <w:rPrChange w:id="31" w:author="Schult, Christoph" w:date="2026-09-16T09:34:00Z" w16du:dateUtc="2026-09-16T07:34:00Z">
            <w:rPr>
              <w:color w:val="28424E"/>
              <w:sz w:val="19"/>
              <w:lang w:val="pt-PT"/>
            </w:rPr>
          </w:rPrChange>
        </w:rPr>
        <w:t xml:space="preserve">  King’s College London</w:t>
      </w:r>
    </w:p>
    <w:p w14:paraId="08F75186" w14:textId="77777777" w:rsidR="00E14EDE" w:rsidRPr="00295507" w:rsidRDefault="002B6202">
      <w:pPr>
        <w:spacing w:after="0" w:line="259" w:lineRule="auto"/>
        <w:ind w:left="710" w:hanging="1"/>
        <w:rPr>
          <w:rFonts w:ascii="Brandon Grotesque Bold" w:hAnsi="Brandon Grotesque Bold"/>
          <w:lang w:val="en-GB"/>
        </w:rPr>
      </w:pPr>
      <w:r>
        <w:rPr>
          <w:rFonts w:ascii="Brandon Grotesque Bold" w:eastAsia="Brandon Grotesque" w:hAnsi="Brandon Grotesque Bold" w:cs="Brandon Grotesque"/>
          <w:b/>
          <w:color w:val="242B84" w:themeColor="accent1"/>
          <w:sz w:val="20"/>
          <w:lang w:val="en-GB"/>
        </w:rPr>
        <w:t>Issuer</w:t>
      </w:r>
    </w:p>
    <w:p w14:paraId="12FF3EC0" w14:textId="77777777" w:rsidR="00E14EDE" w:rsidRPr="00295507" w:rsidRDefault="002B6202">
      <w:pPr>
        <w:spacing w:after="0" w:line="259" w:lineRule="auto"/>
        <w:ind w:left="710" w:hanging="1"/>
        <w:rPr>
          <w:color w:val="28424E"/>
          <w:sz w:val="19"/>
          <w:lang w:val="en-GB"/>
        </w:rPr>
      </w:pPr>
      <w:r>
        <w:rPr>
          <w:color w:val="28424E"/>
          <w:sz w:val="19"/>
          <w:lang w:val="en-GB"/>
        </w:rPr>
        <w:t>Halle Institute for Economic Research (IWH) – Member of the Leibniz Association</w:t>
      </w:r>
    </w:p>
    <w:p w14:paraId="651700A6" w14:textId="77777777" w:rsidR="00E14EDE" w:rsidRPr="00295507" w:rsidRDefault="00E14EDE">
      <w:pPr>
        <w:spacing w:after="0" w:line="259" w:lineRule="auto"/>
        <w:ind w:left="710" w:hanging="1"/>
        <w:rPr>
          <w:color w:val="28424E"/>
          <w:sz w:val="19"/>
          <w:lang w:val="en-GB"/>
        </w:rPr>
      </w:pPr>
    </w:p>
    <w:p w14:paraId="3E80C349" w14:textId="77777777" w:rsidR="00E14EDE" w:rsidRPr="00295507" w:rsidRDefault="002B6202">
      <w:pPr>
        <w:spacing w:after="0" w:line="259" w:lineRule="auto"/>
        <w:ind w:left="710" w:hanging="1"/>
        <w:rPr>
          <w:rFonts w:ascii="Brandon Grotesque Bold" w:eastAsia="Brandon Grotesque" w:hAnsi="Brandon Grotesque Bold" w:cs="Brandon Grotesque"/>
          <w:b/>
          <w:color w:val="242B84" w:themeColor="accent1"/>
          <w:sz w:val="20"/>
          <w:lang w:val="en-GB"/>
        </w:rPr>
      </w:pPr>
      <w:r>
        <w:rPr>
          <w:rFonts w:ascii="Brandon Grotesque Bold" w:eastAsia="Brandon Grotesque" w:hAnsi="Brandon Grotesque Bold" w:cs="Brandon Grotesque"/>
          <w:b/>
          <w:color w:val="242B84" w:themeColor="accent1"/>
          <w:sz w:val="20"/>
          <w:lang w:val="en-GB"/>
        </w:rPr>
        <w:t>Executive Board</w:t>
      </w:r>
    </w:p>
    <w:p w14:paraId="6CD09F55" w14:textId="77777777" w:rsidR="00E14EDE" w:rsidRPr="00295507" w:rsidRDefault="002B6202">
      <w:pPr>
        <w:spacing w:after="0" w:line="259" w:lineRule="auto"/>
        <w:ind w:left="710" w:hanging="1"/>
        <w:rPr>
          <w:color w:val="28424E"/>
          <w:sz w:val="19"/>
          <w:lang w:val="en-GB"/>
        </w:rPr>
      </w:pPr>
      <w:r>
        <w:rPr>
          <w:color w:val="28424E"/>
          <w:sz w:val="19"/>
          <w:lang w:val="en-GB"/>
        </w:rPr>
        <w:t>Professor Reint E. Gropp, PhD</w:t>
      </w:r>
    </w:p>
    <w:p w14:paraId="1A7D7B97" w14:textId="77777777" w:rsidR="00E14EDE" w:rsidRPr="000373C2" w:rsidRDefault="002B6202">
      <w:pPr>
        <w:spacing w:after="0" w:line="259" w:lineRule="auto"/>
        <w:ind w:left="710" w:hanging="1"/>
        <w:rPr>
          <w:color w:val="28424E"/>
          <w:sz w:val="19"/>
        </w:rPr>
      </w:pPr>
      <w:r>
        <w:rPr>
          <w:color w:val="28424E"/>
          <w:sz w:val="19"/>
        </w:rPr>
        <w:t>Professor Dr Oliver Holtemöller</w:t>
      </w:r>
    </w:p>
    <w:p w14:paraId="5AFAFF22" w14:textId="77777777" w:rsidR="00E14EDE" w:rsidRPr="000373C2" w:rsidRDefault="002B6202">
      <w:pPr>
        <w:spacing w:after="0" w:line="259" w:lineRule="auto"/>
        <w:ind w:left="710" w:hanging="1"/>
        <w:rPr>
          <w:color w:val="28424E"/>
          <w:sz w:val="19"/>
        </w:rPr>
      </w:pPr>
      <w:r>
        <w:rPr>
          <w:color w:val="28424E"/>
          <w:sz w:val="19"/>
        </w:rPr>
        <w:t>Professor Michael Koetter, PhD</w:t>
      </w:r>
    </w:p>
    <w:p w14:paraId="6A1AACCA" w14:textId="77777777" w:rsidR="00E14EDE" w:rsidRPr="000373C2" w:rsidRDefault="002B6202">
      <w:pPr>
        <w:spacing w:after="0" w:line="259" w:lineRule="auto"/>
        <w:ind w:left="710" w:hanging="1"/>
        <w:rPr>
          <w:color w:val="28424E"/>
          <w:sz w:val="19"/>
        </w:rPr>
      </w:pPr>
      <w:r>
        <w:rPr>
          <w:color w:val="28424E"/>
          <w:sz w:val="19"/>
        </w:rPr>
        <w:t>Dr Tankred Schuhmann</w:t>
      </w:r>
    </w:p>
    <w:p w14:paraId="1C63C1BD" w14:textId="77777777" w:rsidR="00E14EDE" w:rsidRPr="000373C2" w:rsidRDefault="00E14EDE">
      <w:pPr>
        <w:spacing w:after="0" w:line="259" w:lineRule="auto"/>
        <w:ind w:left="710" w:hanging="1"/>
        <w:rPr>
          <w:color w:val="28424E"/>
          <w:sz w:val="19"/>
        </w:rPr>
      </w:pPr>
    </w:p>
    <w:p w14:paraId="3A0C28E8" w14:textId="77777777" w:rsidR="00E14EDE" w:rsidRPr="000373C2" w:rsidRDefault="002B6202">
      <w:pPr>
        <w:spacing w:after="0" w:line="259" w:lineRule="auto"/>
        <w:ind w:left="710" w:hanging="1"/>
        <w:rPr>
          <w:rFonts w:ascii="Brandon Grotesque Bold" w:eastAsia="Brandon Grotesque" w:hAnsi="Brandon Grotesque Bold" w:cs="Brandon Grotesque"/>
          <w:b/>
          <w:color w:val="242B84" w:themeColor="accent1"/>
          <w:sz w:val="20"/>
        </w:rPr>
      </w:pPr>
      <w:r>
        <w:rPr>
          <w:rFonts w:ascii="Brandon Grotesque Bold" w:eastAsia="Brandon Grotesque" w:hAnsi="Brandon Grotesque Bold" w:cs="Brandon Grotesque"/>
          <w:b/>
          <w:color w:val="242B84" w:themeColor="accent1"/>
          <w:sz w:val="20"/>
        </w:rPr>
        <w:t>Address</w:t>
      </w:r>
    </w:p>
    <w:p w14:paraId="7F8A1D6D" w14:textId="77777777" w:rsidR="00E14EDE" w:rsidRPr="000373C2" w:rsidRDefault="002B6202">
      <w:pPr>
        <w:spacing w:after="0" w:line="259" w:lineRule="auto"/>
        <w:ind w:left="710" w:hanging="1"/>
        <w:rPr>
          <w:color w:val="28424E"/>
          <w:sz w:val="19"/>
        </w:rPr>
      </w:pPr>
      <w:r>
        <w:rPr>
          <w:color w:val="28424E"/>
          <w:sz w:val="19"/>
        </w:rPr>
        <w:t>Kleine Maerkerstrasse 8</w:t>
      </w:r>
    </w:p>
    <w:p w14:paraId="7097D3EF" w14:textId="77777777" w:rsidR="00E14EDE" w:rsidRPr="00295507" w:rsidRDefault="002B6202">
      <w:pPr>
        <w:spacing w:after="0" w:line="259" w:lineRule="auto"/>
        <w:ind w:left="710" w:hanging="1"/>
        <w:rPr>
          <w:color w:val="28424E"/>
          <w:sz w:val="19"/>
          <w:lang w:val="en-GB"/>
        </w:rPr>
      </w:pPr>
      <w:r>
        <w:rPr>
          <w:color w:val="28424E"/>
          <w:sz w:val="19"/>
          <w:lang w:val="en-GB"/>
        </w:rPr>
        <w:t>D-06108 Halle (Saale), Germany</w:t>
      </w:r>
    </w:p>
    <w:p w14:paraId="0BAA630D" w14:textId="77777777" w:rsidR="00E14EDE" w:rsidRPr="00295507" w:rsidRDefault="002B6202">
      <w:pPr>
        <w:spacing w:after="0" w:line="259" w:lineRule="auto"/>
        <w:ind w:left="710" w:hanging="1"/>
        <w:rPr>
          <w:color w:val="28424E"/>
          <w:sz w:val="19"/>
          <w:lang w:val="en-GB"/>
        </w:rPr>
      </w:pPr>
      <w:r>
        <w:rPr>
          <w:color w:val="28424E"/>
          <w:sz w:val="19"/>
          <w:lang w:val="en-GB"/>
        </w:rPr>
        <w:t>Postal Address</w:t>
      </w:r>
    </w:p>
    <w:p w14:paraId="22A69A81" w14:textId="77777777" w:rsidR="00E14EDE" w:rsidRPr="00295507" w:rsidRDefault="002B6202">
      <w:pPr>
        <w:spacing w:after="0" w:line="259" w:lineRule="auto"/>
        <w:ind w:left="710" w:hanging="1"/>
        <w:rPr>
          <w:color w:val="28424E"/>
          <w:sz w:val="19"/>
          <w:lang w:val="en-GB"/>
        </w:rPr>
      </w:pPr>
      <w:r>
        <w:rPr>
          <w:color w:val="28424E"/>
          <w:sz w:val="19"/>
          <w:lang w:val="en-GB"/>
        </w:rPr>
        <w:t>P.O. Box 11 03 61</w:t>
      </w:r>
    </w:p>
    <w:p w14:paraId="6C8203DA" w14:textId="77777777" w:rsidR="00E14EDE" w:rsidRPr="00295507" w:rsidRDefault="002B6202">
      <w:pPr>
        <w:spacing w:after="0" w:line="259" w:lineRule="auto"/>
        <w:ind w:left="710" w:hanging="1"/>
        <w:rPr>
          <w:color w:val="28424E"/>
          <w:sz w:val="19"/>
          <w:lang w:val="en-GB"/>
        </w:rPr>
      </w:pPr>
      <w:r>
        <w:rPr>
          <w:color w:val="28424E"/>
          <w:sz w:val="19"/>
          <w:lang w:val="en-GB"/>
        </w:rPr>
        <w:t>D-06017 Halle (Saale), Germany</w:t>
      </w:r>
    </w:p>
    <w:p w14:paraId="52DABCDA" w14:textId="77777777" w:rsidR="00E14EDE" w:rsidRPr="00295507" w:rsidRDefault="002B6202">
      <w:pPr>
        <w:spacing w:after="0" w:line="259" w:lineRule="auto"/>
        <w:ind w:left="710" w:hanging="1"/>
        <w:rPr>
          <w:color w:val="28424E"/>
          <w:sz w:val="19"/>
          <w:lang w:val="en-GB"/>
        </w:rPr>
      </w:pPr>
      <w:r>
        <w:rPr>
          <w:color w:val="28424E"/>
          <w:sz w:val="19"/>
          <w:lang w:val="en-GB"/>
        </w:rPr>
        <w:t>Tel +49 345 7753 60</w:t>
      </w:r>
    </w:p>
    <w:p w14:paraId="2C8BDE60" w14:textId="77777777" w:rsidR="00E14EDE" w:rsidRPr="00295507" w:rsidRDefault="00E14EDE">
      <w:pPr>
        <w:spacing w:after="0" w:line="259" w:lineRule="auto"/>
        <w:ind w:left="710" w:hanging="1"/>
        <w:rPr>
          <w:color w:val="28424E"/>
          <w:sz w:val="19"/>
          <w:lang w:val="en-GB"/>
        </w:rPr>
      </w:pPr>
    </w:p>
    <w:p w14:paraId="0CDEC0ED" w14:textId="3C230E34" w:rsidR="00E14EDE" w:rsidRPr="00295507" w:rsidRDefault="00F75092">
      <w:pPr>
        <w:spacing w:after="0" w:line="259" w:lineRule="auto"/>
        <w:ind w:left="710" w:hanging="1"/>
        <w:rPr>
          <w:color w:val="28424E"/>
          <w:sz w:val="19"/>
          <w:lang w:val="en-GB"/>
        </w:rPr>
      </w:pPr>
      <w:r>
        <w:fldChar w:fldCharType="begin"/>
      </w:r>
      <w:r>
        <w:rPr>
          <w:lang w:val="en-US"/>
          <w:rPrChange w:id="32" w:author="Schult, Christoph" w:date="2026-09-11T09:36:00Z" w16du:dateUtc="2026-09-11T07:36:00Z">
            <w:rPr/>
          </w:rPrChange>
        </w:rPr>
        <w:instrText>HYPERLINK "http://www.iwh-halle.de"</w:instrText>
      </w:r>
      <w:r>
        <w:fldChar w:fldCharType="separate"/>
      </w:r>
      <w:r>
        <w:rPr>
          <w:rStyle w:val="Hyperlink"/>
          <w:sz w:val="19"/>
          <w:lang w:val="en-GB"/>
        </w:rPr>
        <w:t>www.iwh-halle.de</w:t>
      </w:r>
      <w:r>
        <w:fldChar w:fldCharType="end"/>
      </w:r>
    </w:p>
    <w:p w14:paraId="589BF27A" w14:textId="77777777" w:rsidR="00E14EDE" w:rsidRPr="00295507" w:rsidRDefault="002B6202">
      <w:pPr>
        <w:spacing w:after="0" w:line="259" w:lineRule="auto"/>
        <w:ind w:left="710" w:hanging="1"/>
        <w:rPr>
          <w:color w:val="28424E"/>
          <w:sz w:val="19"/>
          <w:lang w:val="en-GB"/>
        </w:rPr>
      </w:pPr>
      <w:r>
        <w:rPr>
          <w:color w:val="28424E"/>
          <w:sz w:val="19"/>
          <w:lang w:val="en-GB"/>
        </w:rPr>
        <w:t>All rights reserved.</w:t>
      </w:r>
    </w:p>
    <w:p w14:paraId="71B21CDE" w14:textId="77777777" w:rsidR="00E14EDE" w:rsidRPr="00295507" w:rsidRDefault="002B6202">
      <w:pPr>
        <w:rPr>
          <w:lang w:val="en-GB"/>
        </w:rPr>
      </w:pPr>
      <w:r>
        <w:rPr>
          <w:lang w:val="en-GB"/>
        </w:rPr>
        <w:br w:type="page"/>
      </w:r>
    </w:p>
    <w:p w14:paraId="590A55BA" w14:textId="77777777" w:rsidR="00E14EDE" w:rsidRPr="00295507" w:rsidRDefault="00E14EDE">
      <w:pPr>
        <w:rPr>
          <w:lang w:val="en-GB"/>
        </w:rPr>
      </w:pPr>
    </w:p>
    <w:p w14:paraId="7C879BC1" w14:textId="77777777" w:rsidR="00E14EDE" w:rsidRPr="00295507" w:rsidRDefault="00E14EDE">
      <w:pPr>
        <w:rPr>
          <w:lang w:val="en-GB"/>
        </w:rPr>
      </w:pPr>
    </w:p>
    <w:p w14:paraId="796F3D7C" w14:textId="77777777" w:rsidR="00E14EDE" w:rsidRPr="00295507" w:rsidRDefault="00E14EDE">
      <w:pPr>
        <w:rPr>
          <w:lang w:val="en-GB"/>
        </w:rPr>
      </w:pPr>
    </w:p>
    <w:p w14:paraId="3B96C059" w14:textId="77777777" w:rsidR="00E14EDE" w:rsidRPr="00295507" w:rsidRDefault="00E14EDE">
      <w:pPr>
        <w:rPr>
          <w:lang w:val="en-GB"/>
        </w:rPr>
      </w:pPr>
    </w:p>
    <w:p w14:paraId="215DEB61" w14:textId="77777777" w:rsidR="00E14EDE" w:rsidRPr="00295507" w:rsidRDefault="00E14EDE">
      <w:pPr>
        <w:rPr>
          <w:lang w:val="en-GB"/>
        </w:rPr>
      </w:pPr>
    </w:p>
    <w:p w14:paraId="2B1BA1EF" w14:textId="77777777" w:rsidR="00E14EDE" w:rsidRPr="00295507" w:rsidRDefault="00E14EDE">
      <w:pPr>
        <w:rPr>
          <w:lang w:val="en-GB"/>
        </w:rPr>
      </w:pPr>
    </w:p>
    <w:p w14:paraId="5E20226B" w14:textId="77777777" w:rsidR="00E14EDE" w:rsidRPr="00295507" w:rsidRDefault="00E14EDE">
      <w:pPr>
        <w:rPr>
          <w:lang w:val="en-GB"/>
        </w:rPr>
      </w:pPr>
    </w:p>
    <w:p w14:paraId="11D53F7C" w14:textId="77777777" w:rsidR="00E14EDE" w:rsidRPr="00295507" w:rsidRDefault="00E14EDE">
      <w:pPr>
        <w:rPr>
          <w:lang w:val="en-GB"/>
        </w:rPr>
      </w:pPr>
    </w:p>
    <w:p w14:paraId="3CF13F01" w14:textId="77777777" w:rsidR="00E14EDE" w:rsidRPr="00295507" w:rsidRDefault="00E14EDE">
      <w:pPr>
        <w:rPr>
          <w:lang w:val="en-GB"/>
        </w:rPr>
      </w:pPr>
    </w:p>
    <w:p w14:paraId="0E0AE3BB" w14:textId="77777777" w:rsidR="00E14EDE" w:rsidRPr="00295507" w:rsidRDefault="00E14EDE">
      <w:pPr>
        <w:rPr>
          <w:lang w:val="en-GB"/>
        </w:rPr>
      </w:pPr>
    </w:p>
    <w:p w14:paraId="52CF32A8" w14:textId="77777777" w:rsidR="00E14EDE" w:rsidRPr="00295507" w:rsidRDefault="00E14EDE">
      <w:pPr>
        <w:rPr>
          <w:lang w:val="en-GB"/>
        </w:rPr>
      </w:pPr>
    </w:p>
    <w:p w14:paraId="71D739EF" w14:textId="77777777" w:rsidR="00E14EDE" w:rsidRPr="00295507" w:rsidRDefault="00E14EDE">
      <w:pPr>
        <w:rPr>
          <w:lang w:val="en-GB"/>
        </w:rPr>
      </w:pPr>
    </w:p>
    <w:p w14:paraId="68D67D08" w14:textId="77777777" w:rsidR="00E14EDE" w:rsidRPr="00295507" w:rsidRDefault="00E14EDE">
      <w:pPr>
        <w:rPr>
          <w:lang w:val="en-GB"/>
        </w:rPr>
      </w:pPr>
    </w:p>
    <w:p w14:paraId="07879BD0" w14:textId="77777777" w:rsidR="00E14EDE" w:rsidRPr="00295507" w:rsidRDefault="00E14EDE">
      <w:pPr>
        <w:rPr>
          <w:lang w:val="en-GB"/>
        </w:rPr>
      </w:pPr>
    </w:p>
    <w:p w14:paraId="7871305C" w14:textId="77777777" w:rsidR="00E14EDE" w:rsidRPr="00295507" w:rsidRDefault="00E14EDE">
      <w:pPr>
        <w:rPr>
          <w:lang w:val="en-GB"/>
        </w:rPr>
      </w:pPr>
    </w:p>
    <w:p w14:paraId="44284CFD" w14:textId="5728E39B" w:rsidR="00702127" w:rsidRDefault="00702127" w:rsidP="00702127">
      <w:pPr>
        <w:ind w:left="681" w:hanging="539"/>
        <w:rPr>
          <w:rFonts w:ascii="Brandon Grotesque Bold" w:hAnsi="Brandon Grotesque Bold"/>
          <w:color w:val="242B84" w:themeColor="accent1"/>
          <w:sz w:val="28"/>
          <w:szCs w:val="28"/>
          <w:lang w:val="en-GB"/>
        </w:rPr>
      </w:pPr>
      <w:r>
        <w:rPr>
          <w:rFonts w:ascii="Calibri" w:eastAsia="Calibri" w:hAnsi="Calibri" w:cs="Calibri"/>
          <w:noProof/>
          <w:lang w:val="en-GB" w:eastAsia="en-GB"/>
        </w:rPr>
        <mc:AlternateContent>
          <mc:Choice Requires="wpg">
            <w:drawing>
              <wp:inline distT="0" distB="0" distL="0" distR="0" wp14:anchorId="591E5449" wp14:editId="7B944E35">
                <wp:extent cx="251987" cy="252004"/>
                <wp:effectExtent l="0" t="0" r="0" b="0"/>
                <wp:docPr id="495914878" name="Group 297622"/>
                <wp:cNvGraphicFramePr/>
                <a:graphic xmlns:a="http://schemas.openxmlformats.org/drawingml/2006/main">
                  <a:graphicData uri="http://schemas.microsoft.com/office/word/2010/wordprocessingGroup">
                    <wpg:wgp>
                      <wpg:cNvGrpSpPr/>
                      <wpg:grpSpPr>
                        <a:xfrm>
                          <a:off x="0" y="0"/>
                          <a:ext cx="251987" cy="252004"/>
                          <a:chOff x="0" y="0"/>
                          <a:chExt cx="251987" cy="252004"/>
                        </a:xfrm>
                      </wpg:grpSpPr>
                      <wps:wsp>
                        <wps:cNvPr id="1092924500" name="Shape 177"/>
                        <wps:cNvSpPr/>
                        <wps:spPr>
                          <a:xfrm>
                            <a:off x="0" y="0"/>
                            <a:ext cx="240259" cy="72314"/>
                          </a:xfrm>
                          <a:custGeom>
                            <a:avLst/>
                            <a:gdLst/>
                            <a:ahLst/>
                            <a:cxnLst/>
                            <a:rect l="0" t="0" r="0" b="0"/>
                            <a:pathLst>
                              <a:path w="240259" h="72314">
                                <a:moveTo>
                                  <a:pt x="72301" y="0"/>
                                </a:moveTo>
                                <a:lnTo>
                                  <a:pt x="240259" y="0"/>
                                </a:lnTo>
                                <a:lnTo>
                                  <a:pt x="167932" y="7231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s:wsp>
                        <wps:cNvPr id="440038473" name="Shape 178"/>
                        <wps:cNvSpPr/>
                        <wps:spPr>
                          <a:xfrm>
                            <a:off x="179686" y="11720"/>
                            <a:ext cx="72301" cy="240284"/>
                          </a:xfrm>
                          <a:custGeom>
                            <a:avLst/>
                            <a:gdLst/>
                            <a:ahLst/>
                            <a:cxnLst/>
                            <a:rect l="0" t="0" r="0" b="0"/>
                            <a:pathLst>
                              <a:path w="72301" h="240284">
                                <a:moveTo>
                                  <a:pt x="72301" y="0"/>
                                </a:moveTo>
                                <a:lnTo>
                                  <a:pt x="72301" y="167958"/>
                                </a:lnTo>
                                <a:lnTo>
                                  <a:pt x="0" y="240284"/>
                                </a:lnTo>
                                <a:lnTo>
                                  <a:pt x="0" y="72314"/>
                                </a:lnTo>
                                <a:lnTo>
                                  <a:pt x="72301" y="0"/>
                                </a:lnTo>
                                <a:close/>
                              </a:path>
                            </a:pathLst>
                          </a:custGeom>
                          <a:ln w="0" cap="flat">
                            <a:miter lim="127000"/>
                          </a:ln>
                        </wps:spPr>
                        <wps:style>
                          <a:lnRef idx="0">
                            <a:srgbClr val="000000">
                              <a:alpha val="0"/>
                            </a:srgbClr>
                          </a:lnRef>
                          <a:fillRef idx="1">
                            <a:srgbClr val="034DA1"/>
                          </a:fillRef>
                          <a:effectRef idx="0">
                            <a:scrgbClr r="0" g="0" b="0"/>
                          </a:effectRef>
                          <a:fontRef idx="none"/>
                        </wps:style>
                        <wps:bodyPr/>
                      </wps:wsp>
                    </wpg:wgp>
                  </a:graphicData>
                </a:graphic>
              </wp:inline>
            </w:drawing>
          </mc:Choice>
          <mc:Fallback xmlns:arto="http://schemas.microsoft.com/office/word/2006/arto" xmlns:asvg="http://schemas.microsoft.com/office/drawing/2016/SVG/main" xmlns:a14="http://schemas.microsoft.com/office/drawing/2010/main" xmlns:pic="http://schemas.openxmlformats.org/drawingml/2006/picture" xmlns:a="http://schemas.openxmlformats.org/drawingml/2006/main">
            <w:pict w14:anchorId="5DCA6831">
              <v:group id="Group 297622" style="width:19.85pt;height:19.85pt;mso-position-horizontal-relative:char;mso-position-vertical-relative:line" coordsize="251987,252004" o:spid="_x0000_s1026" w14:anchorId="06B40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">
                <v:shape id="Shape 177" style="position:absolute;width:240259;height:72314;visibility:visible;mso-wrap-style:square;v-text-anchor:top" coordsize="240259,72314" o:spid="_x0000_s1027" fillcolor="#034da1" stroked="f" strokeweight="0" path="m72301,l240259,,167932,7231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">
                  <v:stroke miterlimit="83231f" joinstyle="miter"/>
                  <v:path textboxrect="0,0,240259,72314" arrowok="t"/>
                </v:shape>
                <v:shape id="Shape 178" style="position:absolute;left:179686;top:11720;width:72301;height:240284;visibility:visible;mso-wrap-style:square;v-text-anchor:top" coordsize="72301,240284" o:spid="_x0000_s1028" fillcolor="#034da1" stroked="f" strokeweight="0" path="m72301,r,167958l,240284,,72314,7230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">
                  <v:stroke miterlimit="83231f" joinstyle="miter"/>
                  <v:path textboxrect="0,0,72301,240284" arrowok="t"/>
                </v:shape>
                <w10:anchorlock/>
              </v:group>
            </w:pict>
          </mc:Fallback>
        </mc:AlternateContent>
      </w:r>
      <w:r>
        <w:rPr>
          <w:rFonts w:ascii="Brandon Grotesque Black" w:hAnsi="Brandon Grotesque Black"/>
          <w:color w:val="242B84" w:themeColor="accent1"/>
          <w:sz w:val="28"/>
          <w:szCs w:val="28"/>
          <w:lang w:val="en-GB"/>
        </w:rPr>
        <w:tab/>
      </w:r>
      <w:r>
        <w:rPr>
          <w:rFonts w:ascii="Brandon Grotesque Bold" w:hAnsi="Brandon Grotesque Bold"/>
          <w:color w:val="242B84" w:themeColor="accent1"/>
          <w:sz w:val="36"/>
          <w:szCs w:val="36"/>
          <w:lang w:val="en-GB"/>
        </w:rPr>
        <w:t xml:space="preserve">Macroeconomic Modelling for Energy Investments in </w:t>
      </w:r>
      <w:del w:id="33" w:author="Schult, Christoph" w:date="2026-09-16T19:28:00Z" w16du:dateUtc="2026-09-16T17:28:00Z">
        <w:r>
          <w:rPr>
            <w:rFonts w:ascii="Brandon Grotesque Bold" w:hAnsi="Brandon Grotesque Bold"/>
            <w:color w:val="242B84" w:themeColor="accent1"/>
            <w:sz w:val="36"/>
            <w:szCs w:val="36"/>
            <w:lang w:val="en-GB"/>
          </w:rPr>
          <w:delText>Vietnam</w:delText>
        </w:r>
      </w:del>
      <w:ins w:id="34" w:author="Schult, Christoph" w:date="2026-09-17T13:49:00Z" w16du:dateUtc="2026-09-17T11:49:00Z">
        <w:r>
          <w:rPr>
            <w:rFonts w:ascii="Brandon Grotesque Bold" w:hAnsi="Brandon Grotesque Bold"/>
            <w:color w:val="242B84" w:themeColor="accent1"/>
            <w:sz w:val="36"/>
            <w:szCs w:val="36"/>
            <w:lang w:val="en-GB"/>
          </w:rPr>
          <w:t>Vietnam</w:t>
        </w:r>
      </w:ins>
    </w:p>
    <w:p w14:paraId="5BABE769" w14:textId="77777777" w:rsidR="00D07C21" w:rsidRPr="00295507" w:rsidRDefault="00CD0615" w:rsidP="00D07C21">
      <w:pPr>
        <w:ind w:left="709"/>
        <w:rPr>
          <w:rFonts w:ascii="Brandon Grotesque Bold" w:hAnsi="Brandon Grotesque Bold"/>
          <w:color w:val="242B84" w:themeColor="accent1"/>
          <w:sz w:val="28"/>
          <w:szCs w:val="28"/>
          <w:lang w:val="en-GB"/>
        </w:rPr>
      </w:pPr>
      <w:r>
        <w:rPr>
          <w:rFonts w:ascii="Brandon Grotesque Bold" w:hAnsi="Brandon Grotesque Bold"/>
          <w:color w:val="242B84" w:themeColor="accent1"/>
          <w:sz w:val="28"/>
          <w:szCs w:val="28"/>
          <w:lang w:val="en-GB"/>
        </w:rPr>
        <w:t>Report on</w:t>
      </w:r>
      <w:r>
        <w:rPr>
          <w:lang w:val="en-GB"/>
        </w:rPr>
        <w:t xml:space="preserve"> </w:t>
      </w:r>
      <w:r>
        <w:rPr>
          <w:rFonts w:ascii="Brandon Grotesque Bold" w:hAnsi="Brandon Grotesque Bold"/>
          <w:color w:val="242B84" w:themeColor="accent1"/>
          <w:sz w:val="28"/>
          <w:szCs w:val="28"/>
          <w:lang w:val="en-GB"/>
        </w:rPr>
        <w:t xml:space="preserve">Macroeconomic Impact Assessment </w:t>
      </w:r>
    </w:p>
    <w:p w14:paraId="6CD987F3" w14:textId="77777777" w:rsidR="00E14EDE" w:rsidRPr="00295507" w:rsidRDefault="002B6202">
      <w:pPr>
        <w:spacing w:after="681" w:line="259" w:lineRule="auto"/>
        <w:ind w:left="590" w:firstLine="91"/>
        <w:rPr>
          <w:rFonts w:ascii="Brandon Grotesque Regular" w:eastAsia="Brandon Grotesque" w:hAnsi="Brandon Grotesque Regular" w:cs="Brandon Grotesque"/>
          <w:color w:val="242B84" w:themeColor="accent1"/>
          <w:sz w:val="28"/>
          <w:lang w:val="en-GB"/>
        </w:rPr>
      </w:pPr>
      <w:r>
        <w:rPr>
          <w:rFonts w:ascii="Brandon Grotesque Regular" w:eastAsia="Brandon Grotesque" w:hAnsi="Brandon Grotesque Regular" w:cs="Brandon Grotesque"/>
          <w:color w:val="242B84" w:themeColor="accent1"/>
          <w:sz w:val="28"/>
          <w:lang w:val="en-GB"/>
        </w:rPr>
        <w:t xml:space="preserve">Katja Heinisch, Ulrike Lehr, Christian Lutz, Huyen Nguyen, Christoph Schult </w:t>
      </w:r>
    </w:p>
    <w:p w14:paraId="70416930" w14:textId="5CE8224D" w:rsidR="00E14EDE" w:rsidRPr="00295507" w:rsidRDefault="002B6202">
      <w:pPr>
        <w:spacing w:after="7590" w:line="265" w:lineRule="auto"/>
        <w:ind w:left="600" w:hanging="10"/>
        <w:rPr>
          <w:color w:val="28424E"/>
          <w:sz w:val="20"/>
          <w:lang w:val="en-GB"/>
        </w:rPr>
      </w:pPr>
      <w:r>
        <w:rPr>
          <w:color w:val="28424E"/>
          <w:sz w:val="20"/>
          <w:lang w:val="en-GB"/>
        </w:rPr>
        <w:t xml:space="preserve">Halle (Saale), </w:t>
      </w:r>
      <w:del w:id="35" w:author="Schult, Christoph" w:date="2026-09-13T08:30:00Z" w16du:dateUtc="2026-09-13T06:30:00Z">
        <w:r>
          <w:rPr>
            <w:color w:val="28424E"/>
            <w:sz w:val="20"/>
            <w:lang w:val="en-GB"/>
          </w:rPr>
          <w:delText>3</w:delText>
        </w:r>
      </w:del>
      <w:ins w:id="36" w:author="Schult, Christoph" w:date="2026-09-13T08:30:00Z" w16du:dateUtc="2026-09-13T06:30:00Z">
        <w:r>
          <w:rPr>
            <w:color w:val="28424E"/>
            <w:sz w:val="20"/>
            <w:lang w:val="en-GB"/>
          </w:rPr>
          <w:t>14</w:t>
        </w:r>
      </w:ins>
      <w:del w:id="37" w:author="Schult, Christoph" w:date="2026-09-13T08:30:00Z" w16du:dateUtc="2026-09-13T06:30:00Z">
        <w:r>
          <w:rPr>
            <w:color w:val="28424E"/>
            <w:sz w:val="20"/>
            <w:lang w:val="en-GB"/>
          </w:rPr>
          <w:delText>1</w:delText>
        </w:r>
      </w:del>
      <w:r>
        <w:rPr>
          <w:color w:val="28424E"/>
          <w:sz w:val="20"/>
          <w:lang w:val="en-GB"/>
        </w:rPr>
        <w:t>.0</w:t>
      </w:r>
      <w:del w:id="38" w:author="Schult, Christoph" w:date="2026-09-13T08:30:00Z" w16du:dateUtc="2026-09-13T06:30:00Z">
        <w:r>
          <w:rPr>
            <w:color w:val="28424E"/>
            <w:sz w:val="20"/>
            <w:lang w:val="en-GB"/>
          </w:rPr>
          <w:delText>7</w:delText>
        </w:r>
      </w:del>
      <w:ins w:id="39" w:author="Schult, Christoph" w:date="2026-09-13T08:30:00Z" w16du:dateUtc="2026-09-13T06:30:00Z">
        <w:r>
          <w:rPr>
            <w:color w:val="28424E"/>
            <w:sz w:val="20"/>
            <w:lang w:val="en-GB"/>
          </w:rPr>
          <w:t>9</w:t>
        </w:r>
      </w:ins>
      <w:r>
        <w:rPr>
          <w:color w:val="28424E"/>
          <w:sz w:val="20"/>
          <w:lang w:val="en-GB"/>
        </w:rPr>
        <w:t xml:space="preserve">.2026 </w:t>
      </w:r>
    </w:p>
    <w:p w14:paraId="186D56A4" w14:textId="77777777" w:rsidR="00E14EDE" w:rsidRPr="00295507" w:rsidRDefault="00E14EDE">
      <w:pPr>
        <w:spacing w:after="7590" w:line="265" w:lineRule="auto"/>
        <w:ind w:left="600" w:hanging="10"/>
        <w:rPr>
          <w:color w:val="28424E"/>
          <w:sz w:val="20"/>
          <w:lang w:val="en-GB"/>
        </w:rPr>
        <w:sectPr w:rsidR="00E14EDE" w:rsidRPr="00295507" w:rsidSect="00575DAB">
          <w:footerReference w:type="even" r:id="rId18"/>
          <w:footerReference w:type="default" r:id="rId19"/>
          <w:headerReference w:type="first" r:id="rId20"/>
          <w:pgSz w:w="11907" w:h="16840" w:code="9"/>
          <w:pgMar w:top="1418" w:right="1134" w:bottom="1588" w:left="1134" w:header="964" w:footer="964" w:gutter="0"/>
          <w:paperSrc w:first="7" w:other="7"/>
          <w:lnNumType w:countBy="1" w:restart="continuous"/>
          <w:pgNumType w:fmt="upperRoman"/>
          <w:cols w:space="567"/>
          <w:titlePg/>
          <w:docGrid w:linePitch="299"/>
          <w:sectPrChange w:id="40" w:author="Schult, Christoph" w:date="2026-09-23T14:24:00Z" w16du:dateUtc="2026-09-23T12:24:00Z">
            <w:sectPr w:rsidR="00E14EDE" w:rsidRPr="00295507" w:rsidSect="00575DAB">
              <w:pgMar w:top="1418" w:right="1134" w:bottom="1588" w:left="1134" w:header="964" w:footer="964" w:gutter="0"/>
              <w:lnNumType w:countBy="0" w:restart="newPage"/>
            </w:sectPr>
          </w:sectPrChange>
        </w:sectPr>
      </w:pPr>
    </w:p>
    <w:p w14:paraId="35A1A353" w14:textId="77777777" w:rsidR="00E14EDE" w:rsidRPr="00295507" w:rsidRDefault="002B6202">
      <w:pPr>
        <w:pStyle w:val="Heading1"/>
        <w:numPr>
          <w:ilvl w:val="0"/>
          <w:numId w:val="0"/>
        </w:numPr>
        <w:ind w:left="431" w:hanging="431"/>
        <w:rPr>
          <w:lang w:val="en-GB"/>
        </w:rPr>
      </w:pPr>
      <w:bookmarkStart w:id="41" w:name="_Toc240458057"/>
      <w:r>
        <w:rPr>
          <w:lang w:val="en-GB"/>
        </w:rPr>
        <w:t>Table of Contents</w:t>
      </w:r>
      <w:bookmarkEnd w:id="41"/>
    </w:p>
    <w:p w14:paraId="2AA9BA67" w14:textId="2A2C24FE" w:rsidR="00A61892" w:rsidRPr="001A558A" w:rsidRDefault="002B6202">
      <w:pPr>
        <w:pStyle w:val="TOC1"/>
        <w:rPr>
          <w:ins w:id="42" w:author="Schult, Christoph" w:date="2026-09-16T13:34:00Z" w16du:dateUtc="2026-09-16T11:34:00Z"/>
          <w:rFonts w:eastAsiaTheme="minorEastAsia"/>
          <w:b w:val="0"/>
          <w:kern w:val="2"/>
          <w:sz w:val="24"/>
          <w:szCs w:val="24"/>
          <w:lang w:val="en-US"/>
          <w14:ligatures w14:val="standardContextual"/>
          <w:rPrChange w:id="43" w:author="Albert, Joscha GIZ" w:date="2026-09-17T14:52:00Z" w16du:dateUtc="2026-09-17T12:52:00Z">
            <w:rPr>
              <w:ins w:id="44" w:author="Schult, Christoph" w:date="2026-09-16T13:34:00Z" w16du:dateUtc="2026-09-16T11:34:00Z"/>
              <w:rFonts w:eastAsiaTheme="minorEastAsia"/>
              <w:b w:val="0"/>
              <w:kern w:val="2"/>
              <w:sz w:val="24"/>
              <w:szCs w:val="24"/>
              <w14:ligatures w14:val="standardContextual"/>
            </w:rPr>
          </w:rPrChange>
        </w:rPr>
      </w:pPr>
      <w:r>
        <w:rPr>
          <w:rFonts w:asciiTheme="majorHAnsi" w:eastAsiaTheme="majorEastAsia" w:hAnsiTheme="majorHAnsi" w:cstheme="majorBidi"/>
          <w:b w:val="0"/>
          <w:bCs/>
          <w:color w:val="1B2062" w:themeColor="accent1" w:themeShade="BF"/>
          <w:sz w:val="26"/>
          <w:szCs w:val="28"/>
          <w:lang w:val="en-GB"/>
        </w:rPr>
        <w:fldChar w:fldCharType="begin"/>
      </w:r>
      <w:r>
        <w:rPr>
          <w:rFonts w:asciiTheme="majorHAnsi" w:eastAsiaTheme="majorEastAsia" w:hAnsiTheme="majorHAnsi" w:cstheme="majorBidi"/>
          <w:b w:val="0"/>
          <w:bCs/>
          <w:color w:val="1B2062" w:themeColor="accent1" w:themeShade="BF"/>
          <w:sz w:val="26"/>
          <w:szCs w:val="28"/>
          <w:lang w:val="en-GB"/>
        </w:rPr>
        <w:instrText xml:space="preserve"> TOC \o "1-2" \u </w:instrText>
      </w:r>
      <w:r>
        <w:rPr>
          <w:rFonts w:asciiTheme="majorHAnsi" w:eastAsiaTheme="majorEastAsia" w:hAnsiTheme="majorHAnsi" w:cstheme="majorBidi"/>
          <w:b w:val="0"/>
          <w:bCs/>
          <w:color w:val="1B2062" w:themeColor="accent1" w:themeShade="BF"/>
          <w:sz w:val="26"/>
          <w:szCs w:val="28"/>
          <w:lang w:val="en-GB"/>
        </w:rPr>
        <w:fldChar w:fldCharType="separate"/>
      </w:r>
      <w:ins w:id="45" w:author="Schult, Christoph" w:date="2026-09-16T13:34:00Z" w16du:dateUtc="2026-09-16T11:34:00Z">
        <w:r>
          <w:rPr>
            <w:lang w:val="en-GB"/>
          </w:rPr>
          <w:t>Table of Contents</w:t>
        </w:r>
        <w:r>
          <w:rPr>
            <w:lang w:val="en-US"/>
            <w:rPrChange w:id="46" w:author="Schult, Christoph" w:date="2026-09-16T13:34:00Z" w16du:dateUtc="2026-09-16T11:34:00Z">
              <w:rPr/>
            </w:rPrChange>
          </w:rPr>
          <w:tab/>
        </w:r>
        <w:r>
          <w:fldChar w:fldCharType="begin"/>
        </w:r>
        <w:r>
          <w:rPr>
            <w:lang w:val="en-US"/>
            <w:rPrChange w:id="47" w:author="Schult, Christoph" w:date="2026-09-16T13:34:00Z" w16du:dateUtc="2026-09-16T11:34:00Z">
              <w:rPr/>
            </w:rPrChange>
          </w:rPr>
          <w:instrText xml:space="preserve"> PAGEREF _Toc240458057 \h </w:instrText>
        </w:r>
      </w:ins>
      <w:ins w:id="48" w:author="Schult, Christoph" w:date="2026-09-16T13:34:00Z" w16du:dateUtc="2026-09-16T11:34:00Z">
        <w:r>
          <w:fldChar w:fldCharType="separate"/>
        </w:r>
        <w:r>
          <w:rPr>
            <w:lang w:val="en-US"/>
            <w:rPrChange w:id="49" w:author="Schult, Christoph" w:date="2026-09-16T13:34:00Z" w16du:dateUtc="2026-09-16T11:34:00Z">
              <w:rPr/>
            </w:rPrChange>
          </w:rPr>
          <w:t>4</w:t>
        </w:r>
        <w:r>
          <w:fldChar w:fldCharType="end"/>
        </w:r>
      </w:ins>
    </w:p>
    <w:p w14:paraId="4C60DE54" w14:textId="17C27027" w:rsidR="00A61892" w:rsidRPr="001A558A" w:rsidRDefault="00A61892">
      <w:pPr>
        <w:pStyle w:val="TOC1"/>
        <w:rPr>
          <w:ins w:id="50" w:author="Schult, Christoph" w:date="2026-09-16T13:34:00Z" w16du:dateUtc="2026-09-16T11:34:00Z"/>
          <w:rFonts w:eastAsiaTheme="minorEastAsia"/>
          <w:b w:val="0"/>
          <w:kern w:val="2"/>
          <w:sz w:val="24"/>
          <w:szCs w:val="24"/>
          <w:lang w:val="en-US"/>
          <w14:ligatures w14:val="standardContextual"/>
          <w:rPrChange w:id="51" w:author="Albert, Joscha GIZ" w:date="2026-09-17T14:52:00Z" w16du:dateUtc="2026-09-17T12:52:00Z">
            <w:rPr>
              <w:ins w:id="52" w:author="Schult, Christoph" w:date="2026-09-16T13:34:00Z" w16du:dateUtc="2026-09-16T11:34:00Z"/>
              <w:rFonts w:eastAsiaTheme="minorEastAsia"/>
              <w:b w:val="0"/>
              <w:kern w:val="2"/>
              <w:sz w:val="24"/>
              <w:szCs w:val="24"/>
              <w14:ligatures w14:val="standardContextual"/>
            </w:rPr>
          </w:rPrChange>
        </w:rPr>
      </w:pPr>
      <w:ins w:id="53" w:author="Schult, Christoph" w:date="2026-09-16T13:34:00Z" w16du:dateUtc="2026-09-16T11:34:00Z">
        <w:r>
          <w:rPr>
            <w:lang w:val="en-GB"/>
          </w:rPr>
          <w:t>List of Figures</w:t>
        </w:r>
        <w:r>
          <w:rPr>
            <w:lang w:val="en-US"/>
            <w:rPrChange w:id="54" w:author="Schult, Christoph" w:date="2026-09-16T13:34:00Z" w16du:dateUtc="2026-09-16T11:34:00Z">
              <w:rPr/>
            </w:rPrChange>
          </w:rPr>
          <w:tab/>
        </w:r>
        <w:r>
          <w:fldChar w:fldCharType="begin"/>
        </w:r>
        <w:r>
          <w:rPr>
            <w:lang w:val="en-US"/>
            <w:rPrChange w:id="55" w:author="Schult, Christoph" w:date="2026-09-16T13:34:00Z" w16du:dateUtc="2026-09-16T11:34:00Z">
              <w:rPr/>
            </w:rPrChange>
          </w:rPr>
          <w:instrText xml:space="preserve"> PAGEREF _Toc240458058 \h </w:instrText>
        </w:r>
      </w:ins>
      <w:ins w:id="56" w:author="Schult, Christoph" w:date="2026-09-16T13:34:00Z" w16du:dateUtc="2026-09-16T11:34:00Z">
        <w:r>
          <w:fldChar w:fldCharType="separate"/>
        </w:r>
        <w:r>
          <w:rPr>
            <w:lang w:val="en-US"/>
            <w:rPrChange w:id="57" w:author="Schult, Christoph" w:date="2026-09-16T13:34:00Z" w16du:dateUtc="2026-09-16T11:34:00Z">
              <w:rPr/>
            </w:rPrChange>
          </w:rPr>
          <w:t>5</w:t>
        </w:r>
        <w:r>
          <w:fldChar w:fldCharType="end"/>
        </w:r>
      </w:ins>
    </w:p>
    <w:p w14:paraId="3B3E1F59" w14:textId="78E057F3" w:rsidR="00A61892" w:rsidRPr="001A558A" w:rsidRDefault="00A61892">
      <w:pPr>
        <w:pStyle w:val="TOC1"/>
        <w:rPr>
          <w:ins w:id="58" w:author="Schult, Christoph" w:date="2026-09-16T13:34:00Z" w16du:dateUtc="2026-09-16T11:34:00Z"/>
          <w:rFonts w:eastAsiaTheme="minorEastAsia"/>
          <w:b w:val="0"/>
          <w:kern w:val="2"/>
          <w:sz w:val="24"/>
          <w:szCs w:val="24"/>
          <w:lang w:val="en-US"/>
          <w14:ligatures w14:val="standardContextual"/>
          <w:rPrChange w:id="59" w:author="Albert, Joscha GIZ" w:date="2026-09-17T14:52:00Z" w16du:dateUtc="2026-09-17T12:52:00Z">
            <w:rPr>
              <w:ins w:id="60" w:author="Schult, Christoph" w:date="2026-09-16T13:34:00Z" w16du:dateUtc="2026-09-16T11:34:00Z"/>
              <w:rFonts w:eastAsiaTheme="minorEastAsia"/>
              <w:b w:val="0"/>
              <w:kern w:val="2"/>
              <w:sz w:val="24"/>
              <w:szCs w:val="24"/>
              <w14:ligatures w14:val="standardContextual"/>
            </w:rPr>
          </w:rPrChange>
        </w:rPr>
      </w:pPr>
      <w:ins w:id="61" w:author="Schult, Christoph" w:date="2026-09-16T13:34:00Z" w16du:dateUtc="2026-09-16T11:34:00Z">
        <w:r>
          <w:rPr>
            <w:lang w:val="en-GB"/>
          </w:rPr>
          <w:t>List of Tables</w:t>
        </w:r>
        <w:r>
          <w:rPr>
            <w:lang w:val="en-US"/>
            <w:rPrChange w:id="62" w:author="Schult, Christoph" w:date="2026-09-16T13:34:00Z" w16du:dateUtc="2026-09-16T11:34:00Z">
              <w:rPr/>
            </w:rPrChange>
          </w:rPr>
          <w:tab/>
        </w:r>
        <w:r>
          <w:fldChar w:fldCharType="begin"/>
        </w:r>
        <w:r>
          <w:rPr>
            <w:lang w:val="en-US"/>
            <w:rPrChange w:id="63" w:author="Schult, Christoph" w:date="2026-09-16T13:34:00Z" w16du:dateUtc="2026-09-16T11:34:00Z">
              <w:rPr/>
            </w:rPrChange>
          </w:rPr>
          <w:instrText xml:space="preserve"> PAGEREF _Toc240458059 \h </w:instrText>
        </w:r>
      </w:ins>
      <w:ins w:id="64" w:author="Schult, Christoph" w:date="2026-09-16T13:34:00Z" w16du:dateUtc="2026-09-16T11:34:00Z">
        <w:r>
          <w:fldChar w:fldCharType="separate"/>
        </w:r>
        <w:r>
          <w:rPr>
            <w:lang w:val="en-US"/>
            <w:rPrChange w:id="65" w:author="Schult, Christoph" w:date="2026-09-16T13:34:00Z" w16du:dateUtc="2026-09-16T11:34:00Z">
              <w:rPr/>
            </w:rPrChange>
          </w:rPr>
          <w:t>5</w:t>
        </w:r>
        <w:r>
          <w:fldChar w:fldCharType="end"/>
        </w:r>
      </w:ins>
    </w:p>
    <w:p w14:paraId="59456336" w14:textId="4453443D" w:rsidR="00A61892" w:rsidRPr="001A558A" w:rsidRDefault="00A61892">
      <w:pPr>
        <w:pStyle w:val="TOC1"/>
        <w:rPr>
          <w:ins w:id="66" w:author="Schult, Christoph" w:date="2026-09-16T13:34:00Z" w16du:dateUtc="2026-09-16T11:34:00Z"/>
          <w:rFonts w:eastAsiaTheme="minorEastAsia"/>
          <w:b w:val="0"/>
          <w:kern w:val="2"/>
          <w:sz w:val="24"/>
          <w:szCs w:val="24"/>
          <w:lang w:val="en-US"/>
          <w14:ligatures w14:val="standardContextual"/>
          <w:rPrChange w:id="67" w:author="Albert, Joscha GIZ" w:date="2026-09-17T14:52:00Z" w16du:dateUtc="2026-09-17T12:52:00Z">
            <w:rPr>
              <w:ins w:id="68" w:author="Schult, Christoph" w:date="2026-09-16T13:34:00Z" w16du:dateUtc="2026-09-16T11:34:00Z"/>
              <w:rFonts w:eastAsiaTheme="minorEastAsia"/>
              <w:b w:val="0"/>
              <w:kern w:val="2"/>
              <w:sz w:val="24"/>
              <w:szCs w:val="24"/>
              <w14:ligatures w14:val="standardContextual"/>
            </w:rPr>
          </w:rPrChange>
        </w:rPr>
      </w:pPr>
      <w:ins w:id="69" w:author="Schult, Christoph" w:date="2026-09-16T13:34:00Z" w16du:dateUtc="2026-09-16T11:34:00Z">
        <w:r>
          <w:rPr>
            <w:lang w:val="en-US"/>
            <w:rPrChange w:id="70" w:author="Albert, Joscha GIZ" w:date="2026-09-17T14:52:00Z" w16du:dateUtc="2026-09-17T12:52:00Z">
              <w:rPr>
                <w:lang w:val="fr-FR"/>
              </w:rPr>
            </w:rPrChange>
          </w:rPr>
          <w:t>Abbreviations</w:t>
        </w:r>
        <w:r>
          <w:rPr>
            <w:lang w:val="en-US"/>
            <w:rPrChange w:id="71" w:author="Schult, Christoph" w:date="2026-09-16T13:34:00Z" w16du:dateUtc="2026-09-16T11:34:00Z">
              <w:rPr/>
            </w:rPrChange>
          </w:rPr>
          <w:tab/>
        </w:r>
        <w:r>
          <w:fldChar w:fldCharType="begin"/>
        </w:r>
        <w:r>
          <w:rPr>
            <w:lang w:val="en-US"/>
            <w:rPrChange w:id="72" w:author="Schult, Christoph" w:date="2026-09-16T13:34:00Z" w16du:dateUtc="2026-09-16T11:34:00Z">
              <w:rPr/>
            </w:rPrChange>
          </w:rPr>
          <w:instrText xml:space="preserve"> PAGEREF _Toc240458060 \h </w:instrText>
        </w:r>
      </w:ins>
      <w:ins w:id="73" w:author="Schult, Christoph" w:date="2026-09-16T13:34:00Z" w16du:dateUtc="2026-09-16T11:34:00Z">
        <w:r>
          <w:fldChar w:fldCharType="separate"/>
        </w:r>
        <w:r>
          <w:rPr>
            <w:lang w:val="en-US"/>
            <w:rPrChange w:id="74" w:author="Schult, Christoph" w:date="2026-09-16T13:34:00Z" w16du:dateUtc="2026-09-16T11:34:00Z">
              <w:rPr/>
            </w:rPrChange>
          </w:rPr>
          <w:t>6</w:t>
        </w:r>
        <w:r>
          <w:fldChar w:fldCharType="end"/>
        </w:r>
      </w:ins>
    </w:p>
    <w:p w14:paraId="55FBEC34" w14:textId="118BCD94" w:rsidR="00A61892" w:rsidRPr="001A558A" w:rsidRDefault="00A61892">
      <w:pPr>
        <w:pStyle w:val="TOC1"/>
        <w:rPr>
          <w:ins w:id="75" w:author="Schult, Christoph" w:date="2026-09-16T13:34:00Z" w16du:dateUtc="2026-09-16T11:34:00Z"/>
          <w:rFonts w:eastAsiaTheme="minorEastAsia"/>
          <w:b w:val="0"/>
          <w:kern w:val="2"/>
          <w:sz w:val="24"/>
          <w:szCs w:val="24"/>
          <w:lang w:val="en-US"/>
          <w14:ligatures w14:val="standardContextual"/>
          <w:rPrChange w:id="76" w:author="Albert, Joscha GIZ" w:date="2026-09-17T14:52:00Z" w16du:dateUtc="2026-09-17T12:52:00Z">
            <w:rPr>
              <w:ins w:id="77" w:author="Schult, Christoph" w:date="2026-09-16T13:34:00Z" w16du:dateUtc="2026-09-16T11:34:00Z"/>
              <w:rFonts w:eastAsiaTheme="minorEastAsia"/>
              <w:b w:val="0"/>
              <w:kern w:val="2"/>
              <w:sz w:val="24"/>
              <w:szCs w:val="24"/>
              <w14:ligatures w14:val="standardContextual"/>
            </w:rPr>
          </w:rPrChange>
        </w:rPr>
      </w:pPr>
      <w:ins w:id="78" w:author="Schult, Christoph" w:date="2026-09-16T13:34:00Z" w16du:dateUtc="2026-09-16T11:34:00Z">
        <w:r>
          <w:rPr>
            <w:lang w:val="en-GB"/>
          </w:rPr>
          <w:t>Executive Summary</w:t>
        </w:r>
        <w:r>
          <w:rPr>
            <w:lang w:val="en-US"/>
            <w:rPrChange w:id="79" w:author="Schult, Christoph" w:date="2026-09-16T13:34:00Z" w16du:dateUtc="2026-09-16T11:34:00Z">
              <w:rPr/>
            </w:rPrChange>
          </w:rPr>
          <w:tab/>
        </w:r>
        <w:r>
          <w:fldChar w:fldCharType="begin"/>
        </w:r>
        <w:r>
          <w:rPr>
            <w:lang w:val="en-US"/>
            <w:rPrChange w:id="80" w:author="Schult, Christoph" w:date="2026-09-16T13:34:00Z" w16du:dateUtc="2026-09-16T11:34:00Z">
              <w:rPr/>
            </w:rPrChange>
          </w:rPr>
          <w:instrText xml:space="preserve"> PAGEREF _Toc240458061 \h </w:instrText>
        </w:r>
      </w:ins>
      <w:ins w:id="81" w:author="Schult, Christoph" w:date="2026-09-16T13:34:00Z" w16du:dateUtc="2026-09-16T11:34:00Z">
        <w:r>
          <w:fldChar w:fldCharType="separate"/>
        </w:r>
        <w:r>
          <w:rPr>
            <w:lang w:val="en-US"/>
            <w:rPrChange w:id="82" w:author="Schult, Christoph" w:date="2026-09-16T13:34:00Z" w16du:dateUtc="2026-09-16T11:34:00Z">
              <w:rPr/>
            </w:rPrChange>
          </w:rPr>
          <w:t>8</w:t>
        </w:r>
        <w:r>
          <w:fldChar w:fldCharType="end"/>
        </w:r>
      </w:ins>
    </w:p>
    <w:p w14:paraId="3CA15BB6" w14:textId="15DFDBB4" w:rsidR="00A61892" w:rsidRPr="001A558A" w:rsidRDefault="00A61892">
      <w:pPr>
        <w:pStyle w:val="TOC1"/>
        <w:rPr>
          <w:ins w:id="83" w:author="Schult, Christoph" w:date="2026-09-16T13:34:00Z" w16du:dateUtc="2026-09-16T11:34:00Z"/>
          <w:rFonts w:eastAsiaTheme="minorEastAsia"/>
          <w:b w:val="0"/>
          <w:kern w:val="2"/>
          <w:sz w:val="24"/>
          <w:szCs w:val="24"/>
          <w:lang w:val="en-US"/>
          <w14:ligatures w14:val="standardContextual"/>
          <w:rPrChange w:id="84" w:author="Albert, Joscha GIZ" w:date="2026-09-17T14:52:00Z" w16du:dateUtc="2026-09-17T12:52:00Z">
            <w:rPr>
              <w:ins w:id="85" w:author="Schult, Christoph" w:date="2026-09-16T13:34:00Z" w16du:dateUtc="2026-09-16T11:34:00Z"/>
              <w:rFonts w:eastAsiaTheme="minorEastAsia"/>
              <w:b w:val="0"/>
              <w:kern w:val="2"/>
              <w:sz w:val="24"/>
              <w:szCs w:val="24"/>
              <w14:ligatures w14:val="standardContextual"/>
            </w:rPr>
          </w:rPrChange>
        </w:rPr>
      </w:pPr>
      <w:ins w:id="86" w:author="Schult, Christoph" w:date="2026-09-16T13:34:00Z" w16du:dateUtc="2026-09-16T11:34:00Z">
        <w:r>
          <w:rPr>
            <w:lang w:val="en-GB"/>
          </w:rPr>
          <w:t>1</w:t>
        </w:r>
        <w:r>
          <w:rPr>
            <w:rFonts w:eastAsiaTheme="minorEastAsia"/>
            <w:b w:val="0"/>
            <w:kern w:val="2"/>
            <w:sz w:val="24"/>
            <w:szCs w:val="24"/>
            <w:lang w:val="en-US"/>
            <w14:ligatures w14:val="standardContextual"/>
            <w:rPrChange w:id="87" w:author="Albert, Joscha GIZ" w:date="2026-09-17T14:52:00Z" w16du:dateUtc="2026-09-17T12:52:00Z">
              <w:rPr>
                <w:rFonts w:eastAsiaTheme="minorEastAsia"/>
                <w:b w:val="0"/>
                <w:kern w:val="2"/>
                <w:sz w:val="24"/>
                <w:szCs w:val="24"/>
                <w14:ligatures w14:val="standardContextual"/>
              </w:rPr>
            </w:rPrChange>
          </w:rPr>
          <w:tab/>
        </w:r>
        <w:r>
          <w:rPr>
            <w:lang w:val="en-GB"/>
          </w:rPr>
          <w:t>Introduction</w:t>
        </w:r>
        <w:r>
          <w:rPr>
            <w:lang w:val="en-US"/>
            <w:rPrChange w:id="88" w:author="Schult, Christoph" w:date="2026-09-16T13:34:00Z" w16du:dateUtc="2026-09-16T11:34:00Z">
              <w:rPr/>
            </w:rPrChange>
          </w:rPr>
          <w:tab/>
        </w:r>
        <w:r>
          <w:fldChar w:fldCharType="begin"/>
        </w:r>
        <w:r>
          <w:rPr>
            <w:lang w:val="en-US"/>
            <w:rPrChange w:id="89" w:author="Schult, Christoph" w:date="2026-09-16T13:34:00Z" w16du:dateUtc="2026-09-16T11:34:00Z">
              <w:rPr/>
            </w:rPrChange>
          </w:rPr>
          <w:instrText xml:space="preserve"> PAGEREF _Toc240458062 \h </w:instrText>
        </w:r>
      </w:ins>
      <w:ins w:id="90" w:author="Schult, Christoph" w:date="2026-09-16T13:34:00Z" w16du:dateUtc="2026-09-16T11:34:00Z">
        <w:r>
          <w:fldChar w:fldCharType="separate"/>
        </w:r>
        <w:r>
          <w:rPr>
            <w:lang w:val="en-US"/>
            <w:rPrChange w:id="91" w:author="Schult, Christoph" w:date="2026-09-16T13:34:00Z" w16du:dateUtc="2026-09-16T11:34:00Z">
              <w:rPr/>
            </w:rPrChange>
          </w:rPr>
          <w:t>10</w:t>
        </w:r>
        <w:r>
          <w:fldChar w:fldCharType="end"/>
        </w:r>
      </w:ins>
    </w:p>
    <w:p w14:paraId="15482046" w14:textId="362C3BCF" w:rsidR="00A61892" w:rsidRPr="001A558A" w:rsidRDefault="00A61892">
      <w:pPr>
        <w:pStyle w:val="TOC2"/>
        <w:rPr>
          <w:ins w:id="92" w:author="Schult, Christoph" w:date="2026-09-16T13:34:00Z" w16du:dateUtc="2026-09-16T11:34:00Z"/>
          <w:rFonts w:eastAsiaTheme="minorEastAsia"/>
          <w:noProof/>
          <w:kern w:val="2"/>
          <w:sz w:val="24"/>
          <w:szCs w:val="24"/>
          <w:lang w:val="en-US"/>
          <w14:ligatures w14:val="standardContextual"/>
          <w:rPrChange w:id="93" w:author="Albert, Joscha GIZ" w:date="2026-09-17T14:52:00Z" w16du:dateUtc="2026-09-17T12:52:00Z">
            <w:rPr>
              <w:ins w:id="94" w:author="Schult, Christoph" w:date="2026-09-16T13:34:00Z" w16du:dateUtc="2026-09-16T11:34:00Z"/>
              <w:rFonts w:eastAsiaTheme="minorEastAsia"/>
              <w:noProof/>
              <w:kern w:val="2"/>
              <w:sz w:val="24"/>
              <w:szCs w:val="24"/>
              <w14:ligatures w14:val="standardContextual"/>
            </w:rPr>
          </w:rPrChange>
        </w:rPr>
      </w:pPr>
      <w:ins w:id="95" w:author="Schult, Christoph" w:date="2026-09-16T13:34:00Z" w16du:dateUtc="2026-09-16T11:34:00Z">
        <w:r>
          <w:rPr>
            <w:noProof/>
            <w:lang w:val="en-US"/>
            <w:rPrChange w:id="96" w:author="Schult, Christoph" w:date="2026-09-16T13:34:00Z" w16du:dateUtc="2026-09-16T11:34:00Z">
              <w:rPr>
                <w:noProof/>
              </w:rPr>
            </w:rPrChange>
          </w:rPr>
          <w:t>1.1</w:t>
        </w:r>
        <w:r>
          <w:rPr>
            <w:rFonts w:eastAsiaTheme="minorEastAsia"/>
            <w:noProof/>
            <w:kern w:val="2"/>
            <w:sz w:val="24"/>
            <w:szCs w:val="24"/>
            <w:lang w:val="en-US"/>
            <w14:ligatures w14:val="standardContextual"/>
            <w:rPrChange w:id="97" w:author="Albert, Joscha GIZ" w:date="2026-09-17T14:52:00Z" w16du:dateUtc="2026-09-17T12:52:00Z">
              <w:rPr>
                <w:rFonts w:eastAsiaTheme="minorEastAsia"/>
                <w:noProof/>
                <w:kern w:val="2"/>
                <w:sz w:val="24"/>
                <w:szCs w:val="24"/>
                <w14:ligatures w14:val="standardContextual"/>
              </w:rPr>
            </w:rPrChange>
          </w:rPr>
          <w:tab/>
        </w:r>
        <w:r>
          <w:rPr>
            <w:noProof/>
            <w:lang w:val="en-US"/>
            <w:rPrChange w:id="98" w:author="Schult, Christoph" w:date="2026-09-16T13:34:00Z" w16du:dateUtc="2026-09-16T11:34:00Z">
              <w:rPr>
                <w:noProof/>
              </w:rPr>
            </w:rPrChange>
          </w:rPr>
          <w:t>The implementation challenge</w:t>
        </w:r>
        <w:r>
          <w:rPr>
            <w:noProof/>
            <w:lang w:val="en-US"/>
            <w:rPrChange w:id="99" w:author="Schult, Christoph" w:date="2026-09-16T13:34:00Z" w16du:dateUtc="2026-09-16T11:34:00Z">
              <w:rPr>
                <w:noProof/>
              </w:rPr>
            </w:rPrChange>
          </w:rPr>
          <w:tab/>
        </w:r>
        <w:r>
          <w:rPr>
            <w:noProof/>
          </w:rPr>
          <w:fldChar w:fldCharType="begin"/>
        </w:r>
        <w:r>
          <w:rPr>
            <w:noProof/>
            <w:lang w:val="en-US"/>
            <w:rPrChange w:id="100" w:author="Schult, Christoph" w:date="2026-09-16T13:34:00Z" w16du:dateUtc="2026-09-16T11:34:00Z">
              <w:rPr>
                <w:noProof/>
              </w:rPr>
            </w:rPrChange>
          </w:rPr>
          <w:instrText xml:space="preserve"> PAGEREF _Toc240458063 \h </w:instrText>
        </w:r>
      </w:ins>
      <w:r>
        <w:rPr>
          <w:noProof/>
        </w:rPr>
      </w:r>
      <w:ins w:id="101" w:author="Schult, Christoph" w:date="2026-09-16T13:34:00Z" w16du:dateUtc="2026-09-16T11:34:00Z">
        <w:r>
          <w:rPr>
            <w:noProof/>
          </w:rPr>
          <w:fldChar w:fldCharType="separate"/>
        </w:r>
        <w:r>
          <w:rPr>
            <w:noProof/>
            <w:lang w:val="en-US"/>
            <w:rPrChange w:id="102" w:author="Schult, Christoph" w:date="2026-09-16T13:34:00Z" w16du:dateUtc="2026-09-16T11:34:00Z">
              <w:rPr>
                <w:noProof/>
              </w:rPr>
            </w:rPrChange>
          </w:rPr>
          <w:t>10</w:t>
        </w:r>
        <w:r>
          <w:rPr>
            <w:noProof/>
          </w:rPr>
          <w:fldChar w:fldCharType="end"/>
        </w:r>
      </w:ins>
    </w:p>
    <w:p w14:paraId="0B0AD807" w14:textId="2F8A6807" w:rsidR="00A61892" w:rsidRPr="001A558A" w:rsidRDefault="00A61892">
      <w:pPr>
        <w:pStyle w:val="TOC2"/>
        <w:rPr>
          <w:ins w:id="103" w:author="Schult, Christoph" w:date="2026-09-16T13:34:00Z" w16du:dateUtc="2026-09-16T11:34:00Z"/>
          <w:rFonts w:eastAsiaTheme="minorEastAsia"/>
          <w:noProof/>
          <w:kern w:val="2"/>
          <w:sz w:val="24"/>
          <w:szCs w:val="24"/>
          <w:lang w:val="en-US"/>
          <w14:ligatures w14:val="standardContextual"/>
          <w:rPrChange w:id="104" w:author="Albert, Joscha GIZ" w:date="2026-09-17T14:52:00Z" w16du:dateUtc="2026-09-17T12:52:00Z">
            <w:rPr>
              <w:ins w:id="105" w:author="Schult, Christoph" w:date="2026-09-16T13:34:00Z" w16du:dateUtc="2026-09-16T11:34:00Z"/>
              <w:rFonts w:eastAsiaTheme="minorEastAsia"/>
              <w:noProof/>
              <w:kern w:val="2"/>
              <w:sz w:val="24"/>
              <w:szCs w:val="24"/>
              <w14:ligatures w14:val="standardContextual"/>
            </w:rPr>
          </w:rPrChange>
        </w:rPr>
      </w:pPr>
      <w:ins w:id="106" w:author="Schult, Christoph" w:date="2026-09-16T13:34:00Z" w16du:dateUtc="2026-09-16T11:34:00Z">
        <w:r>
          <w:rPr>
            <w:noProof/>
            <w:lang w:val="en-US"/>
            <w:rPrChange w:id="107" w:author="Schult, Christoph" w:date="2026-09-16T13:34:00Z" w16du:dateUtc="2026-09-16T11:34:00Z">
              <w:rPr>
                <w:noProof/>
              </w:rPr>
            </w:rPrChange>
          </w:rPr>
          <w:t>1.2</w:t>
        </w:r>
        <w:r>
          <w:rPr>
            <w:rFonts w:eastAsiaTheme="minorEastAsia"/>
            <w:noProof/>
            <w:kern w:val="2"/>
            <w:sz w:val="24"/>
            <w:szCs w:val="24"/>
            <w:lang w:val="en-US"/>
            <w14:ligatures w14:val="standardContextual"/>
            <w:rPrChange w:id="108" w:author="Albert, Joscha GIZ" w:date="2026-09-17T14:52:00Z" w16du:dateUtc="2026-09-17T12:52:00Z">
              <w:rPr>
                <w:rFonts w:eastAsiaTheme="minorEastAsia"/>
                <w:noProof/>
                <w:kern w:val="2"/>
                <w:sz w:val="24"/>
                <w:szCs w:val="24"/>
                <w14:ligatures w14:val="standardContextual"/>
              </w:rPr>
            </w:rPrChange>
          </w:rPr>
          <w:tab/>
        </w:r>
        <w:r>
          <w:rPr>
            <w:noProof/>
            <w:lang w:val="en-US"/>
            <w:rPrChange w:id="109" w:author="Schult, Christoph" w:date="2026-09-16T13:34:00Z" w16du:dateUtc="2026-09-16T11:34:00Z">
              <w:rPr>
                <w:noProof/>
              </w:rPr>
            </w:rPrChange>
          </w:rPr>
          <w:t>Policy questions</w:t>
        </w:r>
        <w:r>
          <w:rPr>
            <w:noProof/>
            <w:lang w:val="en-US"/>
            <w:rPrChange w:id="110" w:author="Schult, Christoph" w:date="2026-09-16T13:34:00Z" w16du:dateUtc="2026-09-16T11:34:00Z">
              <w:rPr>
                <w:noProof/>
              </w:rPr>
            </w:rPrChange>
          </w:rPr>
          <w:tab/>
        </w:r>
        <w:r>
          <w:rPr>
            <w:noProof/>
          </w:rPr>
          <w:fldChar w:fldCharType="begin"/>
        </w:r>
        <w:r>
          <w:rPr>
            <w:noProof/>
            <w:lang w:val="en-US"/>
            <w:rPrChange w:id="111" w:author="Schult, Christoph" w:date="2026-09-16T13:34:00Z" w16du:dateUtc="2026-09-16T11:34:00Z">
              <w:rPr>
                <w:noProof/>
              </w:rPr>
            </w:rPrChange>
          </w:rPr>
          <w:instrText xml:space="preserve"> PAGEREF _Toc240458064 \h </w:instrText>
        </w:r>
      </w:ins>
      <w:r>
        <w:rPr>
          <w:noProof/>
        </w:rPr>
      </w:r>
      <w:ins w:id="112" w:author="Schult, Christoph" w:date="2026-09-16T13:34:00Z" w16du:dateUtc="2026-09-16T11:34:00Z">
        <w:r>
          <w:rPr>
            <w:noProof/>
          </w:rPr>
          <w:fldChar w:fldCharType="separate"/>
        </w:r>
        <w:r>
          <w:rPr>
            <w:noProof/>
            <w:lang w:val="en-US"/>
            <w:rPrChange w:id="113" w:author="Schult, Christoph" w:date="2026-09-16T13:34:00Z" w16du:dateUtc="2026-09-16T11:34:00Z">
              <w:rPr>
                <w:noProof/>
              </w:rPr>
            </w:rPrChange>
          </w:rPr>
          <w:t>11</w:t>
        </w:r>
        <w:r>
          <w:rPr>
            <w:noProof/>
          </w:rPr>
          <w:fldChar w:fldCharType="end"/>
        </w:r>
      </w:ins>
    </w:p>
    <w:p w14:paraId="3A0E39AB" w14:textId="14F44E80" w:rsidR="00A61892" w:rsidRPr="001A558A" w:rsidRDefault="00A61892">
      <w:pPr>
        <w:pStyle w:val="TOC2"/>
        <w:rPr>
          <w:ins w:id="114" w:author="Schult, Christoph" w:date="2026-09-16T13:34:00Z" w16du:dateUtc="2026-09-16T11:34:00Z"/>
          <w:rFonts w:eastAsiaTheme="minorEastAsia"/>
          <w:noProof/>
          <w:kern w:val="2"/>
          <w:sz w:val="24"/>
          <w:szCs w:val="24"/>
          <w:lang w:val="en-US"/>
          <w14:ligatures w14:val="standardContextual"/>
          <w:rPrChange w:id="115" w:author="Albert, Joscha GIZ" w:date="2026-09-17T14:52:00Z" w16du:dateUtc="2026-09-17T12:52:00Z">
            <w:rPr>
              <w:ins w:id="116" w:author="Schult, Christoph" w:date="2026-09-16T13:34:00Z" w16du:dateUtc="2026-09-16T11:34:00Z"/>
              <w:rFonts w:eastAsiaTheme="minorEastAsia"/>
              <w:noProof/>
              <w:kern w:val="2"/>
              <w:sz w:val="24"/>
              <w:szCs w:val="24"/>
              <w14:ligatures w14:val="standardContextual"/>
            </w:rPr>
          </w:rPrChange>
        </w:rPr>
      </w:pPr>
      <w:ins w:id="117" w:author="Schult, Christoph" w:date="2026-09-16T13:34:00Z" w16du:dateUtc="2026-09-16T11:34:00Z">
        <w:r>
          <w:rPr>
            <w:noProof/>
            <w:lang w:val="en-US"/>
            <w:rPrChange w:id="118" w:author="Schult, Christoph" w:date="2026-09-16T13:34:00Z" w16du:dateUtc="2026-09-16T11:34:00Z">
              <w:rPr>
                <w:noProof/>
              </w:rPr>
            </w:rPrChange>
          </w:rPr>
          <w:t>1.3</w:t>
        </w:r>
        <w:r>
          <w:rPr>
            <w:rFonts w:eastAsiaTheme="minorEastAsia"/>
            <w:noProof/>
            <w:kern w:val="2"/>
            <w:sz w:val="24"/>
            <w:szCs w:val="24"/>
            <w:lang w:val="en-US"/>
            <w14:ligatures w14:val="standardContextual"/>
            <w:rPrChange w:id="119" w:author="Albert, Joscha GIZ" w:date="2026-09-17T14:52:00Z" w16du:dateUtc="2026-09-17T12:52:00Z">
              <w:rPr>
                <w:rFonts w:eastAsiaTheme="minorEastAsia"/>
                <w:noProof/>
                <w:kern w:val="2"/>
                <w:sz w:val="24"/>
                <w:szCs w:val="24"/>
                <w14:ligatures w14:val="standardContextual"/>
              </w:rPr>
            </w:rPrChange>
          </w:rPr>
          <w:tab/>
        </w:r>
        <w:r>
          <w:rPr>
            <w:noProof/>
            <w:lang w:val="en-US"/>
            <w:rPrChange w:id="120" w:author="Schult, Christoph" w:date="2026-09-16T13:34:00Z" w16du:dateUtc="2026-09-16T11:34:00Z">
              <w:rPr>
                <w:noProof/>
              </w:rPr>
            </w:rPrChange>
          </w:rPr>
          <w:t>Purpose of this report</w:t>
        </w:r>
        <w:r>
          <w:rPr>
            <w:noProof/>
            <w:lang w:val="en-US"/>
            <w:rPrChange w:id="121" w:author="Schult, Christoph" w:date="2026-09-16T13:34:00Z" w16du:dateUtc="2026-09-16T11:34:00Z">
              <w:rPr>
                <w:noProof/>
              </w:rPr>
            </w:rPrChange>
          </w:rPr>
          <w:tab/>
        </w:r>
        <w:r>
          <w:rPr>
            <w:noProof/>
          </w:rPr>
          <w:fldChar w:fldCharType="begin"/>
        </w:r>
        <w:r>
          <w:rPr>
            <w:noProof/>
            <w:lang w:val="en-US"/>
            <w:rPrChange w:id="122" w:author="Schult, Christoph" w:date="2026-09-16T13:34:00Z" w16du:dateUtc="2026-09-16T11:34:00Z">
              <w:rPr>
                <w:noProof/>
              </w:rPr>
            </w:rPrChange>
          </w:rPr>
          <w:instrText xml:space="preserve"> PAGEREF _Toc240458065 \h </w:instrText>
        </w:r>
      </w:ins>
      <w:r>
        <w:rPr>
          <w:noProof/>
        </w:rPr>
      </w:r>
      <w:ins w:id="123" w:author="Schult, Christoph" w:date="2026-09-16T13:34:00Z" w16du:dateUtc="2026-09-16T11:34:00Z">
        <w:r>
          <w:rPr>
            <w:noProof/>
          </w:rPr>
          <w:fldChar w:fldCharType="separate"/>
        </w:r>
        <w:r>
          <w:rPr>
            <w:noProof/>
            <w:lang w:val="en-US"/>
            <w:rPrChange w:id="124" w:author="Schult, Christoph" w:date="2026-09-16T13:34:00Z" w16du:dateUtc="2026-09-16T11:34:00Z">
              <w:rPr>
                <w:noProof/>
              </w:rPr>
            </w:rPrChange>
          </w:rPr>
          <w:t>12</w:t>
        </w:r>
        <w:r>
          <w:rPr>
            <w:noProof/>
          </w:rPr>
          <w:fldChar w:fldCharType="end"/>
        </w:r>
      </w:ins>
    </w:p>
    <w:p w14:paraId="4EC726A4" w14:textId="33C54CCE" w:rsidR="00A61892" w:rsidRPr="001A558A" w:rsidRDefault="00A61892">
      <w:pPr>
        <w:pStyle w:val="TOC1"/>
        <w:rPr>
          <w:ins w:id="125" w:author="Schult, Christoph" w:date="2026-09-16T13:34:00Z" w16du:dateUtc="2026-09-16T11:34:00Z"/>
          <w:rFonts w:eastAsiaTheme="minorEastAsia"/>
          <w:b w:val="0"/>
          <w:kern w:val="2"/>
          <w:sz w:val="24"/>
          <w:szCs w:val="24"/>
          <w:lang w:val="en-US"/>
          <w14:ligatures w14:val="standardContextual"/>
          <w:rPrChange w:id="126" w:author="Albert, Joscha GIZ" w:date="2026-09-17T14:52:00Z" w16du:dateUtc="2026-09-17T12:52:00Z">
            <w:rPr>
              <w:ins w:id="127" w:author="Schult, Christoph" w:date="2026-09-16T13:34:00Z" w16du:dateUtc="2026-09-16T11:34:00Z"/>
              <w:rFonts w:eastAsiaTheme="minorEastAsia"/>
              <w:b w:val="0"/>
              <w:kern w:val="2"/>
              <w:sz w:val="24"/>
              <w:szCs w:val="24"/>
              <w14:ligatures w14:val="standardContextual"/>
            </w:rPr>
          </w:rPrChange>
        </w:rPr>
      </w:pPr>
      <w:ins w:id="128" w:author="Schult, Christoph" w:date="2026-09-16T13:34:00Z" w16du:dateUtc="2026-09-16T11:34:00Z">
        <w:r>
          <w:rPr>
            <w:lang w:val="en-GB"/>
          </w:rPr>
          <w:t>2</w:t>
        </w:r>
        <w:r>
          <w:rPr>
            <w:rFonts w:eastAsiaTheme="minorEastAsia"/>
            <w:b w:val="0"/>
            <w:kern w:val="2"/>
            <w:sz w:val="24"/>
            <w:szCs w:val="24"/>
            <w:lang w:val="en-US"/>
            <w14:ligatures w14:val="standardContextual"/>
            <w:rPrChange w:id="129" w:author="Albert, Joscha GIZ" w:date="2026-09-17T14:52:00Z" w16du:dateUtc="2026-09-17T12:52:00Z">
              <w:rPr>
                <w:rFonts w:eastAsiaTheme="minorEastAsia"/>
                <w:b w:val="0"/>
                <w:kern w:val="2"/>
                <w:sz w:val="24"/>
                <w:szCs w:val="24"/>
                <w14:ligatures w14:val="standardContextual"/>
              </w:rPr>
            </w:rPrChange>
          </w:rPr>
          <w:tab/>
        </w:r>
        <w:del w:id="130" w:author="Schult, Christoph" w:date="2026-09-18T09:00:00Z" w16du:dateUtc="2026-09-18T07:00:00Z">
          <w:r>
            <w:rPr>
              <w:lang w:val="en-GB"/>
            </w:rPr>
            <w:delText>Policy Instruments Assessed</w:delText>
          </w:r>
        </w:del>
      </w:ins>
      <w:ins w:id="131" w:author="Schult, Christoph" w:date="2026-09-18T09:00:00Z" w16du:dateUtc="2026-09-18T07:00:00Z">
        <w:r>
          <w:rPr>
            <w:lang w:val="en-GB"/>
          </w:rPr>
          <w:t>Policy Areas Assessed</w:t>
        </w:r>
      </w:ins>
      <w:r>
        <w:rPr>
          <w:lang w:val="en-US"/>
          <w:rPrChange w:id="132" w:author="Schult, Christoph" w:date="2026-09-16T13:34:00Z" w16du:dateUtc="2026-09-16T11:34:00Z">
            <w:rPr/>
          </w:rPrChange>
        </w:rPr>
        <w:tab/>
      </w:r>
      <w:r>
        <w:fldChar w:fldCharType="begin"/>
      </w:r>
      <w:r>
        <w:rPr>
          <w:lang w:val="en-US"/>
          <w:rPrChange w:id="133" w:author="Schult, Christoph" w:date="2026-09-16T13:34:00Z" w16du:dateUtc="2026-09-16T11:34:00Z">
            <w:rPr/>
          </w:rPrChange>
        </w:rPr>
        <w:instrText xml:space="preserve"> PAGEREF _Toc240458066 \h </w:instrText>
      </w:r>
      <w:ins w:id="134" w:author="Schult, Christoph" w:date="2026-09-16T13:34:00Z" w16du:dateUtc="2026-09-16T11:34:00Z">
        <w:r>
          <w:fldChar w:fldCharType="separate"/>
        </w:r>
        <w:r>
          <w:rPr>
            <w:lang w:val="en-US"/>
            <w:rPrChange w:id="135" w:author="Schult, Christoph" w:date="2026-09-16T13:34:00Z" w16du:dateUtc="2026-09-16T11:34:00Z">
              <w:rPr/>
            </w:rPrChange>
          </w:rPr>
          <w:t>12</w:t>
        </w:r>
        <w:r>
          <w:fldChar w:fldCharType="end"/>
        </w:r>
      </w:ins>
    </w:p>
    <w:p w14:paraId="49225365" w14:textId="78CAD49F" w:rsidR="00A61892" w:rsidRPr="001A558A" w:rsidRDefault="00A61892">
      <w:pPr>
        <w:pStyle w:val="TOC2"/>
        <w:rPr>
          <w:ins w:id="136" w:author="Schult, Christoph" w:date="2026-09-16T13:34:00Z" w16du:dateUtc="2026-09-16T11:34:00Z"/>
          <w:rFonts w:eastAsiaTheme="minorEastAsia"/>
          <w:noProof/>
          <w:kern w:val="2"/>
          <w:sz w:val="24"/>
          <w:szCs w:val="24"/>
          <w:lang w:val="en-US"/>
          <w14:ligatures w14:val="standardContextual"/>
          <w:rPrChange w:id="137" w:author="Albert, Joscha GIZ" w:date="2026-09-17T14:52:00Z" w16du:dateUtc="2026-09-17T12:52:00Z">
            <w:rPr>
              <w:ins w:id="138" w:author="Schult, Christoph" w:date="2026-09-16T13:34:00Z" w16du:dateUtc="2026-09-16T11:34:00Z"/>
              <w:rFonts w:eastAsiaTheme="minorEastAsia"/>
              <w:noProof/>
              <w:kern w:val="2"/>
              <w:sz w:val="24"/>
              <w:szCs w:val="24"/>
              <w14:ligatures w14:val="standardContextual"/>
            </w:rPr>
          </w:rPrChange>
        </w:rPr>
      </w:pPr>
      <w:ins w:id="139" w:author="Schult, Christoph" w:date="2026-09-16T13:34:00Z" w16du:dateUtc="2026-09-16T11:34:00Z">
        <w:r>
          <w:rPr>
            <w:noProof/>
            <w:lang w:val="en-US"/>
            <w:rPrChange w:id="140" w:author="Schult, Christoph" w:date="2026-09-16T13:34:00Z" w16du:dateUtc="2026-09-16T11:34:00Z">
              <w:rPr>
                <w:noProof/>
              </w:rPr>
            </w:rPrChange>
          </w:rPr>
          <w:t>2.1</w:t>
        </w:r>
        <w:r>
          <w:rPr>
            <w:rFonts w:eastAsiaTheme="minorEastAsia"/>
            <w:noProof/>
            <w:kern w:val="2"/>
            <w:sz w:val="24"/>
            <w:szCs w:val="24"/>
            <w:lang w:val="en-US"/>
            <w14:ligatures w14:val="standardContextual"/>
            <w:rPrChange w:id="141" w:author="Albert, Joscha GIZ" w:date="2026-09-17T14:52:00Z" w16du:dateUtc="2026-09-17T12:52:00Z">
              <w:rPr>
                <w:rFonts w:eastAsiaTheme="minorEastAsia"/>
                <w:noProof/>
                <w:kern w:val="2"/>
                <w:sz w:val="24"/>
                <w:szCs w:val="24"/>
                <w14:ligatures w14:val="standardContextual"/>
              </w:rPr>
            </w:rPrChange>
          </w:rPr>
          <w:tab/>
        </w:r>
        <w:r>
          <w:rPr>
            <w:noProof/>
            <w:lang w:val="en-US"/>
            <w:rPrChange w:id="142" w:author="Schult, Christoph" w:date="2026-09-16T13:34:00Z" w16du:dateUtc="2026-09-16T11:34:00Z">
              <w:rPr>
                <w:noProof/>
              </w:rPr>
            </w:rPrChange>
          </w:rPr>
          <w:t>Energy efficiency</w:t>
        </w:r>
        <w:r>
          <w:rPr>
            <w:noProof/>
            <w:lang w:val="en-US"/>
            <w:rPrChange w:id="143" w:author="Schult, Christoph" w:date="2026-09-16T13:34:00Z" w16du:dateUtc="2026-09-16T11:34:00Z">
              <w:rPr>
                <w:noProof/>
              </w:rPr>
            </w:rPrChange>
          </w:rPr>
          <w:tab/>
        </w:r>
        <w:r>
          <w:rPr>
            <w:noProof/>
          </w:rPr>
          <w:fldChar w:fldCharType="begin"/>
        </w:r>
        <w:r>
          <w:rPr>
            <w:noProof/>
            <w:lang w:val="en-US"/>
            <w:rPrChange w:id="144" w:author="Schult, Christoph" w:date="2026-09-16T13:34:00Z" w16du:dateUtc="2026-09-16T11:34:00Z">
              <w:rPr>
                <w:noProof/>
              </w:rPr>
            </w:rPrChange>
          </w:rPr>
          <w:instrText xml:space="preserve"> PAGEREF _Toc240458067 \h </w:instrText>
        </w:r>
      </w:ins>
      <w:r>
        <w:rPr>
          <w:noProof/>
        </w:rPr>
      </w:r>
      <w:ins w:id="145" w:author="Schult, Christoph" w:date="2026-09-16T13:34:00Z" w16du:dateUtc="2026-09-16T11:34:00Z">
        <w:r>
          <w:rPr>
            <w:noProof/>
          </w:rPr>
          <w:fldChar w:fldCharType="separate"/>
        </w:r>
        <w:r>
          <w:rPr>
            <w:noProof/>
            <w:lang w:val="en-US"/>
            <w:rPrChange w:id="146" w:author="Schult, Christoph" w:date="2026-09-16T13:34:00Z" w16du:dateUtc="2026-09-16T11:34:00Z">
              <w:rPr>
                <w:noProof/>
              </w:rPr>
            </w:rPrChange>
          </w:rPr>
          <w:t>12</w:t>
        </w:r>
        <w:r>
          <w:rPr>
            <w:noProof/>
          </w:rPr>
          <w:fldChar w:fldCharType="end"/>
        </w:r>
      </w:ins>
    </w:p>
    <w:p w14:paraId="44E62029" w14:textId="30D12EAB" w:rsidR="00A61892" w:rsidRPr="001A558A" w:rsidRDefault="00A61892">
      <w:pPr>
        <w:pStyle w:val="TOC2"/>
        <w:rPr>
          <w:ins w:id="147" w:author="Schult, Christoph" w:date="2026-09-16T13:34:00Z" w16du:dateUtc="2026-09-16T11:34:00Z"/>
          <w:rFonts w:eastAsiaTheme="minorEastAsia"/>
          <w:noProof/>
          <w:kern w:val="2"/>
          <w:sz w:val="24"/>
          <w:szCs w:val="24"/>
          <w:lang w:val="en-US"/>
          <w14:ligatures w14:val="standardContextual"/>
          <w:rPrChange w:id="148" w:author="Albert, Joscha GIZ" w:date="2026-09-17T14:52:00Z" w16du:dateUtc="2026-09-17T12:52:00Z">
            <w:rPr>
              <w:ins w:id="149" w:author="Schult, Christoph" w:date="2026-09-16T13:34:00Z" w16du:dateUtc="2026-09-16T11:34:00Z"/>
              <w:rFonts w:eastAsiaTheme="minorEastAsia"/>
              <w:noProof/>
              <w:kern w:val="2"/>
              <w:sz w:val="24"/>
              <w:szCs w:val="24"/>
              <w14:ligatures w14:val="standardContextual"/>
            </w:rPr>
          </w:rPrChange>
        </w:rPr>
      </w:pPr>
      <w:ins w:id="150" w:author="Schult, Christoph" w:date="2026-09-16T13:34:00Z" w16du:dateUtc="2026-09-16T11:34:00Z">
        <w:r>
          <w:rPr>
            <w:noProof/>
            <w:lang w:val="en-US"/>
            <w:rPrChange w:id="151" w:author="Schult, Christoph" w:date="2026-09-16T13:34:00Z" w16du:dateUtc="2026-09-16T11:34:00Z">
              <w:rPr>
                <w:noProof/>
              </w:rPr>
            </w:rPrChange>
          </w:rPr>
          <w:t>2.2</w:t>
        </w:r>
        <w:r>
          <w:rPr>
            <w:rFonts w:eastAsiaTheme="minorEastAsia"/>
            <w:noProof/>
            <w:kern w:val="2"/>
            <w:sz w:val="24"/>
            <w:szCs w:val="24"/>
            <w:lang w:val="en-US"/>
            <w14:ligatures w14:val="standardContextual"/>
            <w:rPrChange w:id="152" w:author="Albert, Joscha GIZ" w:date="2026-09-17T14:52:00Z" w16du:dateUtc="2026-09-17T12:52:00Z">
              <w:rPr>
                <w:rFonts w:eastAsiaTheme="minorEastAsia"/>
                <w:noProof/>
                <w:kern w:val="2"/>
                <w:sz w:val="24"/>
                <w:szCs w:val="24"/>
                <w14:ligatures w14:val="standardContextual"/>
              </w:rPr>
            </w:rPrChange>
          </w:rPr>
          <w:tab/>
        </w:r>
        <w:r>
          <w:rPr>
            <w:noProof/>
            <w:lang w:val="en-US"/>
            <w:rPrChange w:id="153" w:author="Schult, Christoph" w:date="2026-09-16T13:34:00Z" w16du:dateUtc="2026-09-16T11:34:00Z">
              <w:rPr>
                <w:noProof/>
              </w:rPr>
            </w:rPrChange>
          </w:rPr>
          <w:t>Green finance (GF) architecture</w:t>
        </w:r>
        <w:r>
          <w:rPr>
            <w:noProof/>
            <w:lang w:val="en-US"/>
            <w:rPrChange w:id="154" w:author="Schult, Christoph" w:date="2026-09-16T13:34:00Z" w16du:dateUtc="2026-09-16T11:34:00Z">
              <w:rPr>
                <w:noProof/>
              </w:rPr>
            </w:rPrChange>
          </w:rPr>
          <w:tab/>
        </w:r>
        <w:r>
          <w:rPr>
            <w:noProof/>
          </w:rPr>
          <w:fldChar w:fldCharType="begin"/>
        </w:r>
        <w:r>
          <w:rPr>
            <w:noProof/>
            <w:lang w:val="en-US"/>
            <w:rPrChange w:id="155" w:author="Schult, Christoph" w:date="2026-09-16T13:34:00Z" w16du:dateUtc="2026-09-16T11:34:00Z">
              <w:rPr>
                <w:noProof/>
              </w:rPr>
            </w:rPrChange>
          </w:rPr>
          <w:instrText xml:space="preserve"> PAGEREF _Toc240458068 \h </w:instrText>
        </w:r>
      </w:ins>
      <w:r>
        <w:rPr>
          <w:noProof/>
        </w:rPr>
      </w:r>
      <w:ins w:id="156" w:author="Schult, Christoph" w:date="2026-09-16T13:34:00Z" w16du:dateUtc="2026-09-16T11:34:00Z">
        <w:r>
          <w:rPr>
            <w:noProof/>
          </w:rPr>
          <w:fldChar w:fldCharType="separate"/>
        </w:r>
        <w:r>
          <w:rPr>
            <w:noProof/>
            <w:lang w:val="en-US"/>
            <w:rPrChange w:id="157" w:author="Schult, Christoph" w:date="2026-09-16T13:34:00Z" w16du:dateUtc="2026-09-16T11:34:00Z">
              <w:rPr>
                <w:noProof/>
              </w:rPr>
            </w:rPrChange>
          </w:rPr>
          <w:t>18</w:t>
        </w:r>
        <w:r>
          <w:rPr>
            <w:noProof/>
          </w:rPr>
          <w:fldChar w:fldCharType="end"/>
        </w:r>
      </w:ins>
    </w:p>
    <w:p w14:paraId="4B6C8FE6" w14:textId="41693827" w:rsidR="00A61892" w:rsidRPr="001A558A" w:rsidRDefault="00A61892">
      <w:pPr>
        <w:pStyle w:val="TOC2"/>
        <w:rPr>
          <w:ins w:id="158" w:author="Schult, Christoph" w:date="2026-09-16T13:34:00Z" w16du:dateUtc="2026-09-16T11:34:00Z"/>
          <w:rFonts w:eastAsiaTheme="minorEastAsia"/>
          <w:noProof/>
          <w:kern w:val="2"/>
          <w:sz w:val="24"/>
          <w:szCs w:val="24"/>
          <w:lang w:val="en-US"/>
          <w14:ligatures w14:val="standardContextual"/>
          <w:rPrChange w:id="159" w:author="Albert, Joscha GIZ" w:date="2026-09-17T14:52:00Z" w16du:dateUtc="2026-09-17T12:52:00Z">
            <w:rPr>
              <w:ins w:id="160" w:author="Schult, Christoph" w:date="2026-09-16T13:34:00Z" w16du:dateUtc="2026-09-16T11:34:00Z"/>
              <w:rFonts w:eastAsiaTheme="minorEastAsia"/>
              <w:noProof/>
              <w:kern w:val="2"/>
              <w:sz w:val="24"/>
              <w:szCs w:val="24"/>
              <w14:ligatures w14:val="standardContextual"/>
            </w:rPr>
          </w:rPrChange>
        </w:rPr>
      </w:pPr>
      <w:ins w:id="161" w:author="Schult, Christoph" w:date="2026-09-16T13:34:00Z" w16du:dateUtc="2026-09-16T11:34:00Z">
        <w:r>
          <w:rPr>
            <w:noProof/>
            <w:lang w:val="en-US"/>
            <w:rPrChange w:id="162" w:author="Schult, Christoph" w:date="2026-09-16T13:34:00Z" w16du:dateUtc="2026-09-16T11:34:00Z">
              <w:rPr>
                <w:noProof/>
              </w:rPr>
            </w:rPrChange>
          </w:rPr>
          <w:t>2.3</w:t>
        </w:r>
        <w:r>
          <w:rPr>
            <w:rFonts w:eastAsiaTheme="minorEastAsia"/>
            <w:noProof/>
            <w:kern w:val="2"/>
            <w:sz w:val="24"/>
            <w:szCs w:val="24"/>
            <w:lang w:val="en-US"/>
            <w14:ligatures w14:val="standardContextual"/>
            <w:rPrChange w:id="163" w:author="Albert, Joscha GIZ" w:date="2026-09-17T14:52:00Z" w16du:dateUtc="2026-09-17T12:52:00Z">
              <w:rPr>
                <w:rFonts w:eastAsiaTheme="minorEastAsia"/>
                <w:noProof/>
                <w:kern w:val="2"/>
                <w:sz w:val="24"/>
                <w:szCs w:val="24"/>
                <w14:ligatures w14:val="standardContextual"/>
              </w:rPr>
            </w:rPrChange>
          </w:rPr>
          <w:tab/>
        </w:r>
        <w:r>
          <w:rPr>
            <w:noProof/>
            <w:lang w:val="en-US"/>
            <w:rPrChange w:id="164" w:author="Schult, Christoph" w:date="2026-09-16T13:34:00Z" w16du:dateUtc="2026-09-16T11:34:00Z">
              <w:rPr>
                <w:noProof/>
              </w:rPr>
            </w:rPrChange>
          </w:rPr>
          <w:t>Carbon pricing and the Net Zero pathway</w:t>
        </w:r>
        <w:r>
          <w:rPr>
            <w:noProof/>
            <w:lang w:val="en-US"/>
            <w:rPrChange w:id="165" w:author="Schult, Christoph" w:date="2026-09-16T13:34:00Z" w16du:dateUtc="2026-09-16T11:34:00Z">
              <w:rPr>
                <w:noProof/>
              </w:rPr>
            </w:rPrChange>
          </w:rPr>
          <w:tab/>
        </w:r>
        <w:r>
          <w:rPr>
            <w:noProof/>
          </w:rPr>
          <w:fldChar w:fldCharType="begin"/>
        </w:r>
        <w:r>
          <w:rPr>
            <w:noProof/>
            <w:lang w:val="en-US"/>
            <w:rPrChange w:id="166" w:author="Schult, Christoph" w:date="2026-09-16T13:34:00Z" w16du:dateUtc="2026-09-16T11:34:00Z">
              <w:rPr>
                <w:noProof/>
              </w:rPr>
            </w:rPrChange>
          </w:rPr>
          <w:instrText xml:space="preserve"> PAGEREF _Toc240458072 \h </w:instrText>
        </w:r>
      </w:ins>
      <w:r>
        <w:rPr>
          <w:noProof/>
        </w:rPr>
      </w:r>
      <w:ins w:id="167" w:author="Schult, Christoph" w:date="2026-09-16T13:34:00Z" w16du:dateUtc="2026-09-16T11:34:00Z">
        <w:r>
          <w:rPr>
            <w:noProof/>
          </w:rPr>
          <w:fldChar w:fldCharType="separate"/>
        </w:r>
        <w:r>
          <w:rPr>
            <w:noProof/>
            <w:lang w:val="en-US"/>
            <w:rPrChange w:id="168" w:author="Schult, Christoph" w:date="2026-09-16T13:34:00Z" w16du:dateUtc="2026-09-16T11:34:00Z">
              <w:rPr>
                <w:noProof/>
              </w:rPr>
            </w:rPrChange>
          </w:rPr>
          <w:t>23</w:t>
        </w:r>
        <w:r>
          <w:rPr>
            <w:noProof/>
          </w:rPr>
          <w:fldChar w:fldCharType="end"/>
        </w:r>
      </w:ins>
    </w:p>
    <w:p w14:paraId="1ED93D94" w14:textId="0B46C8BC" w:rsidR="00A61892" w:rsidRPr="001A558A" w:rsidRDefault="00A61892">
      <w:pPr>
        <w:pStyle w:val="TOC1"/>
        <w:rPr>
          <w:ins w:id="169" w:author="Schult, Christoph" w:date="2026-09-16T13:34:00Z" w16du:dateUtc="2026-09-16T11:34:00Z"/>
          <w:rFonts w:eastAsiaTheme="minorEastAsia"/>
          <w:b w:val="0"/>
          <w:kern w:val="2"/>
          <w:sz w:val="24"/>
          <w:szCs w:val="24"/>
          <w:lang w:val="en-US"/>
          <w14:ligatures w14:val="standardContextual"/>
          <w:rPrChange w:id="170" w:author="Albert, Joscha GIZ" w:date="2026-09-17T14:52:00Z" w16du:dateUtc="2026-09-17T12:52:00Z">
            <w:rPr>
              <w:ins w:id="171" w:author="Schult, Christoph" w:date="2026-09-16T13:34:00Z" w16du:dateUtc="2026-09-16T11:34:00Z"/>
              <w:rFonts w:eastAsiaTheme="minorEastAsia"/>
              <w:b w:val="0"/>
              <w:kern w:val="2"/>
              <w:sz w:val="24"/>
              <w:szCs w:val="24"/>
              <w14:ligatures w14:val="standardContextual"/>
            </w:rPr>
          </w:rPrChange>
        </w:rPr>
      </w:pPr>
      <w:ins w:id="172" w:author="Schult, Christoph" w:date="2026-09-16T13:34:00Z" w16du:dateUtc="2026-09-16T11:34:00Z">
        <w:r>
          <w:rPr>
            <w:lang w:val="en-GB"/>
          </w:rPr>
          <w:t>3</w:t>
        </w:r>
        <w:r>
          <w:rPr>
            <w:rFonts w:eastAsiaTheme="minorEastAsia"/>
            <w:b w:val="0"/>
            <w:kern w:val="2"/>
            <w:sz w:val="24"/>
            <w:szCs w:val="24"/>
            <w:lang w:val="en-US"/>
            <w14:ligatures w14:val="standardContextual"/>
            <w:rPrChange w:id="173" w:author="Albert, Joscha GIZ" w:date="2026-09-17T14:52:00Z" w16du:dateUtc="2026-09-17T12:52:00Z">
              <w:rPr>
                <w:rFonts w:eastAsiaTheme="minorEastAsia"/>
                <w:b w:val="0"/>
                <w:kern w:val="2"/>
                <w:sz w:val="24"/>
                <w:szCs w:val="24"/>
                <w14:ligatures w14:val="standardContextual"/>
              </w:rPr>
            </w:rPrChange>
          </w:rPr>
          <w:tab/>
        </w:r>
        <w:r>
          <w:rPr>
            <w:lang w:val="en-GB"/>
          </w:rPr>
          <w:t>Cross-Cutting Findings</w:t>
        </w:r>
        <w:r>
          <w:rPr>
            <w:lang w:val="en-US"/>
            <w:rPrChange w:id="174" w:author="Schult, Christoph" w:date="2026-09-16T13:34:00Z" w16du:dateUtc="2026-09-16T11:34:00Z">
              <w:rPr/>
            </w:rPrChange>
          </w:rPr>
          <w:tab/>
        </w:r>
        <w:r>
          <w:fldChar w:fldCharType="begin"/>
        </w:r>
        <w:r>
          <w:rPr>
            <w:lang w:val="en-US"/>
            <w:rPrChange w:id="175" w:author="Schult, Christoph" w:date="2026-09-16T13:34:00Z" w16du:dateUtc="2026-09-16T11:34:00Z">
              <w:rPr/>
            </w:rPrChange>
          </w:rPr>
          <w:instrText xml:space="preserve"> PAGEREF _Toc240458073 \h </w:instrText>
        </w:r>
      </w:ins>
      <w:ins w:id="176" w:author="Schult, Christoph" w:date="2026-09-16T13:34:00Z" w16du:dateUtc="2026-09-16T11:34:00Z">
        <w:r>
          <w:fldChar w:fldCharType="separate"/>
        </w:r>
        <w:r>
          <w:rPr>
            <w:lang w:val="en-US"/>
            <w:rPrChange w:id="177" w:author="Schult, Christoph" w:date="2026-09-16T13:34:00Z" w16du:dateUtc="2026-09-16T11:34:00Z">
              <w:rPr/>
            </w:rPrChange>
          </w:rPr>
          <w:t>27</w:t>
        </w:r>
        <w:r>
          <w:fldChar w:fldCharType="end"/>
        </w:r>
      </w:ins>
    </w:p>
    <w:p w14:paraId="0F1C1423" w14:textId="6041329D" w:rsidR="00A61892" w:rsidRPr="001A558A" w:rsidRDefault="00A61892">
      <w:pPr>
        <w:pStyle w:val="TOC2"/>
        <w:rPr>
          <w:ins w:id="178" w:author="Schult, Christoph" w:date="2026-09-16T13:34:00Z" w16du:dateUtc="2026-09-16T11:34:00Z"/>
          <w:rFonts w:eastAsiaTheme="minorEastAsia"/>
          <w:noProof/>
          <w:kern w:val="2"/>
          <w:sz w:val="24"/>
          <w:szCs w:val="24"/>
          <w:lang w:val="en-US"/>
          <w14:ligatures w14:val="standardContextual"/>
          <w:rPrChange w:id="179" w:author="Albert, Joscha GIZ" w:date="2026-09-17T14:52:00Z" w16du:dateUtc="2026-09-17T12:52:00Z">
            <w:rPr>
              <w:ins w:id="180" w:author="Schult, Christoph" w:date="2026-09-16T13:34:00Z" w16du:dateUtc="2026-09-16T11:34:00Z"/>
              <w:rFonts w:eastAsiaTheme="minorEastAsia"/>
              <w:noProof/>
              <w:kern w:val="2"/>
              <w:sz w:val="24"/>
              <w:szCs w:val="24"/>
              <w14:ligatures w14:val="standardContextual"/>
            </w:rPr>
          </w:rPrChange>
        </w:rPr>
      </w:pPr>
      <w:ins w:id="181" w:author="Schult, Christoph" w:date="2026-09-16T13:34:00Z" w16du:dateUtc="2026-09-16T11:34:00Z">
        <w:r>
          <w:rPr>
            <w:noProof/>
            <w:lang w:val="en-US"/>
            <w:rPrChange w:id="182" w:author="Schult, Christoph" w:date="2026-09-16T13:34:00Z" w16du:dateUtc="2026-09-16T11:34:00Z">
              <w:rPr>
                <w:noProof/>
              </w:rPr>
            </w:rPrChange>
          </w:rPr>
          <w:t>3.1</w:t>
        </w:r>
        <w:r>
          <w:rPr>
            <w:rFonts w:eastAsiaTheme="minorEastAsia"/>
            <w:noProof/>
            <w:kern w:val="2"/>
            <w:sz w:val="24"/>
            <w:szCs w:val="24"/>
            <w:lang w:val="en-US"/>
            <w14:ligatures w14:val="standardContextual"/>
            <w:rPrChange w:id="183" w:author="Albert, Joscha GIZ" w:date="2026-09-17T14:52:00Z" w16du:dateUtc="2026-09-17T12:52:00Z">
              <w:rPr>
                <w:rFonts w:eastAsiaTheme="minorEastAsia"/>
                <w:noProof/>
                <w:kern w:val="2"/>
                <w:sz w:val="24"/>
                <w:szCs w:val="24"/>
                <w14:ligatures w14:val="standardContextual"/>
              </w:rPr>
            </w:rPrChange>
          </w:rPr>
          <w:tab/>
        </w:r>
        <w:r>
          <w:rPr>
            <w:noProof/>
            <w:lang w:val="en-US"/>
            <w:rPrChange w:id="184" w:author="Schult, Christoph" w:date="2026-09-16T13:34:00Z" w16du:dateUtc="2026-09-16T11:34:00Z">
              <w:rPr>
                <w:noProof/>
              </w:rPr>
            </w:rPrChange>
          </w:rPr>
          <w:t>Energy efficiency reduces the overall cost of the transition</w:t>
        </w:r>
        <w:r>
          <w:rPr>
            <w:noProof/>
            <w:lang w:val="en-US"/>
            <w:rPrChange w:id="185" w:author="Schult, Christoph" w:date="2026-09-16T13:34:00Z" w16du:dateUtc="2026-09-16T11:34:00Z">
              <w:rPr>
                <w:noProof/>
              </w:rPr>
            </w:rPrChange>
          </w:rPr>
          <w:tab/>
        </w:r>
        <w:r>
          <w:rPr>
            <w:noProof/>
          </w:rPr>
          <w:fldChar w:fldCharType="begin"/>
        </w:r>
        <w:r>
          <w:rPr>
            <w:noProof/>
            <w:lang w:val="en-US"/>
            <w:rPrChange w:id="186" w:author="Schult, Christoph" w:date="2026-09-16T13:34:00Z" w16du:dateUtc="2026-09-16T11:34:00Z">
              <w:rPr>
                <w:noProof/>
              </w:rPr>
            </w:rPrChange>
          </w:rPr>
          <w:instrText xml:space="preserve"> PAGEREF _Toc240458074 \h </w:instrText>
        </w:r>
      </w:ins>
      <w:r>
        <w:rPr>
          <w:noProof/>
        </w:rPr>
      </w:r>
      <w:ins w:id="187" w:author="Schult, Christoph" w:date="2026-09-16T13:34:00Z" w16du:dateUtc="2026-09-16T11:34:00Z">
        <w:r>
          <w:rPr>
            <w:noProof/>
          </w:rPr>
          <w:fldChar w:fldCharType="separate"/>
        </w:r>
        <w:r>
          <w:rPr>
            <w:noProof/>
            <w:lang w:val="en-US"/>
            <w:rPrChange w:id="188" w:author="Schult, Christoph" w:date="2026-09-16T13:34:00Z" w16du:dateUtc="2026-09-16T11:34:00Z">
              <w:rPr>
                <w:noProof/>
              </w:rPr>
            </w:rPrChange>
          </w:rPr>
          <w:t>27</w:t>
        </w:r>
        <w:r>
          <w:rPr>
            <w:noProof/>
          </w:rPr>
          <w:fldChar w:fldCharType="end"/>
        </w:r>
      </w:ins>
    </w:p>
    <w:p w14:paraId="433D2D20" w14:textId="64ECD4F0" w:rsidR="00A61892" w:rsidRPr="001A558A" w:rsidRDefault="00A61892">
      <w:pPr>
        <w:pStyle w:val="TOC2"/>
        <w:rPr>
          <w:ins w:id="189" w:author="Schult, Christoph" w:date="2026-09-16T13:34:00Z" w16du:dateUtc="2026-09-16T11:34:00Z"/>
          <w:rFonts w:eastAsiaTheme="minorEastAsia"/>
          <w:noProof/>
          <w:kern w:val="2"/>
          <w:sz w:val="24"/>
          <w:szCs w:val="24"/>
          <w:lang w:val="en-US"/>
          <w14:ligatures w14:val="standardContextual"/>
          <w:rPrChange w:id="190" w:author="Albert, Joscha GIZ" w:date="2026-09-17T14:52:00Z" w16du:dateUtc="2026-09-17T12:52:00Z">
            <w:rPr>
              <w:ins w:id="191" w:author="Schult, Christoph" w:date="2026-09-16T13:34:00Z" w16du:dateUtc="2026-09-16T11:34:00Z"/>
              <w:rFonts w:eastAsiaTheme="minorEastAsia"/>
              <w:noProof/>
              <w:kern w:val="2"/>
              <w:sz w:val="24"/>
              <w:szCs w:val="24"/>
              <w14:ligatures w14:val="standardContextual"/>
            </w:rPr>
          </w:rPrChange>
        </w:rPr>
      </w:pPr>
      <w:ins w:id="192" w:author="Schult, Christoph" w:date="2026-09-16T13:34:00Z" w16du:dateUtc="2026-09-16T11:34:00Z">
        <w:r>
          <w:rPr>
            <w:noProof/>
            <w:lang w:val="en-US"/>
            <w:rPrChange w:id="193" w:author="Schult, Christoph" w:date="2026-09-16T13:34:00Z" w16du:dateUtc="2026-09-16T11:34:00Z">
              <w:rPr>
                <w:noProof/>
              </w:rPr>
            </w:rPrChange>
          </w:rPr>
          <w:t>3.2</w:t>
        </w:r>
        <w:r>
          <w:rPr>
            <w:rFonts w:eastAsiaTheme="minorEastAsia"/>
            <w:noProof/>
            <w:kern w:val="2"/>
            <w:sz w:val="24"/>
            <w:szCs w:val="24"/>
            <w:lang w:val="en-US"/>
            <w14:ligatures w14:val="standardContextual"/>
            <w:rPrChange w:id="194" w:author="Albert, Joscha GIZ" w:date="2026-09-17T14:52:00Z" w16du:dateUtc="2026-09-17T12:52:00Z">
              <w:rPr>
                <w:rFonts w:eastAsiaTheme="minorEastAsia"/>
                <w:noProof/>
                <w:kern w:val="2"/>
                <w:sz w:val="24"/>
                <w:szCs w:val="24"/>
                <w14:ligatures w14:val="standardContextual"/>
              </w:rPr>
            </w:rPrChange>
          </w:rPr>
          <w:tab/>
        </w:r>
        <w:r>
          <w:rPr>
            <w:noProof/>
            <w:lang w:val="en-US"/>
            <w:rPrChange w:id="195" w:author="Schult, Christoph" w:date="2026-09-16T13:34:00Z" w16du:dateUtc="2026-09-16T11:34:00Z">
              <w:rPr>
                <w:noProof/>
              </w:rPr>
            </w:rPrChange>
          </w:rPr>
          <w:t>Financing conditions determine the pace of investment</w:t>
        </w:r>
        <w:r>
          <w:rPr>
            <w:noProof/>
            <w:lang w:val="en-US"/>
            <w:rPrChange w:id="196" w:author="Schult, Christoph" w:date="2026-09-16T13:34:00Z" w16du:dateUtc="2026-09-16T11:34:00Z">
              <w:rPr>
                <w:noProof/>
              </w:rPr>
            </w:rPrChange>
          </w:rPr>
          <w:tab/>
        </w:r>
        <w:r>
          <w:rPr>
            <w:noProof/>
          </w:rPr>
          <w:fldChar w:fldCharType="begin"/>
        </w:r>
        <w:r>
          <w:rPr>
            <w:noProof/>
            <w:lang w:val="en-US"/>
            <w:rPrChange w:id="197" w:author="Schult, Christoph" w:date="2026-09-16T13:34:00Z" w16du:dateUtc="2026-09-16T11:34:00Z">
              <w:rPr>
                <w:noProof/>
              </w:rPr>
            </w:rPrChange>
          </w:rPr>
          <w:instrText xml:space="preserve"> PAGEREF _Toc240458075 \h </w:instrText>
        </w:r>
      </w:ins>
      <w:r>
        <w:rPr>
          <w:noProof/>
        </w:rPr>
      </w:r>
      <w:ins w:id="198" w:author="Schult, Christoph" w:date="2026-09-16T13:34:00Z" w16du:dateUtc="2026-09-16T11:34:00Z">
        <w:r>
          <w:rPr>
            <w:noProof/>
          </w:rPr>
          <w:fldChar w:fldCharType="separate"/>
        </w:r>
        <w:r>
          <w:rPr>
            <w:noProof/>
            <w:lang w:val="en-US"/>
            <w:rPrChange w:id="199" w:author="Schult, Christoph" w:date="2026-09-16T13:34:00Z" w16du:dateUtc="2026-09-16T11:34:00Z">
              <w:rPr>
                <w:noProof/>
              </w:rPr>
            </w:rPrChange>
          </w:rPr>
          <w:t>27</w:t>
        </w:r>
        <w:r>
          <w:rPr>
            <w:noProof/>
          </w:rPr>
          <w:fldChar w:fldCharType="end"/>
        </w:r>
      </w:ins>
    </w:p>
    <w:p w14:paraId="1CF8F720" w14:textId="7D6E7D67" w:rsidR="00A61892" w:rsidRPr="001A558A" w:rsidRDefault="00A61892">
      <w:pPr>
        <w:pStyle w:val="TOC2"/>
        <w:rPr>
          <w:ins w:id="200" w:author="Schult, Christoph" w:date="2026-09-16T13:34:00Z" w16du:dateUtc="2026-09-16T11:34:00Z"/>
          <w:rFonts w:eastAsiaTheme="minorEastAsia"/>
          <w:noProof/>
          <w:kern w:val="2"/>
          <w:sz w:val="24"/>
          <w:szCs w:val="24"/>
          <w:lang w:val="en-US"/>
          <w14:ligatures w14:val="standardContextual"/>
          <w:rPrChange w:id="201" w:author="Albert, Joscha GIZ" w:date="2026-09-17T14:52:00Z" w16du:dateUtc="2026-09-17T12:52:00Z">
            <w:rPr>
              <w:ins w:id="202" w:author="Schult, Christoph" w:date="2026-09-16T13:34:00Z" w16du:dateUtc="2026-09-16T11:34:00Z"/>
              <w:rFonts w:eastAsiaTheme="minorEastAsia"/>
              <w:noProof/>
              <w:kern w:val="2"/>
              <w:sz w:val="24"/>
              <w:szCs w:val="24"/>
              <w14:ligatures w14:val="standardContextual"/>
            </w:rPr>
          </w:rPrChange>
        </w:rPr>
      </w:pPr>
      <w:ins w:id="203" w:author="Schult, Christoph" w:date="2026-09-16T13:34:00Z" w16du:dateUtc="2026-09-16T11:34:00Z">
        <w:r>
          <w:rPr>
            <w:noProof/>
            <w:lang w:val="en-US"/>
            <w:rPrChange w:id="204" w:author="Schult, Christoph" w:date="2026-09-16T13:34:00Z" w16du:dateUtc="2026-09-16T11:34:00Z">
              <w:rPr>
                <w:noProof/>
              </w:rPr>
            </w:rPrChange>
          </w:rPr>
          <w:t>3.3</w:t>
        </w:r>
        <w:r>
          <w:rPr>
            <w:rFonts w:eastAsiaTheme="minorEastAsia"/>
            <w:noProof/>
            <w:kern w:val="2"/>
            <w:sz w:val="24"/>
            <w:szCs w:val="24"/>
            <w:lang w:val="en-US"/>
            <w14:ligatures w14:val="standardContextual"/>
            <w:rPrChange w:id="205" w:author="Albert, Joscha GIZ" w:date="2026-09-17T14:52:00Z" w16du:dateUtc="2026-09-17T12:52:00Z">
              <w:rPr>
                <w:rFonts w:eastAsiaTheme="minorEastAsia"/>
                <w:noProof/>
                <w:kern w:val="2"/>
                <w:sz w:val="24"/>
                <w:szCs w:val="24"/>
                <w14:ligatures w14:val="standardContextual"/>
              </w:rPr>
            </w:rPrChange>
          </w:rPr>
          <w:tab/>
        </w:r>
        <w:r>
          <w:rPr>
            <w:noProof/>
            <w:lang w:val="en-US" w:eastAsia="de-DE"/>
            <w:rPrChange w:id="206" w:author="Schult, Christoph" w:date="2026-09-16T13:34:00Z" w16du:dateUtc="2026-09-16T11:34:00Z">
              <w:rPr>
                <w:noProof/>
                <w:lang w:eastAsia="de-DE"/>
              </w:rPr>
            </w:rPrChange>
          </w:rPr>
          <w:t xml:space="preserve">Carbon pricing is </w:t>
        </w:r>
        <w:r>
          <w:rPr>
            <w:noProof/>
            <w:lang w:val="en-US"/>
            <w:rPrChange w:id="207" w:author="Schult, Christoph" w:date="2026-09-16T13:34:00Z" w16du:dateUtc="2026-09-16T11:34:00Z">
              <w:rPr>
                <w:noProof/>
              </w:rPr>
            </w:rPrChange>
          </w:rPr>
          <w:t>most</w:t>
        </w:r>
        <w:r>
          <w:rPr>
            <w:noProof/>
            <w:lang w:val="en-US" w:eastAsia="de-DE"/>
            <w:rPrChange w:id="208" w:author="Schult, Christoph" w:date="2026-09-16T13:34:00Z" w16du:dateUtc="2026-09-16T11:34:00Z">
              <w:rPr>
                <w:noProof/>
                <w:lang w:eastAsia="de-DE"/>
              </w:rPr>
            </w:rPrChange>
          </w:rPr>
          <w:t xml:space="preserve"> effective within an integrated policy framework</w:t>
        </w:r>
        <w:r>
          <w:rPr>
            <w:noProof/>
            <w:lang w:val="en-US"/>
            <w:rPrChange w:id="209" w:author="Schult, Christoph" w:date="2026-09-16T13:34:00Z" w16du:dateUtc="2026-09-16T11:34:00Z">
              <w:rPr>
                <w:noProof/>
              </w:rPr>
            </w:rPrChange>
          </w:rPr>
          <w:tab/>
        </w:r>
        <w:r>
          <w:rPr>
            <w:noProof/>
          </w:rPr>
          <w:fldChar w:fldCharType="begin"/>
        </w:r>
        <w:r>
          <w:rPr>
            <w:noProof/>
            <w:lang w:val="en-US"/>
            <w:rPrChange w:id="210" w:author="Schult, Christoph" w:date="2026-09-16T13:34:00Z" w16du:dateUtc="2026-09-16T11:34:00Z">
              <w:rPr>
                <w:noProof/>
              </w:rPr>
            </w:rPrChange>
          </w:rPr>
          <w:instrText xml:space="preserve"> PAGEREF _Toc240458076 \h </w:instrText>
        </w:r>
      </w:ins>
      <w:r>
        <w:rPr>
          <w:noProof/>
        </w:rPr>
      </w:r>
      <w:ins w:id="211" w:author="Schult, Christoph" w:date="2026-09-16T13:34:00Z" w16du:dateUtc="2026-09-16T11:34:00Z">
        <w:r>
          <w:rPr>
            <w:noProof/>
          </w:rPr>
          <w:fldChar w:fldCharType="separate"/>
        </w:r>
        <w:r>
          <w:rPr>
            <w:noProof/>
            <w:lang w:val="en-US"/>
            <w:rPrChange w:id="212" w:author="Schult, Christoph" w:date="2026-09-16T13:34:00Z" w16du:dateUtc="2026-09-16T11:34:00Z">
              <w:rPr>
                <w:noProof/>
              </w:rPr>
            </w:rPrChange>
          </w:rPr>
          <w:t>27</w:t>
        </w:r>
        <w:r>
          <w:rPr>
            <w:noProof/>
          </w:rPr>
          <w:fldChar w:fldCharType="end"/>
        </w:r>
      </w:ins>
    </w:p>
    <w:p w14:paraId="162D3994" w14:textId="7B053FA6" w:rsidR="00A61892" w:rsidRPr="001A558A" w:rsidRDefault="00A61892">
      <w:pPr>
        <w:pStyle w:val="TOC2"/>
        <w:rPr>
          <w:ins w:id="213" w:author="Schult, Christoph" w:date="2026-09-16T13:34:00Z" w16du:dateUtc="2026-09-16T11:34:00Z"/>
          <w:rFonts w:eastAsiaTheme="minorEastAsia"/>
          <w:noProof/>
          <w:kern w:val="2"/>
          <w:sz w:val="24"/>
          <w:szCs w:val="24"/>
          <w:lang w:val="en-US"/>
          <w14:ligatures w14:val="standardContextual"/>
          <w:rPrChange w:id="214" w:author="Albert, Joscha GIZ" w:date="2026-09-17T14:52:00Z" w16du:dateUtc="2026-09-17T12:52:00Z">
            <w:rPr>
              <w:ins w:id="215" w:author="Schult, Christoph" w:date="2026-09-16T13:34:00Z" w16du:dateUtc="2026-09-16T11:34:00Z"/>
              <w:rFonts w:eastAsiaTheme="minorEastAsia"/>
              <w:noProof/>
              <w:kern w:val="2"/>
              <w:sz w:val="24"/>
              <w:szCs w:val="24"/>
              <w14:ligatures w14:val="standardContextual"/>
            </w:rPr>
          </w:rPrChange>
        </w:rPr>
      </w:pPr>
      <w:ins w:id="216" w:author="Schult, Christoph" w:date="2026-09-16T13:34:00Z" w16du:dateUtc="2026-09-16T11:34:00Z">
        <w:r>
          <w:rPr>
            <w:noProof/>
            <w:lang w:val="en-US"/>
            <w:rPrChange w:id="217" w:author="Schult, Christoph" w:date="2026-09-16T13:34:00Z" w16du:dateUtc="2026-09-16T11:34:00Z">
              <w:rPr>
                <w:noProof/>
              </w:rPr>
            </w:rPrChange>
          </w:rPr>
          <w:t>3.4</w:t>
        </w:r>
        <w:r>
          <w:rPr>
            <w:rFonts w:eastAsiaTheme="minorEastAsia"/>
            <w:noProof/>
            <w:kern w:val="2"/>
            <w:sz w:val="24"/>
            <w:szCs w:val="24"/>
            <w:lang w:val="en-US"/>
            <w14:ligatures w14:val="standardContextual"/>
            <w:rPrChange w:id="218" w:author="Albert, Joscha GIZ" w:date="2026-09-17T14:52:00Z" w16du:dateUtc="2026-09-17T12:52:00Z">
              <w:rPr>
                <w:rFonts w:eastAsiaTheme="minorEastAsia"/>
                <w:noProof/>
                <w:kern w:val="2"/>
                <w:sz w:val="24"/>
                <w:szCs w:val="24"/>
                <w14:ligatures w14:val="standardContextual"/>
              </w:rPr>
            </w:rPrChange>
          </w:rPr>
          <w:tab/>
        </w:r>
        <w:r>
          <w:rPr>
            <w:noProof/>
            <w:lang w:val="en-US"/>
            <w:rPrChange w:id="219" w:author="Schult, Christoph" w:date="2026-09-16T13:34:00Z" w16du:dateUtc="2026-09-16T11:34:00Z">
              <w:rPr>
                <w:noProof/>
              </w:rPr>
            </w:rPrChange>
          </w:rPr>
          <w:t>Structural adjustment is concentrated in fossil-energy activities</w:t>
        </w:r>
        <w:r>
          <w:rPr>
            <w:noProof/>
            <w:lang w:val="en-US"/>
            <w:rPrChange w:id="220" w:author="Schult, Christoph" w:date="2026-09-16T13:34:00Z" w16du:dateUtc="2026-09-16T11:34:00Z">
              <w:rPr>
                <w:noProof/>
              </w:rPr>
            </w:rPrChange>
          </w:rPr>
          <w:tab/>
        </w:r>
        <w:r>
          <w:rPr>
            <w:noProof/>
          </w:rPr>
          <w:fldChar w:fldCharType="begin"/>
        </w:r>
        <w:r>
          <w:rPr>
            <w:noProof/>
            <w:lang w:val="en-US"/>
            <w:rPrChange w:id="221" w:author="Schult, Christoph" w:date="2026-09-16T13:34:00Z" w16du:dateUtc="2026-09-16T11:34:00Z">
              <w:rPr>
                <w:noProof/>
              </w:rPr>
            </w:rPrChange>
          </w:rPr>
          <w:instrText xml:space="preserve"> PAGEREF _Toc240458077 \h </w:instrText>
        </w:r>
      </w:ins>
      <w:r>
        <w:rPr>
          <w:noProof/>
        </w:rPr>
      </w:r>
      <w:ins w:id="222" w:author="Schult, Christoph" w:date="2026-09-16T13:34:00Z" w16du:dateUtc="2026-09-16T11:34:00Z">
        <w:r>
          <w:rPr>
            <w:noProof/>
          </w:rPr>
          <w:fldChar w:fldCharType="separate"/>
        </w:r>
        <w:r>
          <w:rPr>
            <w:noProof/>
            <w:lang w:val="en-US"/>
            <w:rPrChange w:id="223" w:author="Schult, Christoph" w:date="2026-09-16T13:34:00Z" w16du:dateUtc="2026-09-16T11:34:00Z">
              <w:rPr>
                <w:noProof/>
              </w:rPr>
            </w:rPrChange>
          </w:rPr>
          <w:t>28</w:t>
        </w:r>
        <w:r>
          <w:rPr>
            <w:noProof/>
          </w:rPr>
          <w:fldChar w:fldCharType="end"/>
        </w:r>
      </w:ins>
    </w:p>
    <w:p w14:paraId="6006AA05" w14:textId="0C0F6338" w:rsidR="00A61892" w:rsidRPr="001A558A" w:rsidRDefault="00A61892">
      <w:pPr>
        <w:pStyle w:val="TOC2"/>
        <w:rPr>
          <w:ins w:id="224" w:author="Schult, Christoph" w:date="2026-09-16T13:34:00Z" w16du:dateUtc="2026-09-16T11:34:00Z"/>
          <w:rFonts w:eastAsiaTheme="minorEastAsia"/>
          <w:noProof/>
          <w:kern w:val="2"/>
          <w:sz w:val="24"/>
          <w:szCs w:val="24"/>
          <w:lang w:val="en-US"/>
          <w14:ligatures w14:val="standardContextual"/>
          <w:rPrChange w:id="225" w:author="Albert, Joscha GIZ" w:date="2026-09-17T14:52:00Z" w16du:dateUtc="2026-09-17T12:52:00Z">
            <w:rPr>
              <w:ins w:id="226" w:author="Schult, Christoph" w:date="2026-09-16T13:34:00Z" w16du:dateUtc="2026-09-16T11:34:00Z"/>
              <w:rFonts w:eastAsiaTheme="minorEastAsia"/>
              <w:noProof/>
              <w:kern w:val="2"/>
              <w:sz w:val="24"/>
              <w:szCs w:val="24"/>
              <w14:ligatures w14:val="standardContextual"/>
            </w:rPr>
          </w:rPrChange>
        </w:rPr>
      </w:pPr>
      <w:ins w:id="227" w:author="Schult, Christoph" w:date="2026-09-16T13:34:00Z" w16du:dateUtc="2026-09-16T11:34:00Z">
        <w:r>
          <w:rPr>
            <w:noProof/>
            <w:lang w:val="en-US"/>
            <w:rPrChange w:id="228" w:author="Schult, Christoph" w:date="2026-09-16T13:34:00Z" w16du:dateUtc="2026-09-16T11:34:00Z">
              <w:rPr>
                <w:noProof/>
              </w:rPr>
            </w:rPrChange>
          </w:rPr>
          <w:t>3.5</w:t>
        </w:r>
        <w:r>
          <w:rPr>
            <w:rFonts w:eastAsiaTheme="minorEastAsia"/>
            <w:noProof/>
            <w:kern w:val="2"/>
            <w:sz w:val="24"/>
            <w:szCs w:val="24"/>
            <w:lang w:val="en-US"/>
            <w14:ligatures w14:val="standardContextual"/>
            <w:rPrChange w:id="229" w:author="Albert, Joscha GIZ" w:date="2026-09-17T14:52:00Z" w16du:dateUtc="2026-09-17T12:52:00Z">
              <w:rPr>
                <w:rFonts w:eastAsiaTheme="minorEastAsia"/>
                <w:noProof/>
                <w:kern w:val="2"/>
                <w:sz w:val="24"/>
                <w:szCs w:val="24"/>
                <w14:ligatures w14:val="standardContextual"/>
              </w:rPr>
            </w:rPrChange>
          </w:rPr>
          <w:tab/>
        </w:r>
        <w:r>
          <w:rPr>
            <w:noProof/>
            <w:lang w:val="en-US"/>
            <w:rPrChange w:id="230" w:author="Schult, Christoph" w:date="2026-09-16T13:34:00Z" w16du:dateUtc="2026-09-16T11:34:00Z">
              <w:rPr>
                <w:noProof/>
              </w:rPr>
            </w:rPrChange>
          </w:rPr>
          <w:t>Carbon pricing has important fiscal implications</w:t>
        </w:r>
        <w:r>
          <w:rPr>
            <w:noProof/>
            <w:lang w:val="en-US"/>
            <w:rPrChange w:id="231" w:author="Schult, Christoph" w:date="2026-09-16T13:34:00Z" w16du:dateUtc="2026-09-16T11:34:00Z">
              <w:rPr>
                <w:noProof/>
              </w:rPr>
            </w:rPrChange>
          </w:rPr>
          <w:tab/>
        </w:r>
        <w:r>
          <w:rPr>
            <w:noProof/>
          </w:rPr>
          <w:fldChar w:fldCharType="begin"/>
        </w:r>
        <w:r>
          <w:rPr>
            <w:noProof/>
            <w:lang w:val="en-US"/>
            <w:rPrChange w:id="232" w:author="Schult, Christoph" w:date="2026-09-16T13:34:00Z" w16du:dateUtc="2026-09-16T11:34:00Z">
              <w:rPr>
                <w:noProof/>
              </w:rPr>
            </w:rPrChange>
          </w:rPr>
          <w:instrText xml:space="preserve"> PAGEREF _Toc240458078 \h </w:instrText>
        </w:r>
      </w:ins>
      <w:r>
        <w:rPr>
          <w:noProof/>
        </w:rPr>
      </w:r>
      <w:ins w:id="233" w:author="Schult, Christoph" w:date="2026-09-16T13:34:00Z" w16du:dateUtc="2026-09-16T11:34:00Z">
        <w:r>
          <w:rPr>
            <w:noProof/>
          </w:rPr>
          <w:fldChar w:fldCharType="separate"/>
        </w:r>
        <w:r>
          <w:rPr>
            <w:noProof/>
            <w:lang w:val="en-US"/>
            <w:rPrChange w:id="234" w:author="Schult, Christoph" w:date="2026-09-16T13:34:00Z" w16du:dateUtc="2026-09-16T11:34:00Z">
              <w:rPr>
                <w:noProof/>
              </w:rPr>
            </w:rPrChange>
          </w:rPr>
          <w:t>28</w:t>
        </w:r>
        <w:r>
          <w:rPr>
            <w:noProof/>
          </w:rPr>
          <w:fldChar w:fldCharType="end"/>
        </w:r>
      </w:ins>
    </w:p>
    <w:p w14:paraId="7AB5780D" w14:textId="45CCF00E" w:rsidR="00A61892" w:rsidRPr="001A558A" w:rsidRDefault="00A61892">
      <w:pPr>
        <w:pStyle w:val="TOC2"/>
        <w:rPr>
          <w:ins w:id="235" w:author="Schult, Christoph" w:date="2026-09-16T13:34:00Z" w16du:dateUtc="2026-09-16T11:34:00Z"/>
          <w:rFonts w:eastAsiaTheme="minorEastAsia"/>
          <w:noProof/>
          <w:kern w:val="2"/>
          <w:sz w:val="24"/>
          <w:szCs w:val="24"/>
          <w:lang w:val="en-US"/>
          <w14:ligatures w14:val="standardContextual"/>
          <w:rPrChange w:id="236" w:author="Albert, Joscha GIZ" w:date="2026-09-17T14:52:00Z" w16du:dateUtc="2026-09-17T12:52:00Z">
            <w:rPr>
              <w:ins w:id="237" w:author="Schult, Christoph" w:date="2026-09-16T13:34:00Z" w16du:dateUtc="2026-09-16T11:34:00Z"/>
              <w:rFonts w:eastAsiaTheme="minorEastAsia"/>
              <w:noProof/>
              <w:kern w:val="2"/>
              <w:sz w:val="24"/>
              <w:szCs w:val="24"/>
              <w14:ligatures w14:val="standardContextual"/>
            </w:rPr>
          </w:rPrChange>
        </w:rPr>
      </w:pPr>
      <w:ins w:id="238" w:author="Schult, Christoph" w:date="2026-09-16T13:34:00Z" w16du:dateUtc="2026-09-16T11:34:00Z">
        <w:r>
          <w:rPr>
            <w:noProof/>
            <w:lang w:val="en-US"/>
            <w:rPrChange w:id="239" w:author="Schult, Christoph" w:date="2026-09-16T13:34:00Z" w16du:dateUtc="2026-09-16T11:34:00Z">
              <w:rPr>
                <w:noProof/>
              </w:rPr>
            </w:rPrChange>
          </w:rPr>
          <w:t>3.6</w:t>
        </w:r>
        <w:r>
          <w:rPr>
            <w:rFonts w:eastAsiaTheme="minorEastAsia"/>
            <w:noProof/>
            <w:kern w:val="2"/>
            <w:sz w:val="24"/>
            <w:szCs w:val="24"/>
            <w:lang w:val="en-US"/>
            <w14:ligatures w14:val="standardContextual"/>
            <w:rPrChange w:id="240" w:author="Albert, Joscha GIZ" w:date="2026-09-17T14:52:00Z" w16du:dateUtc="2026-09-17T12:52:00Z">
              <w:rPr>
                <w:rFonts w:eastAsiaTheme="minorEastAsia"/>
                <w:noProof/>
                <w:kern w:val="2"/>
                <w:sz w:val="24"/>
                <w:szCs w:val="24"/>
                <w14:ligatures w14:val="standardContextual"/>
              </w:rPr>
            </w:rPrChange>
          </w:rPr>
          <w:tab/>
        </w:r>
        <w:del w:id="241" w:author="Schult, Christoph" w:date="2026-09-18T09:00:00Z" w16du:dateUtc="2026-09-18T07:00:00Z">
          <w:r>
            <w:rPr>
              <w:noProof/>
              <w:lang w:val="en-US"/>
              <w:rPrChange w:id="242" w:author="Schult, Christoph" w:date="2026-09-16T13:34:00Z" w16du:dateUtc="2026-09-16T11:34:00Z">
                <w:rPr>
                  <w:noProof/>
                </w:rPr>
              </w:rPrChange>
            </w:rPr>
            <w:delText>Policy instruments are complementary rather than substitutable</w:delText>
          </w:r>
        </w:del>
      </w:ins>
      <w:ins w:id="243" w:author="Schult, Christoph" w:date="2026-09-18T09:00:00Z" w16du:dateUtc="2026-09-18T07:00:00Z">
        <w:r>
          <w:rPr>
            <w:noProof/>
            <w:lang w:val="en-US"/>
            <w:rPrChange w:id="244" w:author="Schult, Christoph" w:date="2026-09-16T13:34:00Z" w16du:dateUtc="2026-09-16T11:34:00Z">
              <w:rPr>
                <w:noProof/>
              </w:rPr>
            </w:rPrChange>
          </w:rPr>
          <w:t>Policy areas are complementary rather than substitutable</w:t>
        </w:r>
      </w:ins>
      <w:r>
        <w:rPr>
          <w:noProof/>
          <w:lang w:val="en-US"/>
          <w:rPrChange w:id="245" w:author="Schult, Christoph" w:date="2026-09-16T13:34:00Z" w16du:dateUtc="2026-09-16T11:34:00Z">
            <w:rPr>
              <w:noProof/>
            </w:rPr>
          </w:rPrChange>
        </w:rPr>
        <w:tab/>
      </w:r>
      <w:r>
        <w:rPr>
          <w:noProof/>
        </w:rPr>
        <w:fldChar w:fldCharType="begin"/>
      </w:r>
      <w:r>
        <w:rPr>
          <w:noProof/>
          <w:lang w:val="en-US"/>
          <w:rPrChange w:id="246" w:author="Schult, Christoph" w:date="2026-09-16T13:34:00Z" w16du:dateUtc="2026-09-16T11:34:00Z">
            <w:rPr>
              <w:noProof/>
            </w:rPr>
          </w:rPrChange>
        </w:rPr>
        <w:instrText xml:space="preserve"> PAGEREF _Toc240458079 \h </w:instrText>
      </w:r>
      <w:r>
        <w:rPr>
          <w:noProof/>
        </w:rPr>
      </w:r>
      <w:ins w:id="247" w:author="Schult, Christoph" w:date="2026-09-16T13:34:00Z" w16du:dateUtc="2026-09-16T11:34:00Z">
        <w:r>
          <w:rPr>
            <w:noProof/>
          </w:rPr>
          <w:fldChar w:fldCharType="separate"/>
        </w:r>
        <w:r>
          <w:rPr>
            <w:noProof/>
            <w:lang w:val="en-US"/>
            <w:rPrChange w:id="248" w:author="Schult, Christoph" w:date="2026-09-16T13:34:00Z" w16du:dateUtc="2026-09-16T11:34:00Z">
              <w:rPr>
                <w:noProof/>
              </w:rPr>
            </w:rPrChange>
          </w:rPr>
          <w:t>29</w:t>
        </w:r>
        <w:r>
          <w:rPr>
            <w:noProof/>
          </w:rPr>
          <w:fldChar w:fldCharType="end"/>
        </w:r>
      </w:ins>
    </w:p>
    <w:p w14:paraId="1ECB7CB1" w14:textId="51581EA4" w:rsidR="00A61892" w:rsidRPr="001A558A" w:rsidRDefault="00A61892">
      <w:pPr>
        <w:pStyle w:val="TOC1"/>
        <w:rPr>
          <w:ins w:id="249" w:author="Schult, Christoph" w:date="2026-09-16T13:34:00Z" w16du:dateUtc="2026-09-16T11:34:00Z"/>
          <w:rFonts w:eastAsiaTheme="minorEastAsia"/>
          <w:b w:val="0"/>
          <w:kern w:val="2"/>
          <w:sz w:val="24"/>
          <w:szCs w:val="24"/>
          <w:lang w:val="en-US"/>
          <w14:ligatures w14:val="standardContextual"/>
          <w:rPrChange w:id="250" w:author="Albert, Joscha GIZ" w:date="2026-09-17T14:52:00Z" w16du:dateUtc="2026-09-17T12:52:00Z">
            <w:rPr>
              <w:ins w:id="251" w:author="Schult, Christoph" w:date="2026-09-16T13:34:00Z" w16du:dateUtc="2026-09-16T11:34:00Z"/>
              <w:rFonts w:eastAsiaTheme="minorEastAsia"/>
              <w:b w:val="0"/>
              <w:kern w:val="2"/>
              <w:sz w:val="24"/>
              <w:szCs w:val="24"/>
              <w14:ligatures w14:val="standardContextual"/>
            </w:rPr>
          </w:rPrChange>
        </w:rPr>
      </w:pPr>
      <w:ins w:id="252" w:author="Schult, Christoph" w:date="2026-09-16T13:34:00Z" w16du:dateUtc="2026-09-16T11:34:00Z">
        <w:r>
          <w:rPr>
            <w:lang w:val="en-GB"/>
          </w:rPr>
          <w:t>4</w:t>
        </w:r>
        <w:r>
          <w:rPr>
            <w:rFonts w:eastAsiaTheme="minorEastAsia"/>
            <w:b w:val="0"/>
            <w:kern w:val="2"/>
            <w:sz w:val="24"/>
            <w:szCs w:val="24"/>
            <w:lang w:val="en-US"/>
            <w14:ligatures w14:val="standardContextual"/>
            <w:rPrChange w:id="253" w:author="Albert, Joscha GIZ" w:date="2026-09-17T14:52:00Z" w16du:dateUtc="2026-09-17T12:52:00Z">
              <w:rPr>
                <w:rFonts w:eastAsiaTheme="minorEastAsia"/>
                <w:b w:val="0"/>
                <w:kern w:val="2"/>
                <w:sz w:val="24"/>
                <w:szCs w:val="24"/>
                <w14:ligatures w14:val="standardContextual"/>
              </w:rPr>
            </w:rPrChange>
          </w:rPr>
          <w:tab/>
        </w:r>
        <w:r>
          <w:rPr>
            <w:lang w:val="en-GB"/>
          </w:rPr>
          <w:t>Policy Recommendations</w:t>
        </w:r>
        <w:r>
          <w:rPr>
            <w:lang w:val="en-US"/>
            <w:rPrChange w:id="254" w:author="Schult, Christoph" w:date="2026-09-16T13:34:00Z" w16du:dateUtc="2026-09-16T11:34:00Z">
              <w:rPr/>
            </w:rPrChange>
          </w:rPr>
          <w:tab/>
        </w:r>
        <w:r>
          <w:fldChar w:fldCharType="begin"/>
        </w:r>
        <w:r>
          <w:rPr>
            <w:lang w:val="en-US"/>
            <w:rPrChange w:id="255" w:author="Schult, Christoph" w:date="2026-09-16T13:34:00Z" w16du:dateUtc="2026-09-16T11:34:00Z">
              <w:rPr/>
            </w:rPrChange>
          </w:rPr>
          <w:instrText xml:space="preserve"> PAGEREF _Toc240458080 \h </w:instrText>
        </w:r>
      </w:ins>
      <w:ins w:id="256" w:author="Schult, Christoph" w:date="2026-09-16T13:34:00Z" w16du:dateUtc="2026-09-16T11:34:00Z">
        <w:r>
          <w:fldChar w:fldCharType="separate"/>
        </w:r>
        <w:r>
          <w:rPr>
            <w:lang w:val="en-US"/>
            <w:rPrChange w:id="257" w:author="Schult, Christoph" w:date="2026-09-16T13:34:00Z" w16du:dateUtc="2026-09-16T11:34:00Z">
              <w:rPr/>
            </w:rPrChange>
          </w:rPr>
          <w:t>29</w:t>
        </w:r>
        <w:r>
          <w:fldChar w:fldCharType="end"/>
        </w:r>
      </w:ins>
    </w:p>
    <w:p w14:paraId="7F7B506A" w14:textId="56300AE9" w:rsidR="00A61892" w:rsidRPr="001A558A" w:rsidRDefault="00A61892">
      <w:pPr>
        <w:pStyle w:val="TOC1"/>
        <w:rPr>
          <w:ins w:id="258" w:author="Schult, Christoph" w:date="2026-09-16T13:34:00Z" w16du:dateUtc="2026-09-16T11:34:00Z"/>
          <w:rFonts w:eastAsiaTheme="minorEastAsia"/>
          <w:b w:val="0"/>
          <w:kern w:val="2"/>
          <w:sz w:val="24"/>
          <w:szCs w:val="24"/>
          <w:lang w:val="en-US"/>
          <w14:ligatures w14:val="standardContextual"/>
          <w:rPrChange w:id="259" w:author="Albert, Joscha GIZ" w:date="2026-09-17T14:52:00Z" w16du:dateUtc="2026-09-17T12:52:00Z">
            <w:rPr>
              <w:ins w:id="260" w:author="Schult, Christoph" w:date="2026-09-16T13:34:00Z" w16du:dateUtc="2026-09-16T11:34:00Z"/>
              <w:rFonts w:eastAsiaTheme="minorEastAsia"/>
              <w:b w:val="0"/>
              <w:kern w:val="2"/>
              <w:sz w:val="24"/>
              <w:szCs w:val="24"/>
              <w14:ligatures w14:val="standardContextual"/>
            </w:rPr>
          </w:rPrChange>
        </w:rPr>
      </w:pPr>
      <w:ins w:id="261" w:author="Schult, Christoph" w:date="2026-09-16T13:34:00Z" w16du:dateUtc="2026-09-16T11:34:00Z">
        <w:r>
          <w:rPr>
            <w:lang w:val="en-GB"/>
          </w:rPr>
          <w:t>5</w:t>
        </w:r>
        <w:r>
          <w:rPr>
            <w:rFonts w:eastAsiaTheme="minorEastAsia"/>
            <w:b w:val="0"/>
            <w:kern w:val="2"/>
            <w:sz w:val="24"/>
            <w:szCs w:val="24"/>
            <w:lang w:val="en-US"/>
            <w14:ligatures w14:val="standardContextual"/>
            <w:rPrChange w:id="262" w:author="Albert, Joscha GIZ" w:date="2026-09-17T14:52:00Z" w16du:dateUtc="2026-09-17T12:52:00Z">
              <w:rPr>
                <w:rFonts w:eastAsiaTheme="minorEastAsia"/>
                <w:b w:val="0"/>
                <w:kern w:val="2"/>
                <w:sz w:val="24"/>
                <w:szCs w:val="24"/>
                <w14:ligatures w14:val="standardContextual"/>
              </w:rPr>
            </w:rPrChange>
          </w:rPr>
          <w:tab/>
        </w:r>
        <w:r>
          <w:rPr>
            <w:lang w:val="en-GB"/>
          </w:rPr>
          <w:t>Conclusion</w:t>
        </w:r>
        <w:r>
          <w:rPr>
            <w:lang w:val="en-US"/>
            <w:rPrChange w:id="263" w:author="Schult, Christoph" w:date="2026-09-16T13:34:00Z" w16du:dateUtc="2026-09-16T11:34:00Z">
              <w:rPr/>
            </w:rPrChange>
          </w:rPr>
          <w:tab/>
        </w:r>
        <w:r>
          <w:fldChar w:fldCharType="begin"/>
        </w:r>
        <w:r>
          <w:rPr>
            <w:lang w:val="en-US"/>
            <w:rPrChange w:id="264" w:author="Schult, Christoph" w:date="2026-09-16T13:34:00Z" w16du:dateUtc="2026-09-16T11:34:00Z">
              <w:rPr/>
            </w:rPrChange>
          </w:rPr>
          <w:instrText xml:space="preserve"> PAGEREF _Toc240458081 \h </w:instrText>
        </w:r>
      </w:ins>
      <w:ins w:id="265" w:author="Schult, Christoph" w:date="2026-09-16T13:34:00Z" w16du:dateUtc="2026-09-16T11:34:00Z">
        <w:r>
          <w:fldChar w:fldCharType="separate"/>
        </w:r>
        <w:r>
          <w:rPr>
            <w:lang w:val="en-US"/>
            <w:rPrChange w:id="266" w:author="Schult, Christoph" w:date="2026-09-16T13:34:00Z" w16du:dateUtc="2026-09-16T11:34:00Z">
              <w:rPr/>
            </w:rPrChange>
          </w:rPr>
          <w:t>31</w:t>
        </w:r>
        <w:r>
          <w:fldChar w:fldCharType="end"/>
        </w:r>
      </w:ins>
    </w:p>
    <w:p w14:paraId="38C8E29A" w14:textId="2CC2482D" w:rsidR="00A61892" w:rsidRPr="001A558A" w:rsidRDefault="00A61892">
      <w:pPr>
        <w:pStyle w:val="TOC1"/>
        <w:rPr>
          <w:ins w:id="267" w:author="Schult, Christoph" w:date="2026-09-16T13:34:00Z" w16du:dateUtc="2026-09-16T11:34:00Z"/>
          <w:rFonts w:eastAsiaTheme="minorEastAsia"/>
          <w:b w:val="0"/>
          <w:kern w:val="2"/>
          <w:sz w:val="24"/>
          <w:szCs w:val="24"/>
          <w:lang w:val="en-US"/>
          <w14:ligatures w14:val="standardContextual"/>
          <w:rPrChange w:id="268" w:author="Albert, Joscha GIZ" w:date="2026-09-17T14:52:00Z" w16du:dateUtc="2026-09-17T12:52:00Z">
            <w:rPr>
              <w:ins w:id="269" w:author="Schult, Christoph" w:date="2026-09-16T13:34:00Z" w16du:dateUtc="2026-09-16T11:34:00Z"/>
              <w:rFonts w:eastAsiaTheme="minorEastAsia"/>
              <w:b w:val="0"/>
              <w:kern w:val="2"/>
              <w:sz w:val="24"/>
              <w:szCs w:val="24"/>
              <w14:ligatures w14:val="standardContextual"/>
            </w:rPr>
          </w:rPrChange>
        </w:rPr>
      </w:pPr>
      <w:ins w:id="270" w:author="Schult, Christoph" w:date="2026-09-16T13:34:00Z" w16du:dateUtc="2026-09-16T11:34:00Z">
        <w:r>
          <w:rPr>
            <w:lang w:val="en-GB"/>
          </w:rPr>
          <w:t>Annex: Methodology Summary</w:t>
        </w:r>
        <w:r>
          <w:rPr>
            <w:lang w:val="en-US"/>
            <w:rPrChange w:id="271" w:author="Schult, Christoph" w:date="2026-09-16T13:34:00Z" w16du:dateUtc="2026-09-16T11:34:00Z">
              <w:rPr/>
            </w:rPrChange>
          </w:rPr>
          <w:tab/>
        </w:r>
        <w:r>
          <w:fldChar w:fldCharType="begin"/>
        </w:r>
        <w:r>
          <w:rPr>
            <w:lang w:val="en-US"/>
            <w:rPrChange w:id="272" w:author="Schult, Christoph" w:date="2026-09-16T13:34:00Z" w16du:dateUtc="2026-09-16T11:34:00Z">
              <w:rPr/>
            </w:rPrChange>
          </w:rPr>
          <w:instrText xml:space="preserve"> PAGEREF _Toc240458082 \h </w:instrText>
        </w:r>
      </w:ins>
      <w:ins w:id="273" w:author="Schult, Christoph" w:date="2026-09-16T13:34:00Z" w16du:dateUtc="2026-09-16T11:34:00Z">
        <w:r>
          <w:fldChar w:fldCharType="separate"/>
        </w:r>
        <w:r>
          <w:rPr>
            <w:lang w:val="en-US"/>
            <w:rPrChange w:id="274" w:author="Schult, Christoph" w:date="2026-09-16T13:34:00Z" w16du:dateUtc="2026-09-16T11:34:00Z">
              <w:rPr/>
            </w:rPrChange>
          </w:rPr>
          <w:t>33</w:t>
        </w:r>
        <w:r>
          <w:fldChar w:fldCharType="end"/>
        </w:r>
      </w:ins>
    </w:p>
    <w:p w14:paraId="0DA9FD99" w14:textId="22F97FB1" w:rsidR="00A61892" w:rsidRDefault="00A61892">
      <w:pPr>
        <w:pStyle w:val="TOC1"/>
        <w:rPr>
          <w:ins w:id="275" w:author="Schult, Christoph" w:date="2026-09-16T13:34:00Z" w16du:dateUtc="2026-09-16T11:34:00Z"/>
          <w:rFonts w:eastAsiaTheme="minorEastAsia"/>
          <w:b w:val="0"/>
          <w:kern w:val="2"/>
          <w:sz w:val="24"/>
          <w:szCs w:val="24"/>
          <w14:ligatures w14:val="standardContextual"/>
        </w:rPr>
      </w:pPr>
      <w:ins w:id="276" w:author="Schult, Christoph" w:date="2026-09-16T13:34:00Z" w16du:dateUtc="2026-09-16T11:34:00Z">
        <w:r>
          <w:rPr>
            <w:lang w:val="en-GB"/>
          </w:rPr>
          <w:t>References</w:t>
        </w:r>
        <w:r>
          <w:tab/>
        </w:r>
        <w:r>
          <w:fldChar w:fldCharType="begin"/>
        </w:r>
        <w:r>
          <w:instrText xml:space="preserve"> PAGEREF _Toc240458083 \h </w:instrText>
        </w:r>
      </w:ins>
      <w:ins w:id="277" w:author="Schult, Christoph" w:date="2026-09-16T13:34:00Z" w16du:dateUtc="2026-09-16T11:34:00Z">
        <w:r>
          <w:fldChar w:fldCharType="separate"/>
        </w:r>
        <w:r>
          <w:t>35</w:t>
        </w:r>
        <w:r>
          <w:fldChar w:fldCharType="end"/>
        </w:r>
      </w:ins>
    </w:p>
    <w:p w14:paraId="774C3064" w14:textId="4D728D47" w:rsidR="002B014C" w:rsidRPr="002B014C" w:rsidDel="00C35CC9" w:rsidRDefault="009B45AB">
      <w:pPr>
        <w:pStyle w:val="TOC1"/>
        <w:rPr>
          <w:del w:id="278" w:author="Schult, Christoph" w:date="2026-09-11T17:01:00Z" w16du:dateUtc="2026-09-11T15:01:00Z"/>
          <w:rFonts w:eastAsiaTheme="minorEastAsia"/>
          <w:b w:val="0"/>
          <w:kern w:val="2"/>
          <w:sz w:val="24"/>
          <w:szCs w:val="24"/>
          <w:lang w:val="en-US" w:eastAsia="de-DE"/>
          <w14:ligatures w14:val="standardContextual"/>
        </w:rPr>
      </w:pPr>
      <w:del w:id="279" w:author="Schult, Christoph" w:date="2026-09-16T10:53:00Z" w16du:dateUtc="2026-09-16T08:53:00Z">
        <w:r>
          <w:rPr>
            <w:lang w:val="en-GB"/>
          </w:rPr>
          <w:delText>Table of Contents</w:delText>
        </w:r>
        <w:r>
          <w:rPr>
            <w:b w:val="0"/>
            <w:lang w:val="en-US"/>
            <w:rPrChange w:id="280" w:author="Schult, Christoph" w:date="2026-09-14T15:02:00Z" w16du:dateUtc="2026-09-14T13:02:00Z">
              <w:rPr>
                <w:b w:val="0"/>
              </w:rPr>
            </w:rPrChange>
          </w:rPr>
          <w:tab/>
          <w:delText>4</w:delText>
        </w:r>
        <w:r>
          <w:rPr>
            <w:lang w:val="en-GB"/>
          </w:rPr>
          <w:delText>List of Figures</w:delText>
        </w:r>
        <w:r>
          <w:rPr>
            <w:b w:val="0"/>
            <w:lang w:val="en-US"/>
            <w:rPrChange w:id="281" w:author="Schult, Christoph" w:date="2026-09-14T15:02:00Z" w16du:dateUtc="2026-09-14T13:02:00Z">
              <w:rPr>
                <w:b w:val="0"/>
              </w:rPr>
            </w:rPrChange>
          </w:rPr>
          <w:tab/>
          <w:delText>5</w:delText>
        </w:r>
        <w:r>
          <w:rPr>
            <w:lang w:val="en-GB"/>
          </w:rPr>
          <w:delText>List of Tables</w:delText>
        </w:r>
        <w:r>
          <w:rPr>
            <w:b w:val="0"/>
            <w:lang w:val="en-US"/>
            <w:rPrChange w:id="282" w:author="Schult, Christoph" w:date="2026-09-14T15:02:00Z" w16du:dateUtc="2026-09-14T13:02:00Z">
              <w:rPr>
                <w:b w:val="0"/>
              </w:rPr>
            </w:rPrChange>
          </w:rPr>
          <w:tab/>
          <w:delText>5</w:delText>
        </w:r>
        <w:r>
          <w:rPr>
            <w:lang w:val="en-GB"/>
          </w:rPr>
          <w:delText>Abbreviations</w:delText>
        </w:r>
        <w:r>
          <w:rPr>
            <w:b w:val="0"/>
            <w:lang w:val="en-US"/>
            <w:rPrChange w:id="283" w:author="Schult, Christoph" w:date="2026-09-14T15:02:00Z" w16du:dateUtc="2026-09-14T13:02:00Z">
              <w:rPr>
                <w:b w:val="0"/>
              </w:rPr>
            </w:rPrChange>
          </w:rPr>
          <w:tab/>
          <w:delText>6</w:delText>
        </w:r>
        <w:r>
          <w:rPr>
            <w:lang w:val="en-GB"/>
          </w:rPr>
          <w:delText>Executive Summary</w:delText>
        </w:r>
        <w:r>
          <w:rPr>
            <w:b w:val="0"/>
            <w:lang w:val="en-US"/>
            <w:rPrChange w:id="284" w:author="Schult, Christoph" w:date="2026-09-14T15:02:00Z" w16du:dateUtc="2026-09-14T13:02:00Z">
              <w:rPr>
                <w:b w:val="0"/>
              </w:rPr>
            </w:rPrChange>
          </w:rPr>
          <w:tab/>
          <w:delText>7</w:delText>
        </w:r>
        <w:r>
          <w:rPr>
            <w:lang w:val="en-GB"/>
          </w:rPr>
          <w:delText>1</w:delText>
        </w:r>
        <w:r>
          <w:rPr>
            <w:rFonts w:eastAsiaTheme="minorEastAsia"/>
            <w:kern w:val="2"/>
            <w:sz w:val="24"/>
            <w:szCs w:val="24"/>
            <w:lang w:val="en-GB"/>
            <w14:ligatures w14:val="standardContextual"/>
            <w:rPrChange w:id="285" w:author="GIZ" w:date="2026-09-15T09:14:00Z" w16du:dateUtc="2026-09-15T07:14:00Z">
              <w:rPr>
                <w:rFonts w:eastAsiaTheme="minorEastAsia"/>
                <w:kern w:val="2"/>
                <w:sz w:val="24"/>
                <w:szCs w:val="24"/>
                <w14:ligatures w14:val="standardContextual"/>
              </w:rPr>
            </w:rPrChange>
          </w:rPr>
          <w:tab/>
        </w:r>
        <w:r>
          <w:rPr>
            <w:lang w:val="en-GB"/>
          </w:rPr>
          <w:delText>Introduction</w:delText>
        </w:r>
        <w:r>
          <w:rPr>
            <w:b w:val="0"/>
            <w:lang w:val="en-US"/>
            <w:rPrChange w:id="286" w:author="Schult, Christoph" w:date="2026-09-14T15:02:00Z" w16du:dateUtc="2026-09-14T13:02:00Z">
              <w:rPr>
                <w:b w:val="0"/>
              </w:rPr>
            </w:rPrChange>
          </w:rPr>
          <w:tab/>
          <w:delText>91.1</w:delText>
        </w:r>
        <w:r>
          <w:rPr>
            <w:rFonts w:eastAsiaTheme="minorEastAsia"/>
            <w:b w:val="0"/>
            <w:kern w:val="2"/>
            <w:sz w:val="24"/>
            <w:szCs w:val="24"/>
            <w:lang w:val="en-GB"/>
            <w14:ligatures w14:val="standardContextual"/>
            <w:rPrChange w:id="287" w:author="GIZ" w:date="2026-09-15T09:14:00Z" w16du:dateUtc="2026-09-15T07:14:00Z">
              <w:rPr>
                <w:rFonts w:eastAsiaTheme="minorEastAsia"/>
                <w:b w:val="0"/>
                <w:kern w:val="2"/>
                <w:sz w:val="24"/>
                <w:szCs w:val="24"/>
                <w14:ligatures w14:val="standardContextual"/>
              </w:rPr>
            </w:rPrChange>
          </w:rPr>
          <w:tab/>
        </w:r>
        <w:r>
          <w:rPr>
            <w:b w:val="0"/>
            <w:lang w:val="en-US"/>
            <w:rPrChange w:id="288" w:author="Schult, Christoph" w:date="2026-09-14T15:02:00Z" w16du:dateUtc="2026-09-14T13:02:00Z">
              <w:rPr>
                <w:b w:val="0"/>
              </w:rPr>
            </w:rPrChange>
          </w:rPr>
          <w:delText>The implementation challenge</w:delText>
        </w:r>
        <w:r>
          <w:rPr>
            <w:b w:val="0"/>
            <w:lang w:val="en-US"/>
            <w:rPrChange w:id="289" w:author="Schult, Christoph" w:date="2026-09-14T15:02:00Z" w16du:dateUtc="2026-09-14T13:02:00Z">
              <w:rPr>
                <w:b w:val="0"/>
              </w:rPr>
            </w:rPrChange>
          </w:rPr>
          <w:tab/>
          <w:delText>91.2</w:delText>
        </w:r>
        <w:r>
          <w:rPr>
            <w:rFonts w:eastAsiaTheme="minorEastAsia"/>
            <w:b w:val="0"/>
            <w:kern w:val="2"/>
            <w:sz w:val="24"/>
            <w:szCs w:val="24"/>
            <w:lang w:val="en-GB"/>
            <w14:ligatures w14:val="standardContextual"/>
            <w:rPrChange w:id="290" w:author="GIZ" w:date="2026-09-15T09:14:00Z" w16du:dateUtc="2026-09-15T07:14:00Z">
              <w:rPr>
                <w:rFonts w:eastAsiaTheme="minorEastAsia"/>
                <w:b w:val="0"/>
                <w:kern w:val="2"/>
                <w:sz w:val="24"/>
                <w:szCs w:val="24"/>
                <w14:ligatures w14:val="standardContextual"/>
              </w:rPr>
            </w:rPrChange>
          </w:rPr>
          <w:tab/>
        </w:r>
        <w:r>
          <w:rPr>
            <w:b w:val="0"/>
            <w:lang w:val="en-US"/>
            <w:rPrChange w:id="291" w:author="Schult, Christoph" w:date="2026-09-14T15:02:00Z" w16du:dateUtc="2026-09-14T13:02:00Z">
              <w:rPr>
                <w:b w:val="0"/>
              </w:rPr>
            </w:rPrChange>
          </w:rPr>
          <w:delText>Policy questions</w:delText>
        </w:r>
        <w:r>
          <w:rPr>
            <w:b w:val="0"/>
            <w:lang w:val="en-US"/>
            <w:rPrChange w:id="292" w:author="Schult, Christoph" w:date="2026-09-14T15:02:00Z" w16du:dateUtc="2026-09-14T13:02:00Z">
              <w:rPr>
                <w:b w:val="0"/>
              </w:rPr>
            </w:rPrChange>
          </w:rPr>
          <w:tab/>
          <w:delText>101.3</w:delText>
        </w:r>
        <w:r>
          <w:rPr>
            <w:rFonts w:eastAsiaTheme="minorEastAsia"/>
            <w:b w:val="0"/>
            <w:kern w:val="2"/>
            <w:sz w:val="24"/>
            <w:szCs w:val="24"/>
            <w:lang w:val="en-GB"/>
            <w14:ligatures w14:val="standardContextual"/>
            <w:rPrChange w:id="293" w:author="GIZ" w:date="2026-09-15T09:14:00Z" w16du:dateUtc="2026-09-15T07:14:00Z">
              <w:rPr>
                <w:rFonts w:eastAsiaTheme="minorEastAsia"/>
                <w:b w:val="0"/>
                <w:kern w:val="2"/>
                <w:sz w:val="24"/>
                <w:szCs w:val="24"/>
                <w14:ligatures w14:val="standardContextual"/>
              </w:rPr>
            </w:rPrChange>
          </w:rPr>
          <w:tab/>
        </w:r>
        <w:r>
          <w:rPr>
            <w:b w:val="0"/>
            <w:lang w:val="en-US"/>
            <w:rPrChange w:id="294" w:author="Schult, Christoph" w:date="2026-09-14T15:02:00Z" w16du:dateUtc="2026-09-14T13:02:00Z">
              <w:rPr>
                <w:b w:val="0"/>
              </w:rPr>
            </w:rPrChange>
          </w:rPr>
          <w:delText>Purpose of this report</w:delText>
        </w:r>
        <w:r>
          <w:rPr>
            <w:b w:val="0"/>
            <w:lang w:val="en-US"/>
            <w:rPrChange w:id="295" w:author="Schult, Christoph" w:date="2026-09-14T15:02:00Z" w16du:dateUtc="2026-09-14T13:02:00Z">
              <w:rPr>
                <w:b w:val="0"/>
              </w:rPr>
            </w:rPrChange>
          </w:rPr>
          <w:tab/>
          <w:delText>11</w:delText>
        </w:r>
        <w:r>
          <w:rPr>
            <w:lang w:val="en-GB"/>
          </w:rPr>
          <w:delText>2</w:delText>
        </w:r>
        <w:r>
          <w:rPr>
            <w:rFonts w:eastAsiaTheme="minorEastAsia"/>
            <w:kern w:val="2"/>
            <w:sz w:val="24"/>
            <w:szCs w:val="24"/>
            <w:lang w:val="en-GB"/>
            <w14:ligatures w14:val="standardContextual"/>
            <w:rPrChange w:id="296" w:author="GIZ" w:date="2026-09-15T09:14:00Z" w16du:dateUtc="2026-09-15T07:14:00Z">
              <w:rPr>
                <w:rFonts w:eastAsiaTheme="minorEastAsia"/>
                <w:kern w:val="2"/>
                <w:sz w:val="24"/>
                <w:szCs w:val="24"/>
                <w14:ligatures w14:val="standardContextual"/>
              </w:rPr>
            </w:rPrChange>
          </w:rPr>
          <w:tab/>
        </w:r>
        <w:r>
          <w:rPr>
            <w:lang w:val="en-GB"/>
          </w:rPr>
          <w:delText>Policy Instruments Assessed</w:delText>
        </w:r>
        <w:r>
          <w:rPr>
            <w:b w:val="0"/>
            <w:lang w:val="en-US"/>
            <w:rPrChange w:id="297" w:author="Schult, Christoph" w:date="2026-09-14T15:02:00Z" w16du:dateUtc="2026-09-14T13:02:00Z">
              <w:rPr>
                <w:b w:val="0"/>
              </w:rPr>
            </w:rPrChange>
          </w:rPr>
          <w:tab/>
          <w:delText>112.1</w:delText>
        </w:r>
        <w:r>
          <w:rPr>
            <w:rFonts w:eastAsiaTheme="minorEastAsia"/>
            <w:b w:val="0"/>
            <w:kern w:val="2"/>
            <w:sz w:val="24"/>
            <w:szCs w:val="24"/>
            <w:lang w:val="en-GB"/>
            <w14:ligatures w14:val="standardContextual"/>
            <w:rPrChange w:id="298" w:author="GIZ" w:date="2026-09-15T09:14:00Z" w16du:dateUtc="2026-09-15T07:14:00Z">
              <w:rPr>
                <w:rFonts w:eastAsiaTheme="minorEastAsia"/>
                <w:b w:val="0"/>
                <w:kern w:val="2"/>
                <w:sz w:val="24"/>
                <w:szCs w:val="24"/>
                <w14:ligatures w14:val="standardContextual"/>
              </w:rPr>
            </w:rPrChange>
          </w:rPr>
          <w:tab/>
        </w:r>
        <w:r>
          <w:rPr>
            <w:b w:val="0"/>
            <w:lang w:val="en-US"/>
            <w:rPrChange w:id="299" w:author="Schult, Christoph" w:date="2026-09-14T15:02:00Z" w16du:dateUtc="2026-09-14T13:02:00Z">
              <w:rPr>
                <w:b w:val="0"/>
              </w:rPr>
            </w:rPrChange>
          </w:rPr>
          <w:delText>Energy efficiency</w:delText>
        </w:r>
        <w:r>
          <w:rPr>
            <w:b w:val="0"/>
            <w:lang w:val="en-US"/>
            <w:rPrChange w:id="300" w:author="Schult, Christoph" w:date="2026-09-14T15:02:00Z" w16du:dateUtc="2026-09-14T13:02:00Z">
              <w:rPr>
                <w:b w:val="0"/>
              </w:rPr>
            </w:rPrChange>
          </w:rPr>
          <w:tab/>
          <w:delText>112.2</w:delText>
        </w:r>
        <w:r>
          <w:rPr>
            <w:rFonts w:eastAsiaTheme="minorEastAsia"/>
            <w:b w:val="0"/>
            <w:kern w:val="2"/>
            <w:sz w:val="24"/>
            <w:szCs w:val="24"/>
            <w:lang w:val="en-GB"/>
            <w14:ligatures w14:val="standardContextual"/>
            <w:rPrChange w:id="301" w:author="GIZ" w:date="2026-09-15T09:14:00Z" w16du:dateUtc="2026-09-15T07:14:00Z">
              <w:rPr>
                <w:rFonts w:eastAsiaTheme="minorEastAsia"/>
                <w:b w:val="0"/>
                <w:kern w:val="2"/>
                <w:sz w:val="24"/>
                <w:szCs w:val="24"/>
                <w14:ligatures w14:val="standardContextual"/>
              </w:rPr>
            </w:rPrChange>
          </w:rPr>
          <w:tab/>
        </w:r>
        <w:r>
          <w:rPr>
            <w:b w:val="0"/>
            <w:lang w:val="en-US"/>
            <w:rPrChange w:id="302" w:author="Schult, Christoph" w:date="2026-09-14T15:02:00Z" w16du:dateUtc="2026-09-14T13:02:00Z">
              <w:rPr>
                <w:b w:val="0"/>
              </w:rPr>
            </w:rPrChange>
          </w:rPr>
          <w:delText>Green finance (GF) architecture</w:delText>
        </w:r>
        <w:r>
          <w:rPr>
            <w:b w:val="0"/>
            <w:lang w:val="en-US"/>
            <w:rPrChange w:id="303" w:author="Schult, Christoph" w:date="2026-09-14T15:02:00Z" w16du:dateUtc="2026-09-14T13:02:00Z">
              <w:rPr>
                <w:b w:val="0"/>
              </w:rPr>
            </w:rPrChange>
          </w:rPr>
          <w:tab/>
          <w:delText>172.3</w:delText>
        </w:r>
        <w:r>
          <w:rPr>
            <w:rFonts w:eastAsiaTheme="minorEastAsia"/>
            <w:b w:val="0"/>
            <w:kern w:val="2"/>
            <w:sz w:val="24"/>
            <w:szCs w:val="24"/>
            <w:lang w:val="en-GB"/>
            <w14:ligatures w14:val="standardContextual"/>
            <w:rPrChange w:id="304" w:author="GIZ" w:date="2026-09-15T09:14:00Z" w16du:dateUtc="2026-09-15T07:14:00Z">
              <w:rPr>
                <w:rFonts w:eastAsiaTheme="minorEastAsia"/>
                <w:b w:val="0"/>
                <w:kern w:val="2"/>
                <w:sz w:val="24"/>
                <w:szCs w:val="24"/>
                <w14:ligatures w14:val="standardContextual"/>
              </w:rPr>
            </w:rPrChange>
          </w:rPr>
          <w:tab/>
        </w:r>
        <w:r>
          <w:rPr>
            <w:b w:val="0"/>
            <w:lang w:val="en-US"/>
            <w:rPrChange w:id="305" w:author="Schult, Christoph" w:date="2026-09-14T15:02:00Z" w16du:dateUtc="2026-09-14T13:02:00Z">
              <w:rPr>
                <w:b w:val="0"/>
              </w:rPr>
            </w:rPrChange>
          </w:rPr>
          <w:delText>Carbon pricing and the Net Zero pathway</w:delText>
        </w:r>
        <w:r>
          <w:rPr>
            <w:b w:val="0"/>
            <w:lang w:val="en-US"/>
            <w:rPrChange w:id="306" w:author="Schult, Christoph" w:date="2026-09-14T15:02:00Z" w16du:dateUtc="2026-09-14T13:02:00Z">
              <w:rPr>
                <w:b w:val="0"/>
              </w:rPr>
            </w:rPrChange>
          </w:rPr>
          <w:tab/>
          <w:delText>22</w:delText>
        </w:r>
        <w:r>
          <w:rPr>
            <w:lang w:val="en-GB"/>
          </w:rPr>
          <w:delText>3</w:delText>
        </w:r>
        <w:r>
          <w:rPr>
            <w:rFonts w:eastAsiaTheme="minorEastAsia"/>
            <w:kern w:val="2"/>
            <w:sz w:val="24"/>
            <w:szCs w:val="24"/>
            <w:lang w:val="en-GB"/>
            <w14:ligatures w14:val="standardContextual"/>
            <w:rPrChange w:id="307" w:author="GIZ" w:date="2026-09-15T09:14:00Z" w16du:dateUtc="2026-09-15T07:14:00Z">
              <w:rPr>
                <w:rFonts w:eastAsiaTheme="minorEastAsia"/>
                <w:kern w:val="2"/>
                <w:sz w:val="24"/>
                <w:szCs w:val="24"/>
                <w14:ligatures w14:val="standardContextual"/>
              </w:rPr>
            </w:rPrChange>
          </w:rPr>
          <w:tab/>
        </w:r>
        <w:r>
          <w:rPr>
            <w:lang w:val="en-GB"/>
          </w:rPr>
          <w:delText>Cross-Cutting Findings</w:delText>
        </w:r>
        <w:r>
          <w:rPr>
            <w:b w:val="0"/>
            <w:lang w:val="en-US"/>
            <w:rPrChange w:id="308" w:author="Schult, Christoph" w:date="2026-09-14T15:02:00Z" w16du:dateUtc="2026-09-14T13:02:00Z">
              <w:rPr>
                <w:b w:val="0"/>
              </w:rPr>
            </w:rPrChange>
          </w:rPr>
          <w:tab/>
          <w:delText>273.1</w:delText>
        </w:r>
        <w:r>
          <w:rPr>
            <w:rFonts w:eastAsiaTheme="minorEastAsia"/>
            <w:b w:val="0"/>
            <w:kern w:val="2"/>
            <w:sz w:val="24"/>
            <w:szCs w:val="24"/>
            <w:lang w:val="en-GB"/>
            <w14:ligatures w14:val="standardContextual"/>
            <w:rPrChange w:id="309" w:author="GIZ" w:date="2026-09-15T09:14:00Z" w16du:dateUtc="2026-09-15T07:14:00Z">
              <w:rPr>
                <w:rFonts w:eastAsiaTheme="minorEastAsia"/>
                <w:b w:val="0"/>
                <w:kern w:val="2"/>
                <w:sz w:val="24"/>
                <w:szCs w:val="24"/>
                <w14:ligatures w14:val="standardContextual"/>
              </w:rPr>
            </w:rPrChange>
          </w:rPr>
          <w:tab/>
        </w:r>
        <w:r>
          <w:rPr>
            <w:b w:val="0"/>
            <w:lang w:val="en-US"/>
            <w:rPrChange w:id="310" w:author="Schult, Christoph" w:date="2026-09-14T15:02:00Z" w16du:dateUtc="2026-09-14T13:02:00Z">
              <w:rPr>
                <w:b w:val="0"/>
              </w:rPr>
            </w:rPrChange>
          </w:rPr>
          <w:delText>Energy efficiency reduces the overall cost of the transition</w:delText>
        </w:r>
        <w:r>
          <w:rPr>
            <w:b w:val="0"/>
            <w:lang w:val="en-US"/>
            <w:rPrChange w:id="311" w:author="Schult, Christoph" w:date="2026-09-14T15:02:00Z" w16du:dateUtc="2026-09-14T13:02:00Z">
              <w:rPr>
                <w:b w:val="0"/>
              </w:rPr>
            </w:rPrChange>
          </w:rPr>
          <w:tab/>
          <w:delText>273.2</w:delText>
        </w:r>
        <w:r>
          <w:rPr>
            <w:rFonts w:eastAsiaTheme="minorEastAsia"/>
            <w:b w:val="0"/>
            <w:kern w:val="2"/>
            <w:sz w:val="24"/>
            <w:szCs w:val="24"/>
            <w:lang w:val="en-GB"/>
            <w14:ligatures w14:val="standardContextual"/>
            <w:rPrChange w:id="312" w:author="GIZ" w:date="2026-09-15T09:14:00Z" w16du:dateUtc="2026-09-15T07:14:00Z">
              <w:rPr>
                <w:rFonts w:eastAsiaTheme="minorEastAsia"/>
                <w:b w:val="0"/>
                <w:kern w:val="2"/>
                <w:sz w:val="24"/>
                <w:szCs w:val="24"/>
                <w14:ligatures w14:val="standardContextual"/>
              </w:rPr>
            </w:rPrChange>
          </w:rPr>
          <w:tab/>
        </w:r>
        <w:r>
          <w:rPr>
            <w:b w:val="0"/>
            <w:lang w:val="en-US"/>
            <w:rPrChange w:id="313" w:author="Schult, Christoph" w:date="2026-09-14T15:02:00Z" w16du:dateUtc="2026-09-14T13:02:00Z">
              <w:rPr>
                <w:b w:val="0"/>
              </w:rPr>
            </w:rPrChange>
          </w:rPr>
          <w:delText>Financing conditions determine the pace of investment</w:delText>
        </w:r>
        <w:r>
          <w:rPr>
            <w:b w:val="0"/>
            <w:lang w:val="en-US"/>
            <w:rPrChange w:id="314" w:author="Schult, Christoph" w:date="2026-09-14T15:02:00Z" w16du:dateUtc="2026-09-14T13:02:00Z">
              <w:rPr>
                <w:b w:val="0"/>
              </w:rPr>
            </w:rPrChange>
          </w:rPr>
          <w:tab/>
          <w:delText>273.3</w:delText>
        </w:r>
        <w:r>
          <w:rPr>
            <w:rFonts w:eastAsiaTheme="minorEastAsia"/>
            <w:b w:val="0"/>
            <w:kern w:val="2"/>
            <w:sz w:val="24"/>
            <w:szCs w:val="24"/>
            <w:lang w:val="en-GB"/>
            <w14:ligatures w14:val="standardContextual"/>
            <w:rPrChange w:id="315" w:author="GIZ" w:date="2026-09-15T09:14:00Z" w16du:dateUtc="2026-09-15T07:14:00Z">
              <w:rPr>
                <w:rFonts w:eastAsiaTheme="minorEastAsia"/>
                <w:b w:val="0"/>
                <w:kern w:val="2"/>
                <w:sz w:val="24"/>
                <w:szCs w:val="24"/>
                <w14:ligatures w14:val="standardContextual"/>
              </w:rPr>
            </w:rPrChange>
          </w:rPr>
          <w:tab/>
        </w:r>
        <w:r>
          <w:rPr>
            <w:b w:val="0"/>
            <w:lang w:val="en-US" w:eastAsia="de-DE"/>
            <w:rPrChange w:id="316" w:author="Schult, Christoph" w:date="2026-09-14T15:02:00Z" w16du:dateUtc="2026-09-14T13:02:00Z">
              <w:rPr>
                <w:b w:val="0"/>
                <w:lang w:eastAsia="de-DE"/>
              </w:rPr>
            </w:rPrChange>
          </w:rPr>
          <w:delText xml:space="preserve">Carbon pricing is </w:delText>
        </w:r>
        <w:r>
          <w:rPr>
            <w:b w:val="0"/>
            <w:lang w:val="en-US"/>
            <w:rPrChange w:id="317" w:author="Schult, Christoph" w:date="2026-09-14T15:02:00Z" w16du:dateUtc="2026-09-14T13:02:00Z">
              <w:rPr>
                <w:b w:val="0"/>
              </w:rPr>
            </w:rPrChange>
          </w:rPr>
          <w:delText>most</w:delText>
        </w:r>
        <w:r>
          <w:rPr>
            <w:b w:val="0"/>
            <w:lang w:val="en-US" w:eastAsia="de-DE"/>
            <w:rPrChange w:id="318" w:author="Schult, Christoph" w:date="2026-09-14T15:02:00Z" w16du:dateUtc="2026-09-14T13:02:00Z">
              <w:rPr>
                <w:b w:val="0"/>
                <w:lang w:eastAsia="de-DE"/>
              </w:rPr>
            </w:rPrChange>
          </w:rPr>
          <w:delText xml:space="preserve"> effective within an integrated policy framework</w:delText>
        </w:r>
        <w:r>
          <w:rPr>
            <w:b w:val="0"/>
            <w:lang w:val="en-US"/>
            <w:rPrChange w:id="319" w:author="Schult, Christoph" w:date="2026-09-14T15:02:00Z" w16du:dateUtc="2026-09-14T13:02:00Z">
              <w:rPr>
                <w:b w:val="0"/>
              </w:rPr>
            </w:rPrChange>
          </w:rPr>
          <w:tab/>
          <w:delText>273.4</w:delText>
        </w:r>
        <w:r>
          <w:rPr>
            <w:rFonts w:eastAsiaTheme="minorEastAsia"/>
            <w:b w:val="0"/>
            <w:kern w:val="2"/>
            <w:sz w:val="24"/>
            <w:szCs w:val="24"/>
            <w:lang w:val="en-GB"/>
            <w14:ligatures w14:val="standardContextual"/>
            <w:rPrChange w:id="320" w:author="GIZ" w:date="2026-09-15T09:14:00Z" w16du:dateUtc="2026-09-15T07:14:00Z">
              <w:rPr>
                <w:rFonts w:eastAsiaTheme="minorEastAsia"/>
                <w:b w:val="0"/>
                <w:kern w:val="2"/>
                <w:sz w:val="24"/>
                <w:szCs w:val="24"/>
                <w14:ligatures w14:val="standardContextual"/>
              </w:rPr>
            </w:rPrChange>
          </w:rPr>
          <w:tab/>
        </w:r>
        <w:r>
          <w:rPr>
            <w:b w:val="0"/>
            <w:lang w:val="en-US"/>
            <w:rPrChange w:id="321" w:author="Schult, Christoph" w:date="2026-09-14T15:02:00Z" w16du:dateUtc="2026-09-14T13:02:00Z">
              <w:rPr>
                <w:b w:val="0"/>
              </w:rPr>
            </w:rPrChange>
          </w:rPr>
          <w:delText>Structural adjustment is concentrated in fossil-energy activities</w:delText>
        </w:r>
        <w:r>
          <w:rPr>
            <w:b w:val="0"/>
            <w:lang w:val="en-US"/>
            <w:rPrChange w:id="322" w:author="Schult, Christoph" w:date="2026-09-14T15:02:00Z" w16du:dateUtc="2026-09-14T13:02:00Z">
              <w:rPr>
                <w:b w:val="0"/>
              </w:rPr>
            </w:rPrChange>
          </w:rPr>
          <w:tab/>
          <w:delText>283.5</w:delText>
        </w:r>
        <w:r>
          <w:rPr>
            <w:rFonts w:eastAsiaTheme="minorEastAsia"/>
            <w:b w:val="0"/>
            <w:kern w:val="2"/>
            <w:sz w:val="24"/>
            <w:szCs w:val="24"/>
            <w:lang w:val="en-GB"/>
            <w14:ligatures w14:val="standardContextual"/>
            <w:rPrChange w:id="323" w:author="GIZ" w:date="2026-09-15T09:14:00Z" w16du:dateUtc="2026-09-15T07:14:00Z">
              <w:rPr>
                <w:rFonts w:eastAsiaTheme="minorEastAsia"/>
                <w:b w:val="0"/>
                <w:kern w:val="2"/>
                <w:sz w:val="24"/>
                <w:szCs w:val="24"/>
                <w14:ligatures w14:val="standardContextual"/>
              </w:rPr>
            </w:rPrChange>
          </w:rPr>
          <w:tab/>
        </w:r>
        <w:r>
          <w:rPr>
            <w:b w:val="0"/>
            <w:lang w:val="en-US"/>
            <w:rPrChange w:id="324" w:author="Schult, Christoph" w:date="2026-09-14T15:02:00Z" w16du:dateUtc="2026-09-14T13:02:00Z">
              <w:rPr>
                <w:b w:val="0"/>
              </w:rPr>
            </w:rPrChange>
          </w:rPr>
          <w:delText>Carbon pricing has important fiscal implications</w:delText>
        </w:r>
        <w:r>
          <w:rPr>
            <w:b w:val="0"/>
            <w:lang w:val="en-US"/>
            <w:rPrChange w:id="325" w:author="Schult, Christoph" w:date="2026-09-14T15:02:00Z" w16du:dateUtc="2026-09-14T13:02:00Z">
              <w:rPr>
                <w:b w:val="0"/>
              </w:rPr>
            </w:rPrChange>
          </w:rPr>
          <w:tab/>
          <w:delText>283.6</w:delText>
        </w:r>
        <w:r>
          <w:rPr>
            <w:rFonts w:eastAsiaTheme="minorEastAsia"/>
            <w:b w:val="0"/>
            <w:kern w:val="2"/>
            <w:sz w:val="24"/>
            <w:szCs w:val="24"/>
            <w:lang w:val="en-GB"/>
            <w14:ligatures w14:val="standardContextual"/>
            <w:rPrChange w:id="326" w:author="GIZ" w:date="2026-09-15T09:14:00Z" w16du:dateUtc="2026-09-15T07:14:00Z">
              <w:rPr>
                <w:rFonts w:eastAsiaTheme="minorEastAsia"/>
                <w:b w:val="0"/>
                <w:kern w:val="2"/>
                <w:sz w:val="24"/>
                <w:szCs w:val="24"/>
                <w14:ligatures w14:val="standardContextual"/>
              </w:rPr>
            </w:rPrChange>
          </w:rPr>
          <w:tab/>
        </w:r>
        <w:r>
          <w:rPr>
            <w:b w:val="0"/>
            <w:lang w:val="en-US"/>
            <w:rPrChange w:id="327" w:author="Schult, Christoph" w:date="2026-09-14T15:02:00Z" w16du:dateUtc="2026-09-14T13:02:00Z">
              <w:rPr>
                <w:b w:val="0"/>
              </w:rPr>
            </w:rPrChange>
          </w:rPr>
          <w:delText>Policy instruments are complementary rather than substitutable</w:delText>
        </w:r>
        <w:r>
          <w:rPr>
            <w:b w:val="0"/>
            <w:lang w:val="en-US"/>
            <w:rPrChange w:id="328" w:author="Schult, Christoph" w:date="2026-09-14T15:02:00Z" w16du:dateUtc="2026-09-14T13:02:00Z">
              <w:rPr>
                <w:b w:val="0"/>
              </w:rPr>
            </w:rPrChange>
          </w:rPr>
          <w:tab/>
          <w:delText>28</w:delText>
        </w:r>
        <w:r>
          <w:rPr>
            <w:lang w:val="en-GB"/>
          </w:rPr>
          <w:delText>4</w:delText>
        </w:r>
        <w:r>
          <w:rPr>
            <w:rFonts w:eastAsiaTheme="minorEastAsia"/>
            <w:kern w:val="2"/>
            <w:sz w:val="24"/>
            <w:szCs w:val="24"/>
            <w:lang w:val="en-GB"/>
            <w14:ligatures w14:val="standardContextual"/>
            <w:rPrChange w:id="329" w:author="GIZ" w:date="2026-09-15T09:14:00Z" w16du:dateUtc="2026-09-15T07:14:00Z">
              <w:rPr>
                <w:rFonts w:eastAsiaTheme="minorEastAsia"/>
                <w:kern w:val="2"/>
                <w:sz w:val="24"/>
                <w:szCs w:val="24"/>
                <w14:ligatures w14:val="standardContextual"/>
              </w:rPr>
            </w:rPrChange>
          </w:rPr>
          <w:tab/>
        </w:r>
        <w:r>
          <w:rPr>
            <w:lang w:val="en-GB"/>
          </w:rPr>
          <w:delText>Policy Recommendations</w:delText>
        </w:r>
        <w:r>
          <w:rPr>
            <w:b w:val="0"/>
            <w:lang w:val="en-US"/>
            <w:rPrChange w:id="330" w:author="Schult, Christoph" w:date="2026-09-14T15:02:00Z" w16du:dateUtc="2026-09-14T13:02:00Z">
              <w:rPr>
                <w:b w:val="0"/>
              </w:rPr>
            </w:rPrChange>
          </w:rPr>
          <w:tab/>
          <w:delText>29</w:delText>
        </w:r>
        <w:r>
          <w:rPr>
            <w:lang w:val="en-GB"/>
          </w:rPr>
          <w:delText>5</w:delText>
        </w:r>
        <w:r>
          <w:rPr>
            <w:rFonts w:eastAsiaTheme="minorEastAsia"/>
            <w:kern w:val="2"/>
            <w:sz w:val="24"/>
            <w:szCs w:val="24"/>
            <w:lang w:val="en-GB"/>
            <w14:ligatures w14:val="standardContextual"/>
            <w:rPrChange w:id="331" w:author="GIZ" w:date="2026-09-15T09:14:00Z" w16du:dateUtc="2026-09-15T07:14:00Z">
              <w:rPr>
                <w:rFonts w:eastAsiaTheme="minorEastAsia"/>
                <w:kern w:val="2"/>
                <w:sz w:val="24"/>
                <w:szCs w:val="24"/>
                <w14:ligatures w14:val="standardContextual"/>
              </w:rPr>
            </w:rPrChange>
          </w:rPr>
          <w:tab/>
        </w:r>
        <w:r>
          <w:rPr>
            <w:lang w:val="en-GB"/>
          </w:rPr>
          <w:delText>Conclusion</w:delText>
        </w:r>
        <w:r>
          <w:rPr>
            <w:b w:val="0"/>
            <w:lang w:val="en-US"/>
            <w:rPrChange w:id="332" w:author="Schult, Christoph" w:date="2026-09-14T15:02:00Z" w16du:dateUtc="2026-09-14T13:02:00Z">
              <w:rPr>
                <w:b w:val="0"/>
              </w:rPr>
            </w:rPrChange>
          </w:rPr>
          <w:tab/>
          <w:delText>31</w:delText>
        </w:r>
        <w:r>
          <w:rPr>
            <w:lang w:val="en-GB"/>
          </w:rPr>
          <w:delText>Annex: Methodology Summary</w:delText>
        </w:r>
        <w:r>
          <w:rPr>
            <w:b w:val="0"/>
            <w:lang w:val="en-US"/>
            <w:rPrChange w:id="333" w:author="Schult, Christoph" w:date="2026-09-14T15:02:00Z" w16du:dateUtc="2026-09-14T13:02:00Z">
              <w:rPr>
                <w:b w:val="0"/>
              </w:rPr>
            </w:rPrChange>
          </w:rPr>
          <w:tab/>
          <w:delText>33</w:delText>
        </w:r>
        <w:r>
          <w:rPr>
            <w:lang w:val="en-GB"/>
          </w:rPr>
          <w:delText>References</w:delText>
        </w:r>
        <w:r>
          <w:tab/>
          <w:delText>35</w:delText>
        </w:r>
      </w:del>
    </w:p>
    <w:p w14:paraId="40E97320" w14:textId="6D6893AF" w:rsidR="002B014C" w:rsidRPr="002B014C" w:rsidDel="00C35CC9" w:rsidRDefault="002B014C">
      <w:pPr>
        <w:pStyle w:val="TOC1"/>
        <w:rPr>
          <w:del w:id="334" w:author="Schult, Christoph" w:date="2026-09-11T17:01:00Z" w16du:dateUtc="2026-09-11T15:01:00Z"/>
          <w:rFonts w:eastAsiaTheme="minorEastAsia"/>
          <w:b w:val="0"/>
          <w:kern w:val="2"/>
          <w:sz w:val="24"/>
          <w:szCs w:val="24"/>
          <w:lang w:val="en-US" w:eastAsia="de-DE"/>
          <w14:ligatures w14:val="standardContextual"/>
        </w:rPr>
      </w:pPr>
    </w:p>
    <w:p w14:paraId="56F263C5" w14:textId="3A976236" w:rsidR="002B014C" w:rsidRPr="002B014C" w:rsidDel="00C35CC9" w:rsidRDefault="002B014C">
      <w:pPr>
        <w:pStyle w:val="TOC1"/>
        <w:rPr>
          <w:del w:id="335" w:author="Schult, Christoph" w:date="2026-09-11T17:01:00Z" w16du:dateUtc="2026-09-11T15:01:00Z"/>
          <w:rFonts w:eastAsiaTheme="minorEastAsia"/>
          <w:b w:val="0"/>
          <w:kern w:val="2"/>
          <w:sz w:val="24"/>
          <w:szCs w:val="24"/>
          <w:lang w:val="en-US" w:eastAsia="de-DE"/>
          <w14:ligatures w14:val="standardContextual"/>
        </w:rPr>
      </w:pPr>
    </w:p>
    <w:p w14:paraId="2BEA71E8" w14:textId="7E0C7C8D" w:rsidR="002B014C" w:rsidRPr="002B014C" w:rsidDel="00C35CC9" w:rsidRDefault="002B014C">
      <w:pPr>
        <w:pStyle w:val="TOC1"/>
        <w:rPr>
          <w:del w:id="336" w:author="Schult, Christoph" w:date="2026-09-11T17:01:00Z" w16du:dateUtc="2026-09-11T15:01:00Z"/>
          <w:rFonts w:eastAsiaTheme="minorEastAsia"/>
          <w:b w:val="0"/>
          <w:kern w:val="2"/>
          <w:sz w:val="24"/>
          <w:szCs w:val="24"/>
          <w:lang w:val="en-US" w:eastAsia="de-DE"/>
          <w14:ligatures w14:val="standardContextual"/>
        </w:rPr>
      </w:pPr>
    </w:p>
    <w:p w14:paraId="5C2095FD" w14:textId="03820DE8" w:rsidR="002B014C" w:rsidRPr="002B014C" w:rsidDel="00C35CC9" w:rsidRDefault="002B014C">
      <w:pPr>
        <w:pStyle w:val="TOC1"/>
        <w:rPr>
          <w:del w:id="337" w:author="Schult, Christoph" w:date="2026-09-11T17:01:00Z" w16du:dateUtc="2026-09-11T15:01:00Z"/>
          <w:rFonts w:eastAsiaTheme="minorEastAsia"/>
          <w:b w:val="0"/>
          <w:kern w:val="2"/>
          <w:sz w:val="24"/>
          <w:szCs w:val="24"/>
          <w:lang w:val="en-US" w:eastAsia="de-DE"/>
          <w14:ligatures w14:val="standardContextual"/>
        </w:rPr>
      </w:pPr>
    </w:p>
    <w:p w14:paraId="6926FA67" w14:textId="28AA2BE1" w:rsidR="002B014C" w:rsidRPr="002B014C" w:rsidDel="00C35CC9" w:rsidRDefault="002B014C">
      <w:pPr>
        <w:pStyle w:val="TOC1"/>
        <w:rPr>
          <w:del w:id="338" w:author="Schult, Christoph" w:date="2026-09-11T17:01:00Z" w16du:dateUtc="2026-09-11T15:01:00Z"/>
          <w:rFonts w:eastAsiaTheme="minorEastAsia"/>
          <w:b w:val="0"/>
          <w:kern w:val="2"/>
          <w:sz w:val="24"/>
          <w:szCs w:val="24"/>
          <w:lang w:val="en-US" w:eastAsia="de-DE"/>
          <w14:ligatures w14:val="standardContextual"/>
        </w:rPr>
      </w:pPr>
    </w:p>
    <w:p w14:paraId="1761260D" w14:textId="4319D3FB" w:rsidR="002B014C" w:rsidRPr="002B014C" w:rsidDel="00C35CC9" w:rsidRDefault="002B014C">
      <w:pPr>
        <w:pStyle w:val="TOC2"/>
        <w:rPr>
          <w:del w:id="339" w:author="Schult, Christoph" w:date="2026-09-11T17:01:00Z" w16du:dateUtc="2026-09-11T15:01:00Z"/>
          <w:rFonts w:eastAsiaTheme="minorEastAsia"/>
          <w:noProof/>
          <w:kern w:val="2"/>
          <w:sz w:val="24"/>
          <w:szCs w:val="24"/>
          <w:lang w:val="en-US" w:eastAsia="de-DE"/>
          <w14:ligatures w14:val="standardContextual"/>
        </w:rPr>
      </w:pPr>
    </w:p>
    <w:p w14:paraId="04FD7208" w14:textId="3B5DF58C" w:rsidR="002B014C" w:rsidRPr="002B014C" w:rsidDel="00C35CC9" w:rsidRDefault="002B014C">
      <w:pPr>
        <w:pStyle w:val="TOC2"/>
        <w:rPr>
          <w:del w:id="340" w:author="Schult, Christoph" w:date="2026-09-11T17:01:00Z" w16du:dateUtc="2026-09-11T15:01:00Z"/>
          <w:rFonts w:eastAsiaTheme="minorEastAsia"/>
          <w:noProof/>
          <w:kern w:val="2"/>
          <w:sz w:val="24"/>
          <w:szCs w:val="24"/>
          <w:lang w:val="en-US" w:eastAsia="de-DE"/>
          <w14:ligatures w14:val="standardContextual"/>
        </w:rPr>
      </w:pPr>
    </w:p>
    <w:p w14:paraId="0A0C3DF4" w14:textId="51766429" w:rsidR="002B014C" w:rsidRPr="002B014C" w:rsidDel="00C35CC9" w:rsidRDefault="002B014C">
      <w:pPr>
        <w:pStyle w:val="TOC2"/>
        <w:rPr>
          <w:del w:id="341" w:author="Schult, Christoph" w:date="2026-09-11T17:01:00Z" w16du:dateUtc="2026-09-11T15:01:00Z"/>
          <w:rFonts w:eastAsiaTheme="minorEastAsia"/>
          <w:noProof/>
          <w:kern w:val="2"/>
          <w:sz w:val="24"/>
          <w:szCs w:val="24"/>
          <w:lang w:val="en-US" w:eastAsia="de-DE"/>
          <w14:ligatures w14:val="standardContextual"/>
        </w:rPr>
      </w:pPr>
    </w:p>
    <w:p w14:paraId="12B17117" w14:textId="5685C002" w:rsidR="002B014C" w:rsidRPr="002B014C" w:rsidDel="00C35CC9" w:rsidRDefault="002B014C">
      <w:pPr>
        <w:pStyle w:val="TOC1"/>
        <w:rPr>
          <w:del w:id="342" w:author="Schult, Christoph" w:date="2026-09-11T17:01:00Z" w16du:dateUtc="2026-09-11T15:01:00Z"/>
          <w:rFonts w:eastAsiaTheme="minorEastAsia"/>
          <w:b w:val="0"/>
          <w:kern w:val="2"/>
          <w:sz w:val="24"/>
          <w:szCs w:val="24"/>
          <w:lang w:val="en-US" w:eastAsia="de-DE"/>
          <w14:ligatures w14:val="standardContextual"/>
        </w:rPr>
      </w:pPr>
    </w:p>
    <w:p w14:paraId="3C4C42B7" w14:textId="4A4986C4" w:rsidR="002B014C" w:rsidRPr="002B014C" w:rsidDel="00C35CC9" w:rsidRDefault="002B014C">
      <w:pPr>
        <w:pStyle w:val="TOC2"/>
        <w:rPr>
          <w:del w:id="343" w:author="Schult, Christoph" w:date="2026-09-11T17:01:00Z" w16du:dateUtc="2026-09-11T15:01:00Z"/>
          <w:rFonts w:eastAsiaTheme="minorEastAsia"/>
          <w:noProof/>
          <w:kern w:val="2"/>
          <w:sz w:val="24"/>
          <w:szCs w:val="24"/>
          <w:lang w:val="en-US" w:eastAsia="de-DE"/>
          <w14:ligatures w14:val="standardContextual"/>
        </w:rPr>
      </w:pPr>
    </w:p>
    <w:p w14:paraId="54A84BA2" w14:textId="4204C593" w:rsidR="002B014C" w:rsidRPr="002B014C" w:rsidDel="00C35CC9" w:rsidRDefault="002B014C">
      <w:pPr>
        <w:pStyle w:val="TOC2"/>
        <w:rPr>
          <w:del w:id="344" w:author="Schult, Christoph" w:date="2026-09-11T17:01:00Z" w16du:dateUtc="2026-09-11T15:01:00Z"/>
          <w:rFonts w:eastAsiaTheme="minorEastAsia"/>
          <w:noProof/>
          <w:kern w:val="2"/>
          <w:sz w:val="24"/>
          <w:szCs w:val="24"/>
          <w:lang w:val="en-US" w:eastAsia="de-DE"/>
          <w14:ligatures w14:val="standardContextual"/>
        </w:rPr>
      </w:pPr>
    </w:p>
    <w:p w14:paraId="576A67EE" w14:textId="4C1C6880" w:rsidR="002B014C" w:rsidRPr="002B014C" w:rsidDel="00C35CC9" w:rsidRDefault="002B014C">
      <w:pPr>
        <w:pStyle w:val="TOC2"/>
        <w:rPr>
          <w:del w:id="345" w:author="Schult, Christoph" w:date="2026-09-11T17:01:00Z" w16du:dateUtc="2026-09-11T15:01:00Z"/>
          <w:rFonts w:eastAsiaTheme="minorEastAsia"/>
          <w:noProof/>
          <w:kern w:val="2"/>
          <w:sz w:val="24"/>
          <w:szCs w:val="24"/>
          <w:lang w:val="en-US" w:eastAsia="de-DE"/>
          <w14:ligatures w14:val="standardContextual"/>
        </w:rPr>
      </w:pPr>
    </w:p>
    <w:p w14:paraId="28220CC0" w14:textId="78E1D701" w:rsidR="002B014C" w:rsidRPr="002B014C" w:rsidDel="00C35CC9" w:rsidRDefault="002B014C">
      <w:pPr>
        <w:pStyle w:val="TOC1"/>
        <w:rPr>
          <w:del w:id="346" w:author="Schult, Christoph" w:date="2026-09-11T17:01:00Z" w16du:dateUtc="2026-09-11T15:01:00Z"/>
          <w:rFonts w:eastAsiaTheme="minorEastAsia"/>
          <w:b w:val="0"/>
          <w:kern w:val="2"/>
          <w:sz w:val="24"/>
          <w:szCs w:val="24"/>
          <w:lang w:val="en-US" w:eastAsia="de-DE"/>
          <w14:ligatures w14:val="standardContextual"/>
        </w:rPr>
      </w:pPr>
    </w:p>
    <w:p w14:paraId="3D4FDBD2" w14:textId="0B023FC5" w:rsidR="002B014C" w:rsidRPr="002B014C" w:rsidDel="00C35CC9" w:rsidRDefault="002B014C">
      <w:pPr>
        <w:pStyle w:val="TOC2"/>
        <w:rPr>
          <w:del w:id="347" w:author="Schult, Christoph" w:date="2026-09-11T17:01:00Z" w16du:dateUtc="2026-09-11T15:01:00Z"/>
          <w:rFonts w:eastAsiaTheme="minorEastAsia"/>
          <w:noProof/>
          <w:kern w:val="2"/>
          <w:sz w:val="24"/>
          <w:szCs w:val="24"/>
          <w:lang w:val="en-US" w:eastAsia="de-DE"/>
          <w14:ligatures w14:val="standardContextual"/>
        </w:rPr>
      </w:pPr>
    </w:p>
    <w:p w14:paraId="3BB0D85D" w14:textId="70552C86" w:rsidR="002B014C" w:rsidRPr="002B014C" w:rsidDel="00C35CC9" w:rsidRDefault="002B014C">
      <w:pPr>
        <w:pStyle w:val="TOC2"/>
        <w:rPr>
          <w:del w:id="348" w:author="Schult, Christoph" w:date="2026-09-11T17:01:00Z" w16du:dateUtc="2026-09-11T15:01:00Z"/>
          <w:rFonts w:eastAsiaTheme="minorEastAsia"/>
          <w:noProof/>
          <w:kern w:val="2"/>
          <w:sz w:val="24"/>
          <w:szCs w:val="24"/>
          <w:lang w:val="en-US" w:eastAsia="de-DE"/>
          <w14:ligatures w14:val="standardContextual"/>
        </w:rPr>
      </w:pPr>
    </w:p>
    <w:p w14:paraId="0A692FCB" w14:textId="0E9A0738" w:rsidR="002B014C" w:rsidRPr="002B014C" w:rsidDel="00C35CC9" w:rsidRDefault="002B014C">
      <w:pPr>
        <w:pStyle w:val="TOC2"/>
        <w:rPr>
          <w:del w:id="349" w:author="Schult, Christoph" w:date="2026-09-11T17:01:00Z" w16du:dateUtc="2026-09-11T15:01:00Z"/>
          <w:rFonts w:eastAsiaTheme="minorEastAsia"/>
          <w:noProof/>
          <w:kern w:val="2"/>
          <w:sz w:val="24"/>
          <w:szCs w:val="24"/>
          <w:lang w:val="en-US" w:eastAsia="de-DE"/>
          <w14:ligatures w14:val="standardContextual"/>
        </w:rPr>
      </w:pPr>
    </w:p>
    <w:p w14:paraId="005B4795" w14:textId="4613B09B" w:rsidR="002B014C" w:rsidRPr="002B014C" w:rsidDel="00C35CC9" w:rsidRDefault="002B014C">
      <w:pPr>
        <w:pStyle w:val="TOC2"/>
        <w:rPr>
          <w:del w:id="350" w:author="Schult, Christoph" w:date="2026-09-11T17:01:00Z" w16du:dateUtc="2026-09-11T15:01:00Z"/>
          <w:rFonts w:eastAsiaTheme="minorEastAsia"/>
          <w:noProof/>
          <w:kern w:val="2"/>
          <w:sz w:val="24"/>
          <w:szCs w:val="24"/>
          <w:lang w:val="en-US" w:eastAsia="de-DE"/>
          <w14:ligatures w14:val="standardContextual"/>
        </w:rPr>
      </w:pPr>
    </w:p>
    <w:p w14:paraId="48D5C185" w14:textId="7C6B0C29" w:rsidR="002B014C" w:rsidRPr="002B014C" w:rsidDel="00C35CC9" w:rsidRDefault="002B014C">
      <w:pPr>
        <w:pStyle w:val="TOC2"/>
        <w:rPr>
          <w:del w:id="351" w:author="Schult, Christoph" w:date="2026-09-11T17:01:00Z" w16du:dateUtc="2026-09-11T15:01:00Z"/>
          <w:rFonts w:eastAsiaTheme="minorEastAsia"/>
          <w:noProof/>
          <w:kern w:val="2"/>
          <w:sz w:val="24"/>
          <w:szCs w:val="24"/>
          <w:lang w:val="en-US" w:eastAsia="de-DE"/>
          <w14:ligatures w14:val="standardContextual"/>
        </w:rPr>
      </w:pPr>
    </w:p>
    <w:p w14:paraId="4B6DF378" w14:textId="31BE89A4" w:rsidR="002B014C" w:rsidRPr="002B014C" w:rsidDel="00C35CC9" w:rsidRDefault="002B014C">
      <w:pPr>
        <w:pStyle w:val="TOC2"/>
        <w:rPr>
          <w:del w:id="352" w:author="Schult, Christoph" w:date="2026-09-11T17:01:00Z" w16du:dateUtc="2026-09-11T15:01:00Z"/>
          <w:rFonts w:eastAsiaTheme="minorEastAsia"/>
          <w:noProof/>
          <w:kern w:val="2"/>
          <w:sz w:val="24"/>
          <w:szCs w:val="24"/>
          <w:lang w:val="en-US" w:eastAsia="de-DE"/>
          <w14:ligatures w14:val="standardContextual"/>
        </w:rPr>
      </w:pPr>
    </w:p>
    <w:p w14:paraId="542216E3" w14:textId="75B31F15" w:rsidR="002B014C" w:rsidRPr="002B014C" w:rsidDel="00C35CC9" w:rsidRDefault="002B014C">
      <w:pPr>
        <w:pStyle w:val="TOC1"/>
        <w:rPr>
          <w:del w:id="353" w:author="Schult, Christoph" w:date="2026-09-11T17:01:00Z" w16du:dateUtc="2026-09-11T15:01:00Z"/>
          <w:rFonts w:eastAsiaTheme="minorEastAsia"/>
          <w:b w:val="0"/>
          <w:kern w:val="2"/>
          <w:sz w:val="24"/>
          <w:szCs w:val="24"/>
          <w:lang w:val="en-US" w:eastAsia="de-DE"/>
          <w14:ligatures w14:val="standardContextual"/>
        </w:rPr>
      </w:pPr>
    </w:p>
    <w:p w14:paraId="3AD4E991" w14:textId="73BC65E8" w:rsidR="002B014C" w:rsidRPr="002B014C" w:rsidDel="00C35CC9" w:rsidRDefault="002B014C">
      <w:pPr>
        <w:pStyle w:val="TOC1"/>
        <w:rPr>
          <w:del w:id="354" w:author="Schult, Christoph" w:date="2026-09-11T17:01:00Z" w16du:dateUtc="2026-09-11T15:01:00Z"/>
          <w:rFonts w:eastAsiaTheme="minorEastAsia"/>
          <w:b w:val="0"/>
          <w:kern w:val="2"/>
          <w:sz w:val="24"/>
          <w:szCs w:val="24"/>
          <w:lang w:val="en-US" w:eastAsia="de-DE"/>
          <w14:ligatures w14:val="standardContextual"/>
        </w:rPr>
      </w:pPr>
    </w:p>
    <w:p w14:paraId="1511371F" w14:textId="1D9E6A19" w:rsidR="002B014C" w:rsidRPr="002B014C" w:rsidDel="00C35CC9" w:rsidRDefault="002B014C">
      <w:pPr>
        <w:pStyle w:val="TOC1"/>
        <w:rPr>
          <w:del w:id="355" w:author="Schult, Christoph" w:date="2026-09-11T17:01:00Z" w16du:dateUtc="2026-09-11T15:01:00Z"/>
          <w:rFonts w:eastAsiaTheme="minorEastAsia"/>
          <w:b w:val="0"/>
          <w:kern w:val="2"/>
          <w:sz w:val="24"/>
          <w:szCs w:val="24"/>
          <w:lang w:val="en-US" w:eastAsia="de-DE"/>
          <w14:ligatures w14:val="standardContextual"/>
        </w:rPr>
      </w:pPr>
    </w:p>
    <w:p w14:paraId="507C52C3" w14:textId="6158FB73" w:rsidR="002B014C" w:rsidDel="00C35CC9" w:rsidRDefault="002B014C">
      <w:pPr>
        <w:pStyle w:val="TOC1"/>
        <w:rPr>
          <w:del w:id="356" w:author="Schult, Christoph" w:date="2026-09-11T17:01:00Z" w16du:dateUtc="2026-09-11T15:01:00Z"/>
          <w:rFonts w:eastAsiaTheme="minorEastAsia"/>
          <w:b w:val="0"/>
          <w:kern w:val="2"/>
          <w:sz w:val="24"/>
          <w:szCs w:val="24"/>
          <w:lang w:eastAsia="de-DE"/>
          <w14:ligatures w14:val="standardContextual"/>
        </w:rPr>
      </w:pPr>
    </w:p>
    <w:p w14:paraId="4F924C23" w14:textId="4C7FED03" w:rsidR="00E14EDE" w:rsidRPr="00295507" w:rsidRDefault="002B6202">
      <w:pPr>
        <w:rPr>
          <w:rFonts w:asciiTheme="majorHAnsi" w:hAnsiTheme="majorHAnsi"/>
          <w:b/>
          <w:szCs w:val="26"/>
          <w:lang w:val="en-GB"/>
        </w:rPr>
      </w:pPr>
      <w:r>
        <w:rPr>
          <w:rFonts w:asciiTheme="majorHAnsi" w:eastAsiaTheme="majorEastAsia" w:hAnsiTheme="majorHAnsi" w:cstheme="majorBidi"/>
          <w:b/>
          <w:bCs/>
          <w:noProof/>
          <w:color w:val="1B2062" w:themeColor="accent1" w:themeShade="BF"/>
          <w:sz w:val="26"/>
          <w:szCs w:val="28"/>
          <w:lang w:val="en-GB"/>
        </w:rPr>
        <w:fldChar w:fldCharType="end"/>
      </w:r>
      <w:bookmarkStart w:id="357" w:name="_Toc73638014"/>
      <w:r>
        <w:rPr>
          <w:rFonts w:asciiTheme="majorHAnsi" w:hAnsiTheme="majorHAnsi"/>
          <w:b/>
          <w:szCs w:val="26"/>
          <w:lang w:val="en-GB"/>
        </w:rPr>
        <w:br w:type="page"/>
      </w:r>
    </w:p>
    <w:p w14:paraId="3A7FBFCB" w14:textId="77777777" w:rsidR="00E14EDE" w:rsidRPr="00295507" w:rsidRDefault="002B6202">
      <w:pPr>
        <w:pStyle w:val="Heading1"/>
        <w:numPr>
          <w:ilvl w:val="0"/>
          <w:numId w:val="0"/>
        </w:numPr>
        <w:ind w:left="431" w:hanging="431"/>
        <w:rPr>
          <w:lang w:val="en-GB"/>
        </w:rPr>
      </w:pPr>
      <w:bookmarkStart w:id="358" w:name="_Toc66275642"/>
      <w:bookmarkStart w:id="359" w:name="_Toc240458058"/>
      <w:r>
        <w:rPr>
          <w:lang w:val="en-GB"/>
        </w:rPr>
        <w:t>List of Figures</w:t>
      </w:r>
      <w:bookmarkEnd w:id="358"/>
      <w:bookmarkEnd w:id="359"/>
    </w:p>
    <w:bookmarkStart w:id="360" w:name="_Toc42790028"/>
    <w:p w14:paraId="3462B7DD" w14:textId="3EC67473" w:rsidR="00A61892" w:rsidRDefault="009A2BBC">
      <w:pPr>
        <w:pStyle w:val="TableofFigures"/>
        <w:tabs>
          <w:tab w:val="right" w:leader="dot" w:pos="9629"/>
        </w:tabs>
        <w:rPr>
          <w:ins w:id="361" w:author="Schult, Christoph" w:date="2026-09-16T13:34:00Z" w16du:dateUtc="2026-09-16T11:34:00Z"/>
          <w:rFonts w:eastAsiaTheme="minorEastAsia"/>
          <w:noProof/>
          <w:color w:val="auto"/>
          <w:kern w:val="2"/>
          <w:sz w:val="24"/>
          <w:szCs w:val="24"/>
          <w14:ligatures w14:val="standardContextual"/>
        </w:rPr>
      </w:pPr>
      <w:r>
        <w:rPr>
          <w:rFonts w:ascii="Cambria" w:hAnsi="Cambria"/>
          <w:b/>
          <w:lang w:val="en-GB"/>
        </w:rPr>
        <w:fldChar w:fldCharType="begin"/>
      </w:r>
      <w:r>
        <w:rPr>
          <w:rFonts w:ascii="Cambria" w:hAnsi="Cambria"/>
          <w:b/>
          <w:lang w:val="en-GB"/>
        </w:rPr>
        <w:instrText xml:space="preserve"> TOC \h \z \c "Figure" </w:instrText>
      </w:r>
      <w:r>
        <w:rPr>
          <w:rFonts w:ascii="Cambria" w:hAnsi="Cambria"/>
          <w:b/>
          <w:lang w:val="en-GB"/>
        </w:rPr>
        <w:fldChar w:fldCharType="separate"/>
      </w:r>
      <w:ins w:id="362"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"_Toc240458084"</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1: Impact of Energy Efficiency Measures on GDP.</w:t>
        </w:r>
        <w:r>
          <w:rPr>
            <w:noProof/>
            <w:webHidden/>
          </w:rPr>
          <w:tab/>
        </w:r>
        <w:r>
          <w:rPr>
            <w:noProof/>
            <w:webHidden/>
          </w:rPr>
          <w:fldChar w:fldCharType="begin"/>
        </w:r>
        <w:r>
          <w:rPr>
            <w:noProof/>
            <w:webHidden/>
          </w:rPr>
          <w:instrText xml:space="preserve"> PAGEREF _Toc240458084 \h </w:instrText>
        </w:r>
      </w:ins>
      <w:r>
        <w:rPr>
          <w:noProof/>
          <w:webHidden/>
        </w:rPr>
      </w:r>
      <w:ins w:id="363" w:author="Schult, Christoph" w:date="2026-09-16T13:34:00Z" w16du:dateUtc="2026-09-16T11:34:00Z">
        <w:r>
          <w:rPr>
            <w:noProof/>
            <w:webHidden/>
          </w:rPr>
          <w:fldChar w:fldCharType="separate"/>
        </w:r>
        <w:r>
          <w:rPr>
            <w:noProof/>
            <w:webHidden/>
          </w:rPr>
          <w:t>15</w:t>
        </w:r>
        <w:r>
          <w:rPr>
            <w:noProof/>
            <w:webHidden/>
          </w:rPr>
          <w:fldChar w:fldCharType="end"/>
        </w:r>
        <w:r>
          <w:rPr>
            <w:rStyle w:val="Hyperlink"/>
            <w:noProof/>
          </w:rPr>
          <w:fldChar w:fldCharType="end"/>
        </w:r>
      </w:ins>
    </w:p>
    <w:p w14:paraId="4A346A95" w14:textId="478DDE16" w:rsidR="00A61892" w:rsidRDefault="00A61892">
      <w:pPr>
        <w:pStyle w:val="TableofFigures"/>
        <w:tabs>
          <w:tab w:val="right" w:leader="dot" w:pos="9629"/>
        </w:tabs>
        <w:rPr>
          <w:ins w:id="364" w:author="Schult, Christoph" w:date="2026-09-16T13:34:00Z" w16du:dateUtc="2026-09-16T11:34:00Z"/>
          <w:rFonts w:eastAsiaTheme="minorEastAsia"/>
          <w:noProof/>
          <w:color w:val="auto"/>
          <w:kern w:val="2"/>
          <w:sz w:val="24"/>
          <w:szCs w:val="24"/>
          <w14:ligatures w14:val="standardContextual"/>
        </w:rPr>
      </w:pPr>
      <w:ins w:id="365"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"_Toc240458085"</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 xml:space="preserve">Figure 2: </w:t>
        </w:r>
        <w:r>
          <w:rPr>
            <w:rStyle w:val="Hyperlink"/>
            <w:noProof/>
            <w:lang w:val="en-US"/>
          </w:rPr>
          <w:t>Energy-intensity reductions relative to the PDP8-rev Baseline.</w:t>
        </w:r>
        <w:r>
          <w:rPr>
            <w:noProof/>
            <w:webHidden/>
          </w:rPr>
          <w:tab/>
        </w:r>
        <w:r>
          <w:rPr>
            <w:noProof/>
            <w:webHidden/>
          </w:rPr>
          <w:fldChar w:fldCharType="begin"/>
        </w:r>
        <w:r>
          <w:rPr>
            <w:noProof/>
            <w:webHidden/>
          </w:rPr>
          <w:instrText xml:space="preserve"> PAGEREF _Toc240458085 \h </w:instrText>
        </w:r>
      </w:ins>
      <w:r>
        <w:rPr>
          <w:noProof/>
          <w:webHidden/>
        </w:rPr>
      </w:r>
      <w:ins w:id="366" w:author="Schult, Christoph" w:date="2026-09-16T13:34:00Z" w16du:dateUtc="2026-09-16T11:34:00Z">
        <w:r>
          <w:rPr>
            <w:noProof/>
            <w:webHidden/>
          </w:rPr>
          <w:fldChar w:fldCharType="separate"/>
        </w:r>
        <w:r>
          <w:rPr>
            <w:noProof/>
            <w:webHidden/>
          </w:rPr>
          <w:t>16</w:t>
        </w:r>
        <w:r>
          <w:rPr>
            <w:noProof/>
            <w:webHidden/>
          </w:rPr>
          <w:fldChar w:fldCharType="end"/>
        </w:r>
        <w:r>
          <w:rPr>
            <w:rStyle w:val="Hyperlink"/>
            <w:noProof/>
          </w:rPr>
          <w:fldChar w:fldCharType="end"/>
        </w:r>
      </w:ins>
    </w:p>
    <w:p w14:paraId="57E9B30A" w14:textId="613F0E28" w:rsidR="00A61892" w:rsidRDefault="00A61892">
      <w:pPr>
        <w:pStyle w:val="TableofFigures"/>
        <w:tabs>
          <w:tab w:val="right" w:leader="dot" w:pos="9629"/>
        </w:tabs>
        <w:rPr>
          <w:ins w:id="367" w:author="Schult, Christoph" w:date="2026-09-16T13:34:00Z" w16du:dateUtc="2026-09-16T11:34:00Z"/>
          <w:rFonts w:eastAsiaTheme="minorEastAsia"/>
          <w:noProof/>
          <w:color w:val="auto"/>
          <w:kern w:val="2"/>
          <w:sz w:val="24"/>
          <w:szCs w:val="24"/>
          <w14:ligatures w14:val="standardContextual"/>
        </w:rPr>
      </w:pPr>
      <w:ins w:id="368"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"_Toc240458086"</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3: Impact of Energy Efficiency Measures on GDP and Energy intensity under Net Zero.</w:t>
        </w:r>
        <w:r>
          <w:rPr>
            <w:noProof/>
            <w:webHidden/>
          </w:rPr>
          <w:tab/>
        </w:r>
        <w:r>
          <w:rPr>
            <w:noProof/>
            <w:webHidden/>
          </w:rPr>
          <w:fldChar w:fldCharType="begin"/>
        </w:r>
        <w:r>
          <w:rPr>
            <w:noProof/>
            <w:webHidden/>
          </w:rPr>
          <w:instrText xml:space="preserve"> PAGEREF _Toc240458086 \h </w:instrText>
        </w:r>
      </w:ins>
      <w:r>
        <w:rPr>
          <w:noProof/>
          <w:webHidden/>
        </w:rPr>
      </w:r>
      <w:ins w:id="369" w:author="Schult, Christoph" w:date="2026-09-16T13:34:00Z" w16du:dateUtc="2026-09-16T11:34:00Z">
        <w:r>
          <w:rPr>
            <w:noProof/>
            <w:webHidden/>
          </w:rPr>
          <w:fldChar w:fldCharType="separate"/>
        </w:r>
        <w:r>
          <w:rPr>
            <w:noProof/>
            <w:webHidden/>
          </w:rPr>
          <w:t>17</w:t>
        </w:r>
        <w:r>
          <w:rPr>
            <w:noProof/>
            <w:webHidden/>
          </w:rPr>
          <w:fldChar w:fldCharType="end"/>
        </w:r>
        <w:r>
          <w:rPr>
            <w:rStyle w:val="Hyperlink"/>
            <w:noProof/>
          </w:rPr>
          <w:fldChar w:fldCharType="end"/>
        </w:r>
      </w:ins>
    </w:p>
    <w:p w14:paraId="3B866977" w14:textId="1703C260" w:rsidR="00A61892" w:rsidRDefault="00A61892">
      <w:pPr>
        <w:pStyle w:val="TableofFigures"/>
        <w:tabs>
          <w:tab w:val="right" w:leader="dot" w:pos="9629"/>
        </w:tabs>
        <w:rPr>
          <w:ins w:id="370" w:author="Schult, Christoph" w:date="2026-09-16T13:34:00Z" w16du:dateUtc="2026-09-16T11:34:00Z"/>
          <w:rFonts w:eastAsiaTheme="minorEastAsia"/>
          <w:noProof/>
          <w:color w:val="auto"/>
          <w:kern w:val="2"/>
          <w:sz w:val="24"/>
          <w:szCs w:val="24"/>
          <w14:ligatures w14:val="standardContextual"/>
        </w:rPr>
      </w:pPr>
      <w:ins w:id="371"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"_Toc240458087"</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4: Five-year average GDP-level deviations across green-finance architectures.</w:t>
        </w:r>
        <w:r>
          <w:rPr>
            <w:noProof/>
            <w:webHidden/>
          </w:rPr>
          <w:tab/>
        </w:r>
        <w:r>
          <w:rPr>
            <w:noProof/>
            <w:webHidden/>
          </w:rPr>
          <w:fldChar w:fldCharType="begin"/>
        </w:r>
        <w:r>
          <w:rPr>
            <w:noProof/>
            <w:webHidden/>
          </w:rPr>
          <w:instrText xml:space="preserve"> PAGEREF _Toc240458087 \h </w:instrText>
        </w:r>
      </w:ins>
      <w:r>
        <w:rPr>
          <w:noProof/>
          <w:webHidden/>
        </w:rPr>
      </w:r>
      <w:ins w:id="372" w:author="Schult, Christoph" w:date="2026-09-16T13:34:00Z" w16du:dateUtc="2026-09-16T11:34:00Z">
        <w:r>
          <w:rPr>
            <w:noProof/>
            <w:webHidden/>
          </w:rPr>
          <w:fldChar w:fldCharType="separate"/>
        </w:r>
        <w:r>
          <w:rPr>
            <w:noProof/>
            <w:webHidden/>
          </w:rPr>
          <w:t>22</w:t>
        </w:r>
        <w:r>
          <w:rPr>
            <w:noProof/>
            <w:webHidden/>
          </w:rPr>
          <w:fldChar w:fldCharType="end"/>
        </w:r>
        <w:r>
          <w:rPr>
            <w:rStyle w:val="Hyperlink"/>
            <w:noProof/>
          </w:rPr>
          <w:fldChar w:fldCharType="end"/>
        </w:r>
      </w:ins>
    </w:p>
    <w:p w14:paraId="2E88C41C" w14:textId="122B7E4C" w:rsidR="00A61892" w:rsidRDefault="00A61892">
      <w:pPr>
        <w:pStyle w:val="TableofFigures"/>
        <w:tabs>
          <w:tab w:val="right" w:leader="dot" w:pos="9629"/>
        </w:tabs>
        <w:rPr>
          <w:ins w:id="373" w:author="Schult, Christoph" w:date="2026-09-16T13:34:00Z" w16du:dateUtc="2026-09-16T11:34:00Z"/>
          <w:rFonts w:eastAsiaTheme="minorEastAsia"/>
          <w:noProof/>
          <w:color w:val="auto"/>
          <w:kern w:val="2"/>
          <w:sz w:val="24"/>
          <w:szCs w:val="24"/>
          <w14:ligatures w14:val="standardContextual"/>
        </w:rPr>
      </w:pPr>
      <w:ins w:id="374"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"_Toc240458088"</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5: Renewable-energy financing costs across green-finance architectures.</w:t>
        </w:r>
        <w:r>
          <w:rPr>
            <w:noProof/>
            <w:webHidden/>
          </w:rPr>
          <w:tab/>
        </w:r>
        <w:r>
          <w:rPr>
            <w:noProof/>
            <w:webHidden/>
          </w:rPr>
          <w:fldChar w:fldCharType="begin"/>
        </w:r>
        <w:r>
          <w:rPr>
            <w:noProof/>
            <w:webHidden/>
          </w:rPr>
          <w:instrText xml:space="preserve"> PAGEREF _Toc240458088 \h </w:instrText>
        </w:r>
      </w:ins>
      <w:r>
        <w:rPr>
          <w:noProof/>
          <w:webHidden/>
        </w:rPr>
      </w:r>
      <w:ins w:id="375" w:author="Schult, Christoph" w:date="2026-09-16T13:34:00Z" w16du:dateUtc="2026-09-16T11:34:00Z">
        <w:r>
          <w:rPr>
            <w:noProof/>
            <w:webHidden/>
          </w:rPr>
          <w:fldChar w:fldCharType="separate"/>
        </w:r>
        <w:r>
          <w:rPr>
            <w:noProof/>
            <w:webHidden/>
          </w:rPr>
          <w:t>22</w:t>
        </w:r>
        <w:r>
          <w:rPr>
            <w:noProof/>
            <w:webHidden/>
          </w:rPr>
          <w:fldChar w:fldCharType="end"/>
        </w:r>
        <w:r>
          <w:rPr>
            <w:rStyle w:val="Hyperlink"/>
            <w:noProof/>
          </w:rPr>
          <w:fldChar w:fldCharType="end"/>
        </w:r>
      </w:ins>
    </w:p>
    <w:p w14:paraId="4FD843C2" w14:textId="6A660FA4" w:rsidR="00A61892" w:rsidRDefault="00A61892">
      <w:pPr>
        <w:pStyle w:val="TableofFigures"/>
        <w:tabs>
          <w:tab w:val="right" w:leader="dot" w:pos="9629"/>
        </w:tabs>
        <w:rPr>
          <w:ins w:id="376" w:author="Schult, Christoph" w:date="2026-09-16T13:34:00Z" w16du:dateUtc="2026-09-16T11:34:00Z"/>
          <w:rFonts w:eastAsiaTheme="minorEastAsia"/>
          <w:noProof/>
          <w:color w:val="auto"/>
          <w:kern w:val="2"/>
          <w:sz w:val="24"/>
          <w:szCs w:val="24"/>
          <w14:ligatures w14:val="standardContextual"/>
        </w:rPr>
      </w:pPr>
      <w:ins w:id="377"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"_Toc240458089"</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6: Renewable-energy financing costs and GDP effects for Net Zero.</w:t>
        </w:r>
        <w:r>
          <w:rPr>
            <w:noProof/>
            <w:webHidden/>
          </w:rPr>
          <w:tab/>
        </w:r>
        <w:r>
          <w:rPr>
            <w:noProof/>
            <w:webHidden/>
          </w:rPr>
          <w:fldChar w:fldCharType="begin"/>
        </w:r>
        <w:r>
          <w:rPr>
            <w:noProof/>
            <w:webHidden/>
          </w:rPr>
          <w:instrText xml:space="preserve"> PAGEREF _Toc240458089 \h </w:instrText>
        </w:r>
      </w:ins>
      <w:r>
        <w:rPr>
          <w:noProof/>
          <w:webHidden/>
        </w:rPr>
      </w:r>
      <w:ins w:id="378" w:author="Schult, Christoph" w:date="2026-09-16T13:34:00Z" w16du:dateUtc="2026-09-16T11:34:00Z">
        <w:r>
          <w:rPr>
            <w:noProof/>
            <w:webHidden/>
          </w:rPr>
          <w:fldChar w:fldCharType="separate"/>
        </w:r>
        <w:r>
          <w:rPr>
            <w:noProof/>
            <w:webHidden/>
          </w:rPr>
          <w:t>23</w:t>
        </w:r>
        <w:r>
          <w:rPr>
            <w:noProof/>
            <w:webHidden/>
          </w:rPr>
          <w:fldChar w:fldCharType="end"/>
        </w:r>
        <w:r>
          <w:rPr>
            <w:rStyle w:val="Hyperlink"/>
            <w:noProof/>
          </w:rPr>
          <w:fldChar w:fldCharType="end"/>
        </w:r>
      </w:ins>
    </w:p>
    <w:p w14:paraId="36AC3E4C" w14:textId="1F148120" w:rsidR="00A61892" w:rsidRDefault="00A61892">
      <w:pPr>
        <w:pStyle w:val="TableofFigures"/>
        <w:tabs>
          <w:tab w:val="right" w:leader="dot" w:pos="9629"/>
        </w:tabs>
        <w:rPr>
          <w:ins w:id="379" w:author="Schult, Christoph" w:date="2026-09-16T13:34:00Z" w16du:dateUtc="2026-09-16T11:34:00Z"/>
          <w:rFonts w:eastAsiaTheme="minorEastAsia"/>
          <w:noProof/>
          <w:color w:val="auto"/>
          <w:kern w:val="2"/>
          <w:sz w:val="24"/>
          <w:szCs w:val="24"/>
          <w14:ligatures w14:val="standardContextual"/>
        </w:rPr>
      </w:pPr>
      <w:ins w:id="380"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"_Toc240458090"</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 xml:space="preserve">Figure 7: </w:t>
        </w:r>
        <w:r>
          <w:rPr>
            <w:rStyle w:val="Hyperlink"/>
            <w:noProof/>
            <w:lang w:val="en-US"/>
          </w:rPr>
          <w:t>Cumulative emissions trading system revenues.</w:t>
        </w:r>
        <w:r>
          <w:rPr>
            <w:noProof/>
            <w:webHidden/>
          </w:rPr>
          <w:tab/>
        </w:r>
        <w:r>
          <w:rPr>
            <w:noProof/>
            <w:webHidden/>
          </w:rPr>
          <w:fldChar w:fldCharType="begin"/>
        </w:r>
        <w:r>
          <w:rPr>
            <w:noProof/>
            <w:webHidden/>
          </w:rPr>
          <w:instrText xml:space="preserve"> PAGEREF _Toc240458090 \h </w:instrText>
        </w:r>
      </w:ins>
      <w:r>
        <w:rPr>
          <w:noProof/>
          <w:webHidden/>
        </w:rPr>
      </w:r>
      <w:ins w:id="381" w:author="Schult, Christoph" w:date="2026-09-16T13:34:00Z" w16du:dateUtc="2026-09-16T11:34:00Z">
        <w:r>
          <w:rPr>
            <w:noProof/>
            <w:webHidden/>
          </w:rPr>
          <w:fldChar w:fldCharType="separate"/>
        </w:r>
        <w:r>
          <w:rPr>
            <w:noProof/>
            <w:webHidden/>
          </w:rPr>
          <w:t>25</w:t>
        </w:r>
        <w:r>
          <w:rPr>
            <w:noProof/>
            <w:webHidden/>
          </w:rPr>
          <w:fldChar w:fldCharType="end"/>
        </w:r>
        <w:r>
          <w:rPr>
            <w:rStyle w:val="Hyperlink"/>
            <w:noProof/>
          </w:rPr>
          <w:fldChar w:fldCharType="end"/>
        </w:r>
      </w:ins>
    </w:p>
    <w:p w14:paraId="08DEB4C4" w14:textId="544B4FB8" w:rsidR="00A61892" w:rsidRDefault="00A61892">
      <w:pPr>
        <w:pStyle w:val="TableofFigures"/>
        <w:tabs>
          <w:tab w:val="right" w:leader="dot" w:pos="9629"/>
        </w:tabs>
        <w:rPr>
          <w:ins w:id="382" w:author="Schult, Christoph" w:date="2026-09-16T13:34:00Z" w16du:dateUtc="2026-09-16T11:34:00Z"/>
          <w:rFonts w:eastAsiaTheme="minorEastAsia"/>
          <w:noProof/>
          <w:color w:val="auto"/>
          <w:kern w:val="2"/>
          <w:sz w:val="24"/>
          <w:szCs w:val="24"/>
          <w14:ligatures w14:val="standardContextual"/>
        </w:rPr>
      </w:pPr>
      <w:ins w:id="383"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"_Toc240458091"</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 xml:space="preserve">Figure 8: </w:t>
        </w:r>
        <w:r>
          <w:rPr>
            <w:rStyle w:val="Hyperlink"/>
            <w:noProof/>
            <w:lang w:val="en-US"/>
          </w:rPr>
          <w:t>Average deviations in ETS revenue as a share of GDP from the PDP8-rev Baseline.</w:t>
        </w:r>
        <w:r>
          <w:rPr>
            <w:noProof/>
            <w:webHidden/>
          </w:rPr>
          <w:tab/>
        </w:r>
        <w:r>
          <w:rPr>
            <w:noProof/>
            <w:webHidden/>
          </w:rPr>
          <w:fldChar w:fldCharType="begin"/>
        </w:r>
        <w:r>
          <w:rPr>
            <w:noProof/>
            <w:webHidden/>
          </w:rPr>
          <w:instrText xml:space="preserve"> PAGEREF _Toc240458091 \h </w:instrText>
        </w:r>
      </w:ins>
      <w:r>
        <w:rPr>
          <w:noProof/>
          <w:webHidden/>
        </w:rPr>
      </w:r>
      <w:ins w:id="384" w:author="Schult, Christoph" w:date="2026-09-16T13:34:00Z" w16du:dateUtc="2026-09-16T11:34:00Z">
        <w:r>
          <w:rPr>
            <w:noProof/>
            <w:webHidden/>
          </w:rPr>
          <w:fldChar w:fldCharType="separate"/>
        </w:r>
        <w:r>
          <w:rPr>
            <w:noProof/>
            <w:webHidden/>
          </w:rPr>
          <w:t>26</w:t>
        </w:r>
        <w:r>
          <w:rPr>
            <w:noProof/>
            <w:webHidden/>
          </w:rPr>
          <w:fldChar w:fldCharType="end"/>
        </w:r>
        <w:r>
          <w:rPr>
            <w:rStyle w:val="Hyperlink"/>
            <w:noProof/>
          </w:rPr>
          <w:fldChar w:fldCharType="end"/>
        </w:r>
      </w:ins>
    </w:p>
    <w:p w14:paraId="62C97DCC" w14:textId="319A5686" w:rsidR="00A61892" w:rsidRDefault="00A61892">
      <w:pPr>
        <w:pStyle w:val="TableofFigures"/>
        <w:tabs>
          <w:tab w:val="right" w:leader="dot" w:pos="9629"/>
        </w:tabs>
        <w:rPr>
          <w:ins w:id="385" w:author="Schult, Christoph" w:date="2026-09-16T13:34:00Z" w16du:dateUtc="2026-09-16T11:34:00Z"/>
          <w:rFonts w:eastAsiaTheme="minorEastAsia"/>
          <w:noProof/>
          <w:color w:val="auto"/>
          <w:kern w:val="2"/>
          <w:sz w:val="24"/>
          <w:szCs w:val="24"/>
          <w14:ligatures w14:val="standardContextual"/>
        </w:rPr>
      </w:pPr>
      <w:ins w:id="386"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"_Toc240458092"</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9</w:t>
        </w:r>
        <w:r>
          <w:rPr>
            <w:rStyle w:val="Hyperlink"/>
            <w:rFonts w:ascii="Aptos" w:hAnsi="Aptos"/>
            <w:noProof/>
            <w:lang w:val="en-GB" w:eastAsia="zh-CN"/>
          </w:rPr>
          <w:t xml:space="preserve">: </w:t>
        </w:r>
        <w:r>
          <w:rPr>
            <w:rStyle w:val="Hyperlink"/>
            <w:noProof/>
            <w:lang w:val="en-GB"/>
          </w:rPr>
          <w:t>GDP level deviation from the PDP8-rev Baseline.</w:t>
        </w:r>
        <w:r>
          <w:rPr>
            <w:noProof/>
            <w:webHidden/>
          </w:rPr>
          <w:tab/>
        </w:r>
        <w:r>
          <w:rPr>
            <w:noProof/>
            <w:webHidden/>
          </w:rPr>
          <w:fldChar w:fldCharType="begin"/>
        </w:r>
        <w:r>
          <w:rPr>
            <w:noProof/>
            <w:webHidden/>
          </w:rPr>
          <w:instrText xml:space="preserve"> PAGEREF _Toc240458092 \h </w:instrText>
        </w:r>
      </w:ins>
      <w:r>
        <w:rPr>
          <w:noProof/>
          <w:webHidden/>
        </w:rPr>
      </w:r>
      <w:ins w:id="387" w:author="Schult, Christoph" w:date="2026-09-16T13:34:00Z" w16du:dateUtc="2026-09-16T11:34:00Z">
        <w:r>
          <w:rPr>
            <w:noProof/>
            <w:webHidden/>
          </w:rPr>
          <w:fldChar w:fldCharType="separate"/>
        </w:r>
        <w:r>
          <w:rPr>
            <w:noProof/>
            <w:webHidden/>
          </w:rPr>
          <w:t>26</w:t>
        </w:r>
        <w:r>
          <w:rPr>
            <w:noProof/>
            <w:webHidden/>
          </w:rPr>
          <w:fldChar w:fldCharType="end"/>
        </w:r>
        <w:r>
          <w:rPr>
            <w:rStyle w:val="Hyperlink"/>
            <w:noProof/>
          </w:rPr>
          <w:fldChar w:fldCharType="end"/>
        </w:r>
      </w:ins>
    </w:p>
    <w:p w14:paraId="66EBD698" w14:textId="664D850A" w:rsidR="00A61892" w:rsidRDefault="00A61892">
      <w:pPr>
        <w:pStyle w:val="TableofFigures"/>
        <w:tabs>
          <w:tab w:val="right" w:leader="dot" w:pos="9629"/>
        </w:tabs>
        <w:rPr>
          <w:ins w:id="388" w:author="Schult, Christoph" w:date="2026-09-16T13:34:00Z" w16du:dateUtc="2026-09-16T11:34:00Z"/>
          <w:rFonts w:eastAsiaTheme="minorEastAsia"/>
          <w:noProof/>
          <w:color w:val="auto"/>
          <w:kern w:val="2"/>
          <w:sz w:val="24"/>
          <w:szCs w:val="24"/>
          <w14:ligatures w14:val="standardContextual"/>
        </w:rPr>
      </w:pPr>
      <w:ins w:id="389"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"_Toc240458093"</w:instrText>
        </w:r>
        <w:r>
          <w:rPr>
            <w:rStyle w:val="Hyperlink"/>
            <w:noProof/>
          </w:rPr>
          <w:instrText xml:space="preserve"> </w:instrText>
        </w:r>
        <w:r>
          <w:rPr>
            <w:rStyle w:val="Hyperlink"/>
            <w:noProof/>
          </w:rPr>
        </w:r>
        <w:r>
          <w:rPr>
            <w:rStyle w:val="Hyperlink"/>
            <w:noProof/>
          </w:rPr>
          <w:fldChar w:fldCharType="separate"/>
        </w:r>
        <w:r>
          <w:rPr>
            <w:rStyle w:val="Hyperlink"/>
            <w:noProof/>
            <w:lang w:val="en-GB"/>
          </w:rPr>
          <w:t>Figure 10: Policy Recommendations</w:t>
        </w:r>
        <w:r>
          <w:rPr>
            <w:rStyle w:val="Hyperlink"/>
            <w:noProof/>
            <w:lang w:val="en-US"/>
          </w:rPr>
          <w:t>.</w:t>
        </w:r>
        <w:r>
          <w:rPr>
            <w:noProof/>
            <w:webHidden/>
          </w:rPr>
          <w:tab/>
        </w:r>
        <w:r>
          <w:rPr>
            <w:noProof/>
            <w:webHidden/>
          </w:rPr>
          <w:fldChar w:fldCharType="begin"/>
        </w:r>
        <w:r>
          <w:rPr>
            <w:noProof/>
            <w:webHidden/>
          </w:rPr>
          <w:instrText xml:space="preserve"> PAGEREF _Toc240458093 \h </w:instrText>
        </w:r>
      </w:ins>
      <w:r>
        <w:rPr>
          <w:noProof/>
          <w:webHidden/>
        </w:rPr>
      </w:r>
      <w:ins w:id="390" w:author="Schult, Christoph" w:date="2026-09-16T13:34:00Z" w16du:dateUtc="2026-09-16T11:34:00Z">
        <w:r>
          <w:rPr>
            <w:noProof/>
            <w:webHidden/>
          </w:rPr>
          <w:fldChar w:fldCharType="separate"/>
        </w:r>
        <w:r>
          <w:rPr>
            <w:noProof/>
            <w:webHidden/>
          </w:rPr>
          <w:t>31</w:t>
        </w:r>
        <w:r>
          <w:rPr>
            <w:noProof/>
            <w:webHidden/>
          </w:rPr>
          <w:fldChar w:fldCharType="end"/>
        </w:r>
        <w:r>
          <w:rPr>
            <w:rStyle w:val="Hyperlink"/>
            <w:noProof/>
          </w:rPr>
          <w:fldChar w:fldCharType="end"/>
        </w:r>
      </w:ins>
    </w:p>
    <w:p w14:paraId="71AA5E80" w14:textId="00947D1C" w:rsidR="002B014C" w:rsidDel="00A007F0" w:rsidRDefault="009B45AB">
      <w:pPr>
        <w:pStyle w:val="TableofFigures"/>
        <w:tabs>
          <w:tab w:val="right" w:leader="dot" w:pos="9629"/>
        </w:tabs>
        <w:rPr>
          <w:del w:id="391" w:author="Schult, Christoph" w:date="2026-09-11T17:00:00Z" w16du:dateUtc="2026-09-11T15:00:00Z"/>
          <w:rFonts w:eastAsiaTheme="minorEastAsia"/>
          <w:noProof/>
          <w:color w:val="auto"/>
          <w:kern w:val="2"/>
          <w:sz w:val="24"/>
          <w:szCs w:val="24"/>
          <w:lang w:eastAsia="de-DE"/>
          <w14:ligatures w14:val="standardContextual"/>
        </w:rPr>
      </w:pPr>
      <w:del w:id="392" w:author="Schult, Christoph" w:date="2026-09-16T10:53:00Z" w16du:dateUtc="2026-09-16T08:53:00Z">
        <w:r>
          <w:rPr>
            <w:rPrChange w:id="393" w:author="Schult, Christoph" w:date="2026-09-16T10:53:00Z" w16du:dateUtc="2026-09-16T08:53:00Z">
              <w:rPr>
                <w:rStyle w:val="Hyperlink"/>
                <w:noProof/>
                <w:lang w:val="en-GB"/>
              </w:rPr>
            </w:rPrChange>
          </w:rPr>
          <w:delText>Figure 1: Impact of Energy Efficiency Measures on GDP.</w:delText>
        </w:r>
        <w:r>
          <w:rPr>
            <w:noProof/>
            <w:webHidden/>
          </w:rPr>
          <w:tab/>
          <w:delText>14</w:delText>
        </w:r>
        <w:r>
          <w:rPr>
            <w:rPrChange w:id="394" w:author="Schult, Christoph" w:date="2026-09-16T10:53:00Z" w16du:dateUtc="2026-09-16T08:53:00Z">
              <w:rPr>
                <w:rStyle w:val="Hyperlink"/>
                <w:noProof/>
                <w:lang w:val="en-GB"/>
              </w:rPr>
            </w:rPrChange>
          </w:rPr>
          <w:delText xml:space="preserve">Figure 2: </w:delText>
        </w:r>
        <w:r>
          <w:rPr>
            <w:rPrChange w:id="395" w:author="Schult, Christoph" w:date="2026-09-16T10:53:00Z" w16du:dateUtc="2026-09-16T08:53:00Z">
              <w:rPr>
                <w:rStyle w:val="Hyperlink"/>
                <w:noProof/>
                <w:lang w:val="en-US"/>
              </w:rPr>
            </w:rPrChange>
          </w:rPr>
          <w:delText>Energy-intensity reductions relative to the PDP8-rev Baseline.</w:delText>
        </w:r>
        <w:r>
          <w:rPr>
            <w:noProof/>
            <w:webHidden/>
          </w:rPr>
          <w:tab/>
          <w:delText>15</w:delText>
        </w:r>
        <w:r>
          <w:rPr>
            <w:rPrChange w:id="396" w:author="Schult, Christoph" w:date="2026-09-16T10:53:00Z" w16du:dateUtc="2026-09-16T08:53:00Z">
              <w:rPr>
                <w:rStyle w:val="Hyperlink"/>
                <w:noProof/>
                <w:lang w:val="en-GB"/>
              </w:rPr>
            </w:rPrChange>
          </w:rPr>
          <w:delText>Figure 3: Impact of Energy Efficiency Measures on GDP and Energy intensity under Net Zero.</w:delText>
        </w:r>
        <w:r>
          <w:rPr>
            <w:noProof/>
            <w:webHidden/>
          </w:rPr>
          <w:tab/>
          <w:delText>16</w:delText>
        </w:r>
        <w:r>
          <w:rPr>
            <w:rPrChange w:id="397" w:author="Schult, Christoph" w:date="2026-09-16T10:53:00Z" w16du:dateUtc="2026-09-16T08:53:00Z">
              <w:rPr>
                <w:rStyle w:val="Hyperlink"/>
                <w:noProof/>
                <w:lang w:val="en-GB"/>
              </w:rPr>
            </w:rPrChange>
          </w:rPr>
          <w:delText>Figure 4: Five-year average GDP-level deviations across green-finance architectures.</w:delText>
        </w:r>
        <w:r>
          <w:rPr>
            <w:noProof/>
            <w:webHidden/>
          </w:rPr>
          <w:tab/>
          <w:delText>21</w:delText>
        </w:r>
        <w:r>
          <w:rPr>
            <w:rPrChange w:id="398" w:author="Schult, Christoph" w:date="2026-09-16T10:53:00Z" w16du:dateUtc="2026-09-16T08:53:00Z">
              <w:rPr>
                <w:rStyle w:val="Hyperlink"/>
                <w:noProof/>
                <w:lang w:val="en-GB"/>
              </w:rPr>
            </w:rPrChange>
          </w:rPr>
          <w:delText>Figure 5: Renewable-energy financing costs across green-finance architectures.</w:delText>
        </w:r>
        <w:r>
          <w:rPr>
            <w:noProof/>
            <w:webHidden/>
          </w:rPr>
          <w:tab/>
          <w:delText>21</w:delText>
        </w:r>
        <w:r>
          <w:rPr>
            <w:rPrChange w:id="399" w:author="Schult, Christoph" w:date="2026-09-16T10:53:00Z" w16du:dateUtc="2026-09-16T08:53:00Z">
              <w:rPr>
                <w:rStyle w:val="Hyperlink"/>
                <w:noProof/>
                <w:lang w:val="en-GB"/>
              </w:rPr>
            </w:rPrChange>
          </w:rPr>
          <w:delText>Figure 6: Renewable-energy financing costs and GDP effects for Net Zero.</w:delText>
        </w:r>
        <w:r>
          <w:rPr>
            <w:noProof/>
            <w:webHidden/>
          </w:rPr>
          <w:tab/>
          <w:delText>22</w:delText>
        </w:r>
        <w:r>
          <w:rPr>
            <w:rPrChange w:id="400" w:author="Schult, Christoph" w:date="2026-09-16T10:53:00Z" w16du:dateUtc="2026-09-16T08:53:00Z">
              <w:rPr>
                <w:rStyle w:val="Hyperlink"/>
                <w:noProof/>
                <w:lang w:val="en-GB"/>
              </w:rPr>
            </w:rPrChange>
          </w:rPr>
          <w:delText xml:space="preserve">Figure 7: </w:delText>
        </w:r>
        <w:r>
          <w:rPr>
            <w:rPrChange w:id="401" w:author="Schult, Christoph" w:date="2026-09-16T10:53:00Z" w16du:dateUtc="2026-09-16T08:53:00Z">
              <w:rPr>
                <w:rStyle w:val="Hyperlink"/>
                <w:noProof/>
                <w:lang w:val="en-US"/>
              </w:rPr>
            </w:rPrChange>
          </w:rPr>
          <w:delText>Cumulative emissions trading system revenues.</w:delText>
        </w:r>
        <w:r>
          <w:rPr>
            <w:noProof/>
            <w:webHidden/>
          </w:rPr>
          <w:tab/>
          <w:delText>25</w:delText>
        </w:r>
        <w:r>
          <w:rPr>
            <w:rPrChange w:id="402" w:author="Schult, Christoph" w:date="2026-09-16T10:53:00Z" w16du:dateUtc="2026-09-16T08:53:00Z">
              <w:rPr>
                <w:rStyle w:val="Hyperlink"/>
                <w:noProof/>
                <w:lang w:val="en-GB"/>
              </w:rPr>
            </w:rPrChange>
          </w:rPr>
          <w:delText xml:space="preserve">Figure 8: </w:delText>
        </w:r>
        <w:r>
          <w:rPr>
            <w:rPrChange w:id="403" w:author="Schult, Christoph" w:date="2026-09-16T10:53:00Z" w16du:dateUtc="2026-09-16T08:53:00Z">
              <w:rPr>
                <w:rStyle w:val="Hyperlink"/>
                <w:noProof/>
                <w:lang w:val="en-US"/>
              </w:rPr>
            </w:rPrChange>
          </w:rPr>
          <w:delText>Average deviations in ETS revenue as a share of GDP from the PDP8-rev Baseline.</w:delText>
        </w:r>
        <w:r>
          <w:rPr>
            <w:noProof/>
            <w:webHidden/>
          </w:rPr>
          <w:tab/>
          <w:delText>25</w:delText>
        </w:r>
        <w:r>
          <w:rPr>
            <w:rPrChange w:id="404" w:author="Schult, Christoph" w:date="2026-09-16T10:53:00Z" w16du:dateUtc="2026-09-16T08:53:00Z">
              <w:rPr>
                <w:rStyle w:val="Hyperlink"/>
                <w:noProof/>
                <w:lang w:val="en-GB"/>
              </w:rPr>
            </w:rPrChange>
          </w:rPr>
          <w:delText>Figure 9</w:delText>
        </w:r>
        <w:r>
          <w:rPr>
            <w:rPrChange w:id="405" w:author="Schult, Christoph" w:date="2026-09-16T10:53:00Z" w16du:dateUtc="2026-09-16T08:53:00Z">
              <w:rPr>
                <w:rStyle w:val="Hyperlink"/>
                <w:rFonts w:ascii="Aptos" w:hAnsi="Aptos"/>
                <w:noProof/>
                <w:lang w:val="en-GB" w:eastAsia="zh-CN"/>
              </w:rPr>
            </w:rPrChange>
          </w:rPr>
          <w:delText xml:space="preserve">: </w:delText>
        </w:r>
        <w:r>
          <w:rPr>
            <w:rPrChange w:id="406" w:author="Schult, Christoph" w:date="2026-09-16T10:53:00Z" w16du:dateUtc="2026-09-16T08:53:00Z">
              <w:rPr>
                <w:rStyle w:val="Hyperlink"/>
                <w:noProof/>
                <w:lang w:val="en-GB"/>
              </w:rPr>
            </w:rPrChange>
          </w:rPr>
          <w:delText>GDP level deviation from the PDP8-rev Baseline.</w:delText>
        </w:r>
        <w:r>
          <w:rPr>
            <w:noProof/>
            <w:webHidden/>
          </w:rPr>
          <w:tab/>
          <w:delText>26</w:delText>
        </w:r>
        <w:r>
          <w:rPr>
            <w:rPrChange w:id="407" w:author="Schult, Christoph" w:date="2026-09-16T10:53:00Z" w16du:dateUtc="2026-09-16T08:53:00Z">
              <w:rPr>
                <w:rStyle w:val="Hyperlink"/>
                <w:noProof/>
                <w:lang w:val="en-GB"/>
              </w:rPr>
            </w:rPrChange>
          </w:rPr>
          <w:delText>Figure 10: Policy Recommendations</w:delText>
        </w:r>
        <w:r>
          <w:rPr>
            <w:rPrChange w:id="408" w:author="Schult, Christoph" w:date="2026-09-16T10:53:00Z" w16du:dateUtc="2026-09-16T08:53:00Z">
              <w:rPr>
                <w:rStyle w:val="Hyperlink"/>
                <w:noProof/>
                <w:lang w:val="en-US"/>
              </w:rPr>
            </w:rPrChange>
          </w:rPr>
          <w:delText>.</w:delText>
        </w:r>
        <w:r>
          <w:rPr>
            <w:noProof/>
            <w:webHidden/>
          </w:rPr>
          <w:tab/>
          <w:delText>30</w:delText>
        </w:r>
      </w:del>
    </w:p>
    <w:p w14:paraId="2FF83E13" w14:textId="3F3B941D" w:rsidR="002B014C" w:rsidDel="00A007F0" w:rsidRDefault="002B014C">
      <w:pPr>
        <w:pStyle w:val="TableofFigures"/>
        <w:tabs>
          <w:tab w:val="right" w:leader="dot" w:pos="9629"/>
        </w:tabs>
        <w:rPr>
          <w:del w:id="409" w:author="Schult, Christoph" w:date="2026-09-11T17:00:00Z" w16du:dateUtc="2026-09-11T15:00:00Z"/>
          <w:rFonts w:eastAsiaTheme="minorEastAsia"/>
          <w:noProof/>
          <w:color w:val="auto"/>
          <w:kern w:val="2"/>
          <w:sz w:val="24"/>
          <w:szCs w:val="24"/>
          <w:lang w:eastAsia="de-DE"/>
          <w14:ligatures w14:val="standardContextual"/>
        </w:rPr>
      </w:pPr>
    </w:p>
    <w:p w14:paraId="61723631" w14:textId="5797CE1E" w:rsidR="002B014C" w:rsidDel="00A007F0" w:rsidRDefault="002B014C">
      <w:pPr>
        <w:pStyle w:val="TableofFigures"/>
        <w:tabs>
          <w:tab w:val="right" w:leader="dot" w:pos="9629"/>
        </w:tabs>
        <w:rPr>
          <w:del w:id="410" w:author="Schult, Christoph" w:date="2026-09-11T17:00:00Z" w16du:dateUtc="2026-09-11T15:00:00Z"/>
          <w:rFonts w:eastAsiaTheme="minorEastAsia"/>
          <w:noProof/>
          <w:color w:val="auto"/>
          <w:kern w:val="2"/>
          <w:sz w:val="24"/>
          <w:szCs w:val="24"/>
          <w:lang w:eastAsia="de-DE"/>
          <w14:ligatures w14:val="standardContextual"/>
        </w:rPr>
      </w:pPr>
    </w:p>
    <w:p w14:paraId="7595E717" w14:textId="1D6432CB" w:rsidR="002B014C" w:rsidDel="00A007F0" w:rsidRDefault="002B014C">
      <w:pPr>
        <w:pStyle w:val="TableofFigures"/>
        <w:tabs>
          <w:tab w:val="right" w:leader="dot" w:pos="9629"/>
        </w:tabs>
        <w:rPr>
          <w:del w:id="411" w:author="Schult, Christoph" w:date="2026-09-11T17:00:00Z" w16du:dateUtc="2026-09-11T15:00:00Z"/>
          <w:rFonts w:eastAsiaTheme="minorEastAsia"/>
          <w:noProof/>
          <w:color w:val="auto"/>
          <w:kern w:val="2"/>
          <w:sz w:val="24"/>
          <w:szCs w:val="24"/>
          <w:lang w:eastAsia="de-DE"/>
          <w14:ligatures w14:val="standardContextual"/>
        </w:rPr>
      </w:pPr>
    </w:p>
    <w:p w14:paraId="12CF4FC6" w14:textId="469251A9" w:rsidR="002B014C" w:rsidDel="00A007F0" w:rsidRDefault="002B014C">
      <w:pPr>
        <w:pStyle w:val="TableofFigures"/>
        <w:tabs>
          <w:tab w:val="right" w:leader="dot" w:pos="9629"/>
        </w:tabs>
        <w:rPr>
          <w:del w:id="412" w:author="Schult, Christoph" w:date="2026-09-11T17:00:00Z" w16du:dateUtc="2026-09-11T15:00:00Z"/>
          <w:rFonts w:eastAsiaTheme="minorEastAsia"/>
          <w:noProof/>
          <w:color w:val="auto"/>
          <w:kern w:val="2"/>
          <w:sz w:val="24"/>
          <w:szCs w:val="24"/>
          <w:lang w:eastAsia="de-DE"/>
          <w14:ligatures w14:val="standardContextual"/>
        </w:rPr>
      </w:pPr>
    </w:p>
    <w:p w14:paraId="3634207E" w14:textId="61B21120" w:rsidR="002B014C" w:rsidDel="00A007F0" w:rsidRDefault="002B014C">
      <w:pPr>
        <w:pStyle w:val="TableofFigures"/>
        <w:tabs>
          <w:tab w:val="right" w:leader="dot" w:pos="9629"/>
        </w:tabs>
        <w:rPr>
          <w:del w:id="413" w:author="Schult, Christoph" w:date="2026-09-11T17:00:00Z" w16du:dateUtc="2026-09-11T15:00:00Z"/>
          <w:rFonts w:eastAsiaTheme="minorEastAsia"/>
          <w:noProof/>
          <w:color w:val="auto"/>
          <w:kern w:val="2"/>
          <w:sz w:val="24"/>
          <w:szCs w:val="24"/>
          <w:lang w:eastAsia="de-DE"/>
          <w14:ligatures w14:val="standardContextual"/>
        </w:rPr>
      </w:pPr>
    </w:p>
    <w:p w14:paraId="08CF5925" w14:textId="25EF7A06" w:rsidR="002B014C" w:rsidDel="00A007F0" w:rsidRDefault="002B014C">
      <w:pPr>
        <w:pStyle w:val="TableofFigures"/>
        <w:tabs>
          <w:tab w:val="right" w:leader="dot" w:pos="9629"/>
        </w:tabs>
        <w:rPr>
          <w:del w:id="414" w:author="Schult, Christoph" w:date="2026-09-11T17:00:00Z" w16du:dateUtc="2026-09-11T15:00:00Z"/>
          <w:rFonts w:eastAsiaTheme="minorEastAsia"/>
          <w:noProof/>
          <w:color w:val="auto"/>
          <w:kern w:val="2"/>
          <w:sz w:val="24"/>
          <w:szCs w:val="24"/>
          <w:lang w:eastAsia="de-DE"/>
          <w14:ligatures w14:val="standardContextual"/>
        </w:rPr>
      </w:pPr>
    </w:p>
    <w:p w14:paraId="159B8BFA" w14:textId="221FD9E5" w:rsidR="002B014C" w:rsidDel="00A007F0" w:rsidRDefault="002B014C">
      <w:pPr>
        <w:pStyle w:val="TableofFigures"/>
        <w:tabs>
          <w:tab w:val="right" w:leader="dot" w:pos="9629"/>
        </w:tabs>
        <w:rPr>
          <w:del w:id="415" w:author="Schult, Christoph" w:date="2026-09-11T17:00:00Z" w16du:dateUtc="2026-09-11T15:00:00Z"/>
          <w:rFonts w:eastAsiaTheme="minorEastAsia"/>
          <w:noProof/>
          <w:color w:val="auto"/>
          <w:kern w:val="2"/>
          <w:sz w:val="24"/>
          <w:szCs w:val="24"/>
          <w:lang w:eastAsia="de-DE"/>
          <w14:ligatures w14:val="standardContextual"/>
        </w:rPr>
      </w:pPr>
    </w:p>
    <w:p w14:paraId="0B55BDC1" w14:textId="75F28B93" w:rsidR="002B014C" w:rsidDel="00A007F0" w:rsidRDefault="002B014C">
      <w:pPr>
        <w:pStyle w:val="TableofFigures"/>
        <w:tabs>
          <w:tab w:val="right" w:leader="dot" w:pos="9629"/>
        </w:tabs>
        <w:rPr>
          <w:del w:id="416" w:author="Schult, Christoph" w:date="2026-09-11T17:00:00Z" w16du:dateUtc="2026-09-11T15:00:00Z"/>
          <w:rFonts w:eastAsiaTheme="minorEastAsia"/>
          <w:noProof/>
          <w:color w:val="auto"/>
          <w:kern w:val="2"/>
          <w:sz w:val="24"/>
          <w:szCs w:val="24"/>
          <w:lang w:eastAsia="de-DE"/>
          <w14:ligatures w14:val="standardContextual"/>
        </w:rPr>
      </w:pPr>
    </w:p>
    <w:p w14:paraId="277BB0CA" w14:textId="735D56F9" w:rsidR="00E14EDE" w:rsidRPr="00295507" w:rsidRDefault="009A2BBC">
      <w:pPr>
        <w:rPr>
          <w:rFonts w:ascii="Cambria" w:eastAsiaTheme="majorEastAsia" w:hAnsi="Cambria" w:cstheme="majorBidi"/>
          <w:b/>
          <w:bCs/>
          <w:color w:val="1B2062" w:themeColor="accent1" w:themeShade="BF"/>
          <w:lang w:val="en-GB"/>
        </w:rPr>
      </w:pPr>
      <w:r>
        <w:rPr>
          <w:rFonts w:ascii="Cambria" w:hAnsi="Cambria"/>
          <w:b/>
          <w:lang w:val="en-GB"/>
        </w:rPr>
        <w:fldChar w:fldCharType="end"/>
      </w:r>
    </w:p>
    <w:p w14:paraId="4F3A09FA" w14:textId="77777777" w:rsidR="00E14EDE" w:rsidRPr="00295507" w:rsidRDefault="002B6202">
      <w:pPr>
        <w:pStyle w:val="Heading1"/>
        <w:numPr>
          <w:ilvl w:val="0"/>
          <w:numId w:val="0"/>
        </w:numPr>
        <w:ind w:left="431" w:hanging="431"/>
        <w:rPr>
          <w:lang w:val="en-GB"/>
        </w:rPr>
      </w:pPr>
      <w:bookmarkStart w:id="417" w:name="_Toc240458059"/>
      <w:r>
        <w:rPr>
          <w:lang w:val="en-GB"/>
        </w:rPr>
        <w:t>List of Tables</w:t>
      </w:r>
      <w:bookmarkEnd w:id="360"/>
      <w:bookmarkEnd w:id="417"/>
    </w:p>
    <w:p w14:paraId="1C50649C" w14:textId="49FC6252" w:rsidR="00A61892" w:rsidRDefault="004404AC">
      <w:pPr>
        <w:pStyle w:val="TableofFigures"/>
        <w:tabs>
          <w:tab w:val="right" w:leader="dot" w:pos="9629"/>
        </w:tabs>
        <w:rPr>
          <w:ins w:id="418" w:author="Schult, Christoph" w:date="2026-09-16T13:34:00Z" w16du:dateUtc="2026-09-16T11:34:00Z"/>
          <w:rFonts w:eastAsiaTheme="minorEastAsia"/>
          <w:noProof/>
          <w:color w:val="auto"/>
          <w:kern w:val="2"/>
          <w:sz w:val="24"/>
          <w:szCs w:val="24"/>
          <w14:ligatures w14:val="standardContextual"/>
        </w:rPr>
      </w:pPr>
      <w:r>
        <w:rPr>
          <w:rFonts w:ascii="Cambria" w:hAnsi="Cambria"/>
          <w:b/>
          <w:lang w:val="en-GB"/>
        </w:rPr>
        <w:fldChar w:fldCharType="begin"/>
      </w:r>
      <w:r>
        <w:rPr>
          <w:rFonts w:ascii="Cambria" w:hAnsi="Cambria"/>
          <w:b/>
          <w:lang w:val="en-GB"/>
        </w:rPr>
        <w:instrText xml:space="preserve"> TOC \h \z \c "Table" </w:instrText>
      </w:r>
      <w:r>
        <w:rPr>
          <w:rFonts w:ascii="Cambria" w:hAnsi="Cambria"/>
          <w:b/>
          <w:lang w:val="en-GB"/>
        </w:rPr>
        <w:fldChar w:fldCharType="separate"/>
      </w:r>
      <w:ins w:id="419"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"_Toc240458094"</w:instrText>
        </w:r>
        <w:r>
          <w:rPr>
            <w:rStyle w:val="Hyperlink"/>
            <w:noProof/>
          </w:rPr>
          <w:instrText xml:space="preserve"> </w:instrText>
        </w:r>
        <w:r>
          <w:rPr>
            <w:rStyle w:val="Hyperlink"/>
            <w:noProof/>
          </w:rPr>
        </w:r>
        <w:r>
          <w:rPr>
            <w:rStyle w:val="Hyperlink"/>
            <w:noProof/>
          </w:rPr>
          <w:fldChar w:fldCharType="separate"/>
        </w:r>
        <w:r>
          <w:rPr>
            <w:rStyle w:val="Hyperlink"/>
            <w:noProof/>
            <w:lang w:val="en-US"/>
          </w:rPr>
          <w:t>Table 1: Green finance instruments</w:t>
        </w:r>
        <w:r>
          <w:rPr>
            <w:noProof/>
            <w:webHidden/>
          </w:rPr>
          <w:tab/>
        </w:r>
        <w:r>
          <w:rPr>
            <w:noProof/>
            <w:webHidden/>
          </w:rPr>
          <w:fldChar w:fldCharType="begin"/>
        </w:r>
        <w:r>
          <w:rPr>
            <w:noProof/>
            <w:webHidden/>
          </w:rPr>
          <w:instrText xml:space="preserve"> PAGEREF _Toc240458094 \h </w:instrText>
        </w:r>
      </w:ins>
      <w:r>
        <w:rPr>
          <w:noProof/>
          <w:webHidden/>
        </w:rPr>
      </w:r>
      <w:ins w:id="420" w:author="Schult, Christoph" w:date="2026-09-16T13:34:00Z" w16du:dateUtc="2026-09-16T11:34:00Z">
        <w:r>
          <w:rPr>
            <w:noProof/>
            <w:webHidden/>
          </w:rPr>
          <w:fldChar w:fldCharType="separate"/>
        </w:r>
        <w:r>
          <w:rPr>
            <w:noProof/>
            <w:webHidden/>
          </w:rPr>
          <w:t>11</w:t>
        </w:r>
        <w:r>
          <w:rPr>
            <w:noProof/>
            <w:webHidden/>
          </w:rPr>
          <w:fldChar w:fldCharType="end"/>
        </w:r>
        <w:r>
          <w:rPr>
            <w:rStyle w:val="Hyperlink"/>
            <w:noProof/>
          </w:rPr>
          <w:fldChar w:fldCharType="end"/>
        </w:r>
      </w:ins>
    </w:p>
    <w:p w14:paraId="533073D6" w14:textId="360D3168" w:rsidR="00A61892" w:rsidRDefault="00A61892">
      <w:pPr>
        <w:pStyle w:val="TableofFigures"/>
        <w:tabs>
          <w:tab w:val="right" w:leader="dot" w:pos="9629"/>
        </w:tabs>
        <w:rPr>
          <w:ins w:id="421" w:author="Schult, Christoph" w:date="2026-09-16T13:34:00Z" w16du:dateUtc="2026-09-16T11:34:00Z"/>
          <w:rFonts w:eastAsiaTheme="minorEastAsia"/>
          <w:noProof/>
          <w:color w:val="auto"/>
          <w:kern w:val="2"/>
          <w:sz w:val="24"/>
          <w:szCs w:val="24"/>
          <w14:ligatures w14:val="standardContextual"/>
        </w:rPr>
      </w:pPr>
      <w:ins w:id="422"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"_Toc240458095"</w:instrText>
        </w:r>
        <w:r>
          <w:rPr>
            <w:rStyle w:val="Hyperlink"/>
            <w:noProof/>
          </w:rPr>
          <w:instrText xml:space="preserve"> </w:instrText>
        </w:r>
        <w:r>
          <w:rPr>
            <w:rStyle w:val="Hyperlink"/>
            <w:noProof/>
          </w:rPr>
        </w:r>
        <w:r>
          <w:rPr>
            <w:rStyle w:val="Hyperlink"/>
            <w:noProof/>
          </w:rPr>
          <w:fldChar w:fldCharType="separate"/>
        </w:r>
        <w:r>
          <w:rPr>
            <w:rStyle w:val="Hyperlink"/>
            <w:noProof/>
            <w:lang w:val="en-US"/>
          </w:rPr>
          <w:t>Table 2: Overview of Energy Efficiency Scenarios</w:t>
        </w:r>
        <w:r>
          <w:rPr>
            <w:noProof/>
            <w:webHidden/>
          </w:rPr>
          <w:tab/>
        </w:r>
        <w:r>
          <w:rPr>
            <w:noProof/>
            <w:webHidden/>
          </w:rPr>
          <w:fldChar w:fldCharType="begin"/>
        </w:r>
        <w:r>
          <w:rPr>
            <w:noProof/>
            <w:webHidden/>
          </w:rPr>
          <w:instrText xml:space="preserve"> PAGEREF _Toc240458095 \h </w:instrText>
        </w:r>
      </w:ins>
      <w:r>
        <w:rPr>
          <w:noProof/>
          <w:webHidden/>
        </w:rPr>
      </w:r>
      <w:ins w:id="423" w:author="Schult, Christoph" w:date="2026-09-16T13:34:00Z" w16du:dateUtc="2026-09-16T11:34:00Z">
        <w:r>
          <w:rPr>
            <w:noProof/>
            <w:webHidden/>
          </w:rPr>
          <w:fldChar w:fldCharType="separate"/>
        </w:r>
        <w:r>
          <w:rPr>
            <w:noProof/>
            <w:webHidden/>
          </w:rPr>
          <w:t>13</w:t>
        </w:r>
        <w:r>
          <w:rPr>
            <w:noProof/>
            <w:webHidden/>
          </w:rPr>
          <w:fldChar w:fldCharType="end"/>
        </w:r>
        <w:r>
          <w:rPr>
            <w:rStyle w:val="Hyperlink"/>
            <w:noProof/>
          </w:rPr>
          <w:fldChar w:fldCharType="end"/>
        </w:r>
      </w:ins>
    </w:p>
    <w:p w14:paraId="04D8B74E" w14:textId="666D949C" w:rsidR="00A61892" w:rsidRDefault="00A61892">
      <w:pPr>
        <w:pStyle w:val="TableofFigures"/>
        <w:tabs>
          <w:tab w:val="right" w:leader="dot" w:pos="9629"/>
        </w:tabs>
        <w:rPr>
          <w:ins w:id="424" w:author="Schult, Christoph" w:date="2026-09-16T13:34:00Z" w16du:dateUtc="2026-09-16T11:34:00Z"/>
          <w:rFonts w:eastAsiaTheme="minorEastAsia"/>
          <w:noProof/>
          <w:color w:val="auto"/>
          <w:kern w:val="2"/>
          <w:sz w:val="24"/>
          <w:szCs w:val="24"/>
          <w14:ligatures w14:val="standardContextual"/>
        </w:rPr>
      </w:pPr>
      <w:ins w:id="425"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"_Toc240458096"</w:instrText>
        </w:r>
        <w:r>
          <w:rPr>
            <w:rStyle w:val="Hyperlink"/>
            <w:noProof/>
          </w:rPr>
          <w:instrText xml:space="preserve"> </w:instrText>
        </w:r>
        <w:r>
          <w:rPr>
            <w:rStyle w:val="Hyperlink"/>
            <w:noProof/>
          </w:rPr>
        </w:r>
        <w:r>
          <w:rPr>
            <w:rStyle w:val="Hyperlink"/>
            <w:noProof/>
          </w:rPr>
          <w:fldChar w:fldCharType="separate"/>
        </w:r>
        <w:r>
          <w:rPr>
            <w:rStyle w:val="Hyperlink"/>
            <w:noProof/>
            <w:lang w:val="en-US"/>
          </w:rPr>
          <w:t>Table 3: Financing instruments: indicative terms, providers, and model treatment</w:t>
        </w:r>
        <w:r>
          <w:rPr>
            <w:noProof/>
            <w:webHidden/>
          </w:rPr>
          <w:tab/>
        </w:r>
        <w:r>
          <w:rPr>
            <w:noProof/>
            <w:webHidden/>
          </w:rPr>
          <w:fldChar w:fldCharType="begin"/>
        </w:r>
        <w:r>
          <w:rPr>
            <w:noProof/>
            <w:webHidden/>
          </w:rPr>
          <w:instrText xml:space="preserve"> PAGEREF _Toc240458096 \h </w:instrText>
        </w:r>
      </w:ins>
      <w:r>
        <w:rPr>
          <w:noProof/>
          <w:webHidden/>
        </w:rPr>
      </w:r>
      <w:ins w:id="426" w:author="Schult, Christoph" w:date="2026-09-16T13:34:00Z" w16du:dateUtc="2026-09-16T11:34:00Z">
        <w:r>
          <w:rPr>
            <w:noProof/>
            <w:webHidden/>
          </w:rPr>
          <w:fldChar w:fldCharType="separate"/>
        </w:r>
        <w:r>
          <w:rPr>
            <w:noProof/>
            <w:webHidden/>
          </w:rPr>
          <w:t>19</w:t>
        </w:r>
        <w:r>
          <w:rPr>
            <w:noProof/>
            <w:webHidden/>
          </w:rPr>
          <w:fldChar w:fldCharType="end"/>
        </w:r>
        <w:r>
          <w:rPr>
            <w:rStyle w:val="Hyperlink"/>
            <w:noProof/>
          </w:rPr>
          <w:fldChar w:fldCharType="end"/>
        </w:r>
      </w:ins>
    </w:p>
    <w:p w14:paraId="08FCE7A8" w14:textId="17636B8E" w:rsidR="00A61892" w:rsidRDefault="00A61892">
      <w:pPr>
        <w:pStyle w:val="TableofFigures"/>
        <w:tabs>
          <w:tab w:val="right" w:leader="dot" w:pos="9629"/>
        </w:tabs>
        <w:rPr>
          <w:ins w:id="427" w:author="Schult, Christoph" w:date="2026-09-16T13:34:00Z" w16du:dateUtc="2026-09-16T11:34:00Z"/>
          <w:rFonts w:eastAsiaTheme="minorEastAsia"/>
          <w:noProof/>
          <w:color w:val="auto"/>
          <w:kern w:val="2"/>
          <w:sz w:val="24"/>
          <w:szCs w:val="24"/>
          <w14:ligatures w14:val="standardContextual"/>
        </w:rPr>
      </w:pPr>
      <w:ins w:id="428" w:author="Schult, Christoph" w:date="2026-09-16T13:34:00Z" w16du:dateUtc="2026-09-16T11:34:00Z">
        <w:r>
          <w:rPr>
            <w:rStyle w:val="Hyperlink"/>
            <w:noProof/>
          </w:rPr>
          <w:fldChar w:fldCharType="begin"/>
        </w:r>
        <w:r>
          <w:rPr>
            <w:rStyle w:val="Hyperlink"/>
            <w:noProof/>
          </w:rPr>
          <w:instrText xml:space="preserve"> </w:instrText>
        </w:r>
        <w:r>
          <w:rPr>
            <w:noProof/>
          </w:rPr>
          <w:instrText>HYPERLINK \l "_Toc240458097"</w:instrText>
        </w:r>
        <w:r>
          <w:rPr>
            <w:rStyle w:val="Hyperlink"/>
            <w:noProof/>
          </w:rPr>
          <w:instrText xml:space="preserve"> </w:instrText>
        </w:r>
        <w:r>
          <w:rPr>
            <w:rStyle w:val="Hyperlink"/>
            <w:noProof/>
          </w:rPr>
        </w:r>
        <w:r>
          <w:rPr>
            <w:rStyle w:val="Hyperlink"/>
            <w:noProof/>
          </w:rPr>
          <w:fldChar w:fldCharType="separate"/>
        </w:r>
        <w:r>
          <w:rPr>
            <w:rStyle w:val="Hyperlink"/>
            <w:noProof/>
            <w:lang w:val="en-US"/>
          </w:rPr>
          <w:t>Table 4: Portfolio allocation and resulting financing cost by architecture</w:t>
        </w:r>
        <w:r>
          <w:rPr>
            <w:noProof/>
            <w:webHidden/>
          </w:rPr>
          <w:tab/>
        </w:r>
        <w:r>
          <w:rPr>
            <w:noProof/>
            <w:webHidden/>
          </w:rPr>
          <w:fldChar w:fldCharType="begin"/>
        </w:r>
        <w:r>
          <w:rPr>
            <w:noProof/>
            <w:webHidden/>
          </w:rPr>
          <w:instrText xml:space="preserve"> PAGEREF _Toc240458097 \h </w:instrText>
        </w:r>
      </w:ins>
      <w:r>
        <w:rPr>
          <w:noProof/>
          <w:webHidden/>
        </w:rPr>
      </w:r>
      <w:ins w:id="429" w:author="Schult, Christoph" w:date="2026-09-16T13:34:00Z" w16du:dateUtc="2026-09-16T11:34:00Z">
        <w:r>
          <w:rPr>
            <w:noProof/>
            <w:webHidden/>
          </w:rPr>
          <w:fldChar w:fldCharType="separate"/>
        </w:r>
        <w:r>
          <w:rPr>
            <w:noProof/>
            <w:webHidden/>
          </w:rPr>
          <w:t>20</w:t>
        </w:r>
        <w:r>
          <w:rPr>
            <w:noProof/>
            <w:webHidden/>
          </w:rPr>
          <w:fldChar w:fldCharType="end"/>
        </w:r>
        <w:r>
          <w:rPr>
            <w:rStyle w:val="Hyperlink"/>
            <w:noProof/>
          </w:rPr>
          <w:fldChar w:fldCharType="end"/>
        </w:r>
      </w:ins>
    </w:p>
    <w:p w14:paraId="005CE681" w14:textId="694FD3F9" w:rsidR="002B014C" w:rsidDel="00C35CC9" w:rsidRDefault="009B45AB">
      <w:pPr>
        <w:pStyle w:val="TableofFigures"/>
        <w:tabs>
          <w:tab w:val="right" w:leader="dot" w:pos="9629"/>
        </w:tabs>
        <w:rPr>
          <w:del w:id="430" w:author="Schult, Christoph" w:date="2026-09-11T17:01:00Z" w16du:dateUtc="2026-09-11T15:01:00Z"/>
          <w:rFonts w:eastAsiaTheme="minorEastAsia"/>
          <w:noProof/>
          <w:color w:val="auto"/>
          <w:kern w:val="2"/>
          <w:sz w:val="24"/>
          <w:szCs w:val="24"/>
          <w:lang w:eastAsia="de-DE"/>
          <w14:ligatures w14:val="standardContextual"/>
        </w:rPr>
      </w:pPr>
      <w:del w:id="431" w:author="Schult, Christoph" w:date="2026-09-16T10:53:00Z" w16du:dateUtc="2026-09-16T08:53:00Z">
        <w:r>
          <w:rPr>
            <w:rPrChange w:id="432" w:author="Schult, Christoph" w:date="2026-09-16T10:53:00Z" w16du:dateUtc="2026-09-16T08:53:00Z">
              <w:rPr>
                <w:rStyle w:val="Hyperlink"/>
                <w:noProof/>
                <w:lang w:val="en-US"/>
              </w:rPr>
            </w:rPrChange>
          </w:rPr>
          <w:delText>Table 1: Green finance instruments</w:delText>
        </w:r>
        <w:r>
          <w:rPr>
            <w:noProof/>
            <w:webHidden/>
          </w:rPr>
          <w:tab/>
          <w:delText>10</w:delText>
        </w:r>
        <w:r>
          <w:rPr>
            <w:rPrChange w:id="433" w:author="Schult, Christoph" w:date="2026-09-16T10:53:00Z" w16du:dateUtc="2026-09-16T08:53:00Z">
              <w:rPr>
                <w:rStyle w:val="Hyperlink"/>
                <w:noProof/>
                <w:lang w:val="en-US"/>
              </w:rPr>
            </w:rPrChange>
          </w:rPr>
          <w:delText>Table 2: Overview of Energy Efficiency Scenarios</w:delText>
        </w:r>
        <w:r>
          <w:rPr>
            <w:noProof/>
            <w:webHidden/>
          </w:rPr>
          <w:tab/>
          <w:delText>12</w:delText>
        </w:r>
        <w:r>
          <w:rPr>
            <w:rPrChange w:id="434" w:author="Schult, Christoph" w:date="2026-09-16T10:53:00Z" w16du:dateUtc="2026-09-16T08:53:00Z">
              <w:rPr>
                <w:rStyle w:val="Hyperlink"/>
                <w:noProof/>
                <w:lang w:val="en-US"/>
              </w:rPr>
            </w:rPrChange>
          </w:rPr>
          <w:delText>Table 3: Financing instruments: indicative terms, providers, and model treatment</w:delText>
        </w:r>
        <w:r>
          <w:rPr>
            <w:noProof/>
            <w:webHidden/>
          </w:rPr>
          <w:tab/>
          <w:delText>18</w:delText>
        </w:r>
        <w:r>
          <w:rPr>
            <w:rPrChange w:id="435" w:author="Schult, Christoph" w:date="2026-09-16T10:53:00Z" w16du:dateUtc="2026-09-16T08:53:00Z">
              <w:rPr>
                <w:rStyle w:val="Hyperlink"/>
                <w:noProof/>
                <w:lang w:val="en-US"/>
              </w:rPr>
            </w:rPrChange>
          </w:rPr>
          <w:delText>Table 4: Portfolio allocation and resulting financing cost by architecture</w:delText>
        </w:r>
        <w:r>
          <w:rPr>
            <w:noProof/>
            <w:webHidden/>
          </w:rPr>
          <w:tab/>
          <w:delText>19</w:delText>
        </w:r>
      </w:del>
    </w:p>
    <w:p w14:paraId="38EDA148" w14:textId="070380C3" w:rsidR="004404AC" w:rsidRPr="00295507" w:rsidRDefault="004404AC">
      <w:pPr>
        <w:rPr>
          <w:rFonts w:ascii="Cambria" w:hAnsi="Cambria"/>
          <w:b/>
          <w:lang w:val="en-GB"/>
        </w:rPr>
      </w:pPr>
      <w:r>
        <w:rPr>
          <w:rFonts w:ascii="Cambria" w:hAnsi="Cambria"/>
          <w:b/>
          <w:lang w:val="en-GB"/>
        </w:rPr>
        <w:fldChar w:fldCharType="end"/>
      </w:r>
    </w:p>
    <w:p w14:paraId="0F512186" w14:textId="77777777" w:rsidR="004404AC" w:rsidRPr="00295507" w:rsidRDefault="004404AC">
      <w:pPr>
        <w:rPr>
          <w:rFonts w:ascii="Cambria" w:hAnsi="Cambria"/>
          <w:b/>
          <w:lang w:val="en-GB"/>
        </w:rPr>
      </w:pPr>
    </w:p>
    <w:p w14:paraId="367FD2DE" w14:textId="77777777" w:rsidR="00E14EDE" w:rsidRPr="00295507" w:rsidRDefault="002B6202">
      <w:pPr>
        <w:rPr>
          <w:rFonts w:ascii="Cambria" w:eastAsiaTheme="majorEastAsia" w:hAnsi="Cambria" w:cstheme="majorBidi"/>
          <w:b/>
          <w:bCs/>
          <w:color w:val="1B2062" w:themeColor="accent1" w:themeShade="BF"/>
          <w:lang w:val="en-GB"/>
        </w:rPr>
      </w:pPr>
      <w:r>
        <w:rPr>
          <w:rFonts w:ascii="Cambria" w:hAnsi="Cambria"/>
          <w:b/>
          <w:lang w:val="en-GB"/>
        </w:rPr>
        <w:br w:type="page"/>
      </w:r>
    </w:p>
    <w:p w14:paraId="60C96989" w14:textId="77777777" w:rsidR="00E14EDE" w:rsidRPr="00CF0A95" w:rsidRDefault="002B6202">
      <w:pPr>
        <w:pStyle w:val="Heading1"/>
        <w:numPr>
          <w:ilvl w:val="0"/>
          <w:numId w:val="0"/>
        </w:numPr>
        <w:ind w:left="431" w:hanging="431"/>
        <w:rPr>
          <w:lang w:val="fr-FR"/>
          <w:rPrChange w:id="436" w:author="GIZ" w:date="2026-09-15T09:14:00Z" w16du:dateUtc="2026-09-15T07:14:00Z">
            <w:rPr>
              <w:lang w:val="en-GB"/>
            </w:rPr>
          </w:rPrChange>
        </w:rPr>
      </w:pPr>
      <w:bookmarkStart w:id="437" w:name="_Toc240458060"/>
      <w:r>
        <w:rPr>
          <w:lang w:val="fr-FR"/>
          <w:rPrChange w:id="438" w:author="GIZ" w:date="2026-09-15T09:14:00Z" w16du:dateUtc="2026-09-15T07:14:00Z">
            <w:rPr>
              <w:lang w:val="en-GB"/>
            </w:rPr>
          </w:rPrChange>
        </w:rPr>
        <w:t>Abbreviations</w:t>
      </w:r>
      <w:bookmarkEnd w:id="437"/>
    </w:p>
    <w:p w14:paraId="35D66FF2" w14:textId="32E7D795" w:rsidR="00250A54" w:rsidRPr="00CF0A95" w:rsidRDefault="00250A54" w:rsidP="00E96FBF">
      <w:pPr>
        <w:tabs>
          <w:tab w:val="left" w:pos="1560"/>
        </w:tabs>
        <w:spacing w:after="0" w:line="360" w:lineRule="auto"/>
        <w:rPr>
          <w:ins w:id="439" w:author="Schult, Christoph" w:date="2026-09-14T15:13:00Z" w16du:dateUtc="2026-09-14T13:13:00Z"/>
          <w:rFonts w:ascii="Cambria" w:hAnsi="Cambria"/>
          <w:lang w:val="fr-FR"/>
          <w:rPrChange w:id="440" w:author="GIZ" w:date="2026-09-15T09:14:00Z" w16du:dateUtc="2026-09-15T07:14:00Z">
            <w:rPr>
              <w:ins w:id="441" w:author="Schult, Christoph" w:date="2026-09-14T15:13:00Z" w16du:dateUtc="2026-09-14T13:13:00Z"/>
              <w:rFonts w:ascii="Cambria" w:hAnsi="Cambria"/>
              <w:lang w:val="en-GB"/>
            </w:rPr>
          </w:rPrChange>
        </w:rPr>
      </w:pPr>
      <w:ins w:id="442" w:author="Schult, Christoph" w:date="2026-09-14T15:13:00Z" w16du:dateUtc="2026-09-14T13:13:00Z">
        <w:r>
          <w:rPr>
            <w:rFonts w:ascii="Cambria" w:hAnsi="Cambria"/>
            <w:lang w:val="fr-FR"/>
            <w:rPrChange w:id="443" w:author="GIZ" w:date="2026-09-15T09:14:00Z" w16du:dateUtc="2026-09-15T07:14:00Z">
              <w:rPr>
                <w:rFonts w:ascii="Cambria" w:hAnsi="Cambria"/>
                <w:lang w:val="en-GB"/>
              </w:rPr>
            </w:rPrChange>
          </w:rPr>
          <w:t>ADB</w:t>
        </w:r>
        <w:r>
          <w:rPr>
            <w:rFonts w:ascii="Cambria" w:hAnsi="Cambria"/>
            <w:lang w:val="fr-FR"/>
            <w:rPrChange w:id="444" w:author="GIZ" w:date="2026-09-15T09:14:00Z" w16du:dateUtc="2026-09-15T07:14:00Z">
              <w:rPr>
                <w:rFonts w:ascii="Cambria" w:hAnsi="Cambria"/>
                <w:lang w:val="en-GB"/>
              </w:rPr>
            </w:rPrChange>
          </w:rPr>
          <w:tab/>
          <w:t>Asian Development Bank</w:t>
        </w:r>
      </w:ins>
    </w:p>
    <w:p w14:paraId="3FFB76A6" w14:textId="5EC7378D" w:rsidR="00250A54" w:rsidRPr="00CF0A95" w:rsidRDefault="00250A54" w:rsidP="00250A54">
      <w:pPr>
        <w:tabs>
          <w:tab w:val="left" w:pos="1560"/>
        </w:tabs>
        <w:spacing w:after="0" w:line="360" w:lineRule="auto"/>
        <w:rPr>
          <w:ins w:id="445" w:author="Schult, Christoph" w:date="2026-09-14T15:13:00Z" w16du:dateUtc="2026-09-14T13:13:00Z"/>
          <w:rFonts w:ascii="Cambria" w:hAnsi="Cambria"/>
          <w:lang w:val="fr-FR"/>
          <w:rPrChange w:id="446" w:author="GIZ" w:date="2026-09-15T09:14:00Z" w16du:dateUtc="2026-09-15T07:14:00Z">
            <w:rPr>
              <w:ins w:id="447" w:author="Schult, Christoph" w:date="2026-09-14T15:13:00Z" w16du:dateUtc="2026-09-14T13:13:00Z"/>
              <w:rFonts w:ascii="Cambria" w:hAnsi="Cambria"/>
              <w:lang w:val="en-GB"/>
            </w:rPr>
          </w:rPrChange>
        </w:rPr>
      </w:pPr>
      <w:ins w:id="448" w:author="Schult, Christoph" w:date="2026-09-14T15:13:00Z" w16du:dateUtc="2026-09-14T13:13:00Z">
        <w:r>
          <w:rPr>
            <w:rFonts w:ascii="Cambria" w:hAnsi="Cambria"/>
            <w:lang w:val="fr-FR"/>
            <w:rPrChange w:id="449" w:author="GIZ" w:date="2026-09-15T09:14:00Z" w16du:dateUtc="2026-09-15T07:14:00Z">
              <w:rPr>
                <w:rFonts w:ascii="Cambria" w:hAnsi="Cambria"/>
                <w:lang w:val="en-GB"/>
              </w:rPr>
            </w:rPrChange>
          </w:rPr>
          <w:t>AFD</w:t>
        </w:r>
        <w:r>
          <w:rPr>
            <w:rFonts w:ascii="Cambria" w:hAnsi="Cambria"/>
            <w:lang w:val="fr-FR"/>
            <w:rPrChange w:id="450" w:author="GIZ" w:date="2026-09-15T09:14:00Z" w16du:dateUtc="2026-09-15T07:14:00Z">
              <w:rPr>
                <w:rFonts w:ascii="Cambria" w:hAnsi="Cambria"/>
                <w:lang w:val="en-GB"/>
              </w:rPr>
            </w:rPrChange>
          </w:rPr>
          <w:tab/>
          <w:t>Agence française de développement</w:t>
        </w:r>
      </w:ins>
    </w:p>
    <w:p w14:paraId="5117A831" w14:textId="2F499B45" w:rsidR="00E96FBF" w:rsidRDefault="00E96FBF" w:rsidP="00E96FBF">
      <w:pPr>
        <w:tabs>
          <w:tab w:val="left" w:pos="1560"/>
        </w:tabs>
        <w:spacing w:after="0" w:line="360" w:lineRule="auto"/>
        <w:rPr>
          <w:ins w:id="451" w:author="Schult, Christoph" w:date="2026-09-14T15:14:00Z" w16du:dateUtc="2026-09-14T13:14:00Z"/>
          <w:rFonts w:ascii="Cambria" w:hAnsi="Cambria"/>
          <w:lang w:val="en-GB"/>
        </w:rPr>
      </w:pPr>
      <w:r>
        <w:rPr>
          <w:rFonts w:ascii="Cambria" w:hAnsi="Cambria"/>
          <w:lang w:val="en-GB"/>
        </w:rPr>
        <w:t>BESS</w:t>
      </w:r>
      <w:r>
        <w:rPr>
          <w:rFonts w:ascii="Cambria" w:hAnsi="Cambria"/>
          <w:lang w:val="en-GB"/>
        </w:rPr>
        <w:tab/>
        <w:t>Battery Energy Storage System</w:t>
      </w:r>
    </w:p>
    <w:p w14:paraId="7D7F9A75" w14:textId="23C9B925" w:rsidR="009715B2" w:rsidRPr="00CF0A95" w:rsidRDefault="009715B2" w:rsidP="009715B2">
      <w:pPr>
        <w:tabs>
          <w:tab w:val="left" w:pos="1560"/>
        </w:tabs>
        <w:spacing w:after="0" w:line="360" w:lineRule="auto"/>
        <w:rPr>
          <w:ins w:id="452" w:author="Schult, Christoph" w:date="2026-09-14T15:14:00Z" w16du:dateUtc="2026-09-14T13:14:00Z"/>
          <w:rFonts w:ascii="Cambria" w:hAnsi="Cambria"/>
          <w:lang w:val="en-GB"/>
          <w:rPrChange w:id="453" w:author="GIZ" w:date="2026-09-15T09:14:00Z" w16du:dateUtc="2026-09-15T07:14:00Z">
            <w:rPr>
              <w:ins w:id="454" w:author="Schult, Christoph" w:date="2026-09-14T15:14:00Z" w16du:dateUtc="2026-09-14T13:14:00Z"/>
              <w:rFonts w:ascii="Cambria" w:hAnsi="Cambria"/>
            </w:rPr>
          </w:rPrChange>
        </w:rPr>
      </w:pPr>
      <w:ins w:id="455" w:author="Schult, Christoph" w:date="2026-09-14T15:14:00Z" w16du:dateUtc="2026-09-14T13:14:00Z">
        <w:r>
          <w:rPr>
            <w:rFonts w:ascii="Cambria" w:hAnsi="Cambria"/>
            <w:lang w:val="en-GB"/>
            <w:rPrChange w:id="456" w:author="GIZ" w:date="2026-09-15T09:14:00Z" w16du:dateUtc="2026-09-15T07:14:00Z">
              <w:rPr>
                <w:rFonts w:ascii="Cambria" w:hAnsi="Cambria"/>
              </w:rPr>
            </w:rPrChange>
          </w:rPr>
          <w:t>BIDV</w:t>
        </w:r>
        <w:r>
          <w:rPr>
            <w:rFonts w:ascii="Cambria" w:hAnsi="Cambria"/>
            <w:lang w:val="en-GB"/>
            <w:rPrChange w:id="457" w:author="GIZ" w:date="2026-09-15T09:14:00Z" w16du:dateUtc="2026-09-15T07:14:00Z">
              <w:rPr>
                <w:rFonts w:ascii="Cambria" w:hAnsi="Cambria"/>
              </w:rPr>
            </w:rPrChange>
          </w:rPr>
          <w:tab/>
          <w:t xml:space="preserve">Joint Stock Commercial Bank for Investment and Development of </w:t>
        </w:r>
      </w:ins>
      <w:ins w:id="458" w:author="Schult, Christoph" w:date="2026-09-17T13:49:00Z" w16du:dateUtc="2026-09-17T11:49:00Z">
        <w:r>
          <w:rPr>
            <w:rFonts w:ascii="Cambria" w:hAnsi="Cambria"/>
            <w:lang w:val="en-GB"/>
          </w:rPr>
          <w:t>Vietnam</w:t>
        </w:r>
      </w:ins>
    </w:p>
    <w:p w14:paraId="0F888E72" w14:textId="2C3C3564" w:rsidR="009715B2" w:rsidRPr="00CF0A95" w:rsidRDefault="009715B2" w:rsidP="009715B2">
      <w:pPr>
        <w:tabs>
          <w:tab w:val="left" w:pos="1560"/>
        </w:tabs>
        <w:spacing w:after="0" w:line="360" w:lineRule="auto"/>
        <w:rPr>
          <w:ins w:id="459" w:author="Schult, Christoph" w:date="2026-09-14T15:14:00Z" w16du:dateUtc="2026-09-14T13:14:00Z"/>
          <w:rFonts w:ascii="Cambria" w:hAnsi="Cambria"/>
          <w:lang w:val="en-GB"/>
          <w:rPrChange w:id="460" w:author="GIZ" w:date="2026-09-15T09:14:00Z" w16du:dateUtc="2026-09-15T07:14:00Z">
            <w:rPr>
              <w:ins w:id="461" w:author="Schult, Christoph" w:date="2026-09-14T15:14:00Z" w16du:dateUtc="2026-09-14T13:14:00Z"/>
              <w:rFonts w:ascii="Cambria" w:hAnsi="Cambria"/>
            </w:rPr>
          </w:rPrChange>
        </w:rPr>
      </w:pPr>
      <w:ins w:id="462" w:author="Schult, Christoph" w:date="2026-09-14T15:14:00Z" w16du:dateUtc="2026-09-14T13:14:00Z">
        <w:r>
          <w:rPr>
            <w:rFonts w:ascii="Cambria" w:hAnsi="Cambria"/>
            <w:lang w:val="en-GB"/>
            <w:rPrChange w:id="463" w:author="GIZ" w:date="2026-09-15T09:14:00Z" w16du:dateUtc="2026-09-15T07:14:00Z">
              <w:rPr>
                <w:rFonts w:ascii="Cambria" w:hAnsi="Cambria"/>
              </w:rPr>
            </w:rPrChange>
          </w:rPr>
          <w:t>CASE</w:t>
        </w:r>
        <w:r>
          <w:rPr>
            <w:rFonts w:ascii="Cambria" w:hAnsi="Cambria"/>
            <w:lang w:val="en-GB"/>
            <w:rPrChange w:id="464" w:author="GIZ" w:date="2026-09-15T09:14:00Z" w16du:dateUtc="2026-09-15T07:14:00Z">
              <w:rPr>
                <w:rFonts w:ascii="Cambria" w:hAnsi="Cambria"/>
              </w:rPr>
            </w:rPrChange>
          </w:rPr>
          <w:tab/>
          <w:t>Clean, Affordable and Secure Energy for Southeast Asia</w:t>
        </w:r>
      </w:ins>
    </w:p>
    <w:p w14:paraId="31B1A6B5" w14:textId="1F793A93" w:rsidR="00AB5DF3" w:rsidRPr="00CF0A95" w:rsidRDefault="00AB5DF3" w:rsidP="00AB5DF3">
      <w:pPr>
        <w:tabs>
          <w:tab w:val="left" w:pos="1560"/>
        </w:tabs>
        <w:spacing w:after="0" w:line="360" w:lineRule="auto"/>
        <w:rPr>
          <w:rFonts w:ascii="Cambria" w:hAnsi="Cambria"/>
          <w:lang w:val="en-GB"/>
        </w:rPr>
      </w:pPr>
      <w:ins w:id="465" w:author="Schult, Christoph" w:date="2026-09-14T15:14:00Z" w16du:dateUtc="2026-09-14T13:14:00Z">
        <w:r>
          <w:rPr>
            <w:rFonts w:ascii="Cambria" w:hAnsi="Cambria"/>
            <w:lang w:val="en-GB"/>
            <w:rPrChange w:id="466" w:author="GIZ" w:date="2026-09-15T09:14:00Z" w16du:dateUtc="2026-09-15T07:14:00Z">
              <w:rPr>
                <w:rFonts w:ascii="Cambria" w:hAnsi="Cambria"/>
              </w:rPr>
            </w:rPrChange>
          </w:rPr>
          <w:t>CBAM</w:t>
        </w:r>
        <w:r>
          <w:rPr>
            <w:rFonts w:ascii="Cambria" w:hAnsi="Cambria"/>
            <w:lang w:val="en-GB"/>
            <w:rPrChange w:id="467" w:author="GIZ" w:date="2026-09-15T09:14:00Z" w16du:dateUtc="2026-09-15T07:14:00Z">
              <w:rPr>
                <w:rFonts w:ascii="Cambria" w:hAnsi="Cambria"/>
              </w:rPr>
            </w:rPrChange>
          </w:rPr>
          <w:tab/>
          <w:t>Carbon Border Adjustment Mechanism</w:t>
        </w:r>
      </w:ins>
    </w:p>
    <w:p w14:paraId="139C2FD4" w14:textId="77777777" w:rsidR="00E96FBF" w:rsidRPr="00E96FBF" w:rsidRDefault="00E96FBF" w:rsidP="00E96FBF">
      <w:pPr>
        <w:tabs>
          <w:tab w:val="left" w:pos="1560"/>
        </w:tabs>
        <w:spacing w:after="0" w:line="360" w:lineRule="auto"/>
        <w:rPr>
          <w:rFonts w:ascii="Cambria" w:hAnsi="Cambria"/>
          <w:lang w:val="en-GB"/>
        </w:rPr>
      </w:pPr>
      <w:r>
        <w:rPr>
          <w:rFonts w:ascii="Cambria" w:hAnsi="Cambria"/>
          <w:lang w:val="en-GB"/>
        </w:rPr>
        <w:t>CO₂</w:t>
      </w:r>
      <w:r>
        <w:rPr>
          <w:rFonts w:ascii="Cambria" w:hAnsi="Cambria"/>
          <w:lang w:val="en-GB"/>
        </w:rPr>
        <w:tab/>
        <w:t>Carbon Dioxide</w:t>
      </w:r>
    </w:p>
    <w:p w14:paraId="69E38B30" w14:textId="77777777" w:rsidR="00E96FBF" w:rsidRDefault="00E96FBF" w:rsidP="00E96FBF">
      <w:pPr>
        <w:tabs>
          <w:tab w:val="left" w:pos="1560"/>
        </w:tabs>
        <w:spacing w:after="0" w:line="360" w:lineRule="auto"/>
        <w:rPr>
          <w:rFonts w:ascii="Cambria" w:hAnsi="Cambria"/>
          <w:lang w:val="en-GB"/>
        </w:rPr>
      </w:pPr>
      <w:r>
        <w:rPr>
          <w:rFonts w:ascii="Cambria" w:hAnsi="Cambria"/>
          <w:lang w:val="en-GB"/>
        </w:rPr>
        <w:t>COP26</w:t>
      </w:r>
      <w:r>
        <w:rPr>
          <w:rFonts w:ascii="Cambria" w:hAnsi="Cambria"/>
          <w:lang w:val="en-GB"/>
        </w:rPr>
        <w:tab/>
        <w:t>26th United Nations Climate Change Conference of the Parties</w:t>
      </w:r>
    </w:p>
    <w:p w14:paraId="36B41850" w14:textId="304EFFEF" w:rsidR="0070271B" w:rsidRPr="00E96FBF" w:rsidRDefault="0070271B" w:rsidP="00E96FBF">
      <w:pPr>
        <w:tabs>
          <w:tab w:val="left" w:pos="1560"/>
        </w:tabs>
        <w:spacing w:after="0" w:line="360" w:lineRule="auto"/>
        <w:rPr>
          <w:rFonts w:ascii="Cambria" w:hAnsi="Cambria"/>
          <w:lang w:val="en-GB"/>
        </w:rPr>
      </w:pPr>
      <w:r>
        <w:rPr>
          <w:rFonts w:ascii="Cambria" w:hAnsi="Cambria"/>
          <w:lang w:val="en-GB"/>
        </w:rPr>
        <w:t>CT-TTg</w:t>
      </w:r>
      <w:r>
        <w:rPr>
          <w:rFonts w:ascii="Cambria" w:hAnsi="Cambria"/>
          <w:lang w:val="en-GB"/>
        </w:rPr>
        <w:tab/>
        <w:t>Prime Minister’s Directive</w:t>
      </w:r>
    </w:p>
    <w:p w14:paraId="595FB2F6" w14:textId="77777777" w:rsidR="00E96FBF" w:rsidRPr="00E96FBF" w:rsidRDefault="00E96FBF" w:rsidP="00E96FBF">
      <w:pPr>
        <w:tabs>
          <w:tab w:val="left" w:pos="1560"/>
        </w:tabs>
        <w:spacing w:after="0" w:line="360" w:lineRule="auto"/>
        <w:rPr>
          <w:rFonts w:ascii="Cambria" w:hAnsi="Cambria"/>
          <w:lang w:val="en-GB"/>
        </w:rPr>
      </w:pPr>
      <w:r>
        <w:rPr>
          <w:rFonts w:ascii="Cambria" w:hAnsi="Cambria"/>
          <w:lang w:val="en-GB"/>
        </w:rPr>
        <w:t>DGE</w:t>
      </w:r>
      <w:r>
        <w:rPr>
          <w:rFonts w:ascii="Cambria" w:hAnsi="Cambria"/>
          <w:lang w:val="en-GB"/>
        </w:rPr>
        <w:tab/>
        <w:t>Dynamic General Equilibrium</w:t>
      </w:r>
    </w:p>
    <w:p w14:paraId="4761713E" w14:textId="77777777" w:rsidR="00E96FBF" w:rsidRDefault="00E96FBF" w:rsidP="00E96FBF">
      <w:pPr>
        <w:tabs>
          <w:tab w:val="left" w:pos="1560"/>
        </w:tabs>
        <w:spacing w:after="0" w:line="360" w:lineRule="auto"/>
        <w:ind w:left="1560" w:hanging="1560"/>
        <w:rPr>
          <w:ins w:id="468" w:author="Schult, Christoph" w:date="2026-09-14T15:15:00Z" w16du:dateUtc="2026-09-14T13:15:00Z"/>
          <w:rFonts w:ascii="Cambria" w:hAnsi="Cambria"/>
          <w:lang w:val="en-GB"/>
        </w:rPr>
      </w:pPr>
      <w:r>
        <w:rPr>
          <w:rFonts w:ascii="Cambria" w:hAnsi="Cambria"/>
          <w:lang w:val="en-GB"/>
        </w:rPr>
        <w:t>DGE-METRIC</w:t>
      </w:r>
      <w:r>
        <w:rPr>
          <w:rFonts w:ascii="Cambria" w:hAnsi="Cambria"/>
          <w:lang w:val="en-GB"/>
        </w:rPr>
        <w:tab/>
        <w:t>Dynamic General Equilibrium for Macroeconomic Energy Transition Incorporating Carbon Markets</w:t>
      </w:r>
    </w:p>
    <w:p w14:paraId="1700EB1C" w14:textId="38F04E30" w:rsidR="00AB5DF3" w:rsidRDefault="00AB5DF3" w:rsidP="00AB5DF3">
      <w:pPr>
        <w:tabs>
          <w:tab w:val="left" w:pos="1560"/>
        </w:tabs>
        <w:spacing w:after="0" w:line="360" w:lineRule="auto"/>
        <w:ind w:left="1560" w:hanging="1560"/>
        <w:rPr>
          <w:ins w:id="469" w:author="Schult, Christoph" w:date="2026-09-14T15:15:00Z" w16du:dateUtc="2026-09-14T13:15:00Z"/>
          <w:rFonts w:ascii="Cambria" w:hAnsi="Cambria"/>
          <w:lang w:val="en-GB"/>
        </w:rPr>
      </w:pPr>
      <w:ins w:id="470" w:author="Schult, Christoph" w:date="2026-09-14T15:15:00Z" w16du:dateUtc="2026-09-14T13:15:00Z">
        <w:r>
          <w:rPr>
            <w:rFonts w:ascii="Cambria" w:hAnsi="Cambria"/>
            <w:lang w:val="en-GB"/>
          </w:rPr>
          <w:t>DFI</w:t>
        </w:r>
        <w:r>
          <w:rPr>
            <w:rFonts w:ascii="Cambria" w:hAnsi="Cambria"/>
            <w:lang w:val="en-GB"/>
          </w:rPr>
          <w:tab/>
          <w:t>Development Finance Institution</w:t>
        </w:r>
      </w:ins>
    </w:p>
    <w:p w14:paraId="7AE46D43" w14:textId="43747628" w:rsidR="00831477" w:rsidRDefault="00831477" w:rsidP="00831477">
      <w:pPr>
        <w:tabs>
          <w:tab w:val="left" w:pos="1560"/>
        </w:tabs>
        <w:spacing w:after="0" w:line="360" w:lineRule="auto"/>
        <w:ind w:left="1560" w:hanging="1560"/>
        <w:rPr>
          <w:ins w:id="471" w:author="Schult, Christoph" w:date="2026-09-14T15:15:00Z" w16du:dateUtc="2026-09-14T13:15:00Z"/>
          <w:rFonts w:ascii="Cambria" w:hAnsi="Cambria"/>
          <w:lang w:val="en-GB"/>
        </w:rPr>
      </w:pPr>
      <w:ins w:id="472" w:author="Schult, Christoph" w:date="2026-09-14T15:15:00Z" w16du:dateUtc="2026-09-14T13:15:00Z">
        <w:r>
          <w:rPr>
            <w:rFonts w:ascii="Cambria" w:hAnsi="Cambria"/>
            <w:lang w:val="en-GB"/>
          </w:rPr>
          <w:t>DOIT</w:t>
        </w:r>
        <w:r>
          <w:rPr>
            <w:rFonts w:ascii="Cambria" w:hAnsi="Cambria"/>
            <w:lang w:val="en-GB"/>
          </w:rPr>
          <w:tab/>
          <w:t>Department of Industry and Trade</w:t>
        </w:r>
      </w:ins>
    </w:p>
    <w:p w14:paraId="0B6CC505" w14:textId="5BF98F38" w:rsidR="00831477" w:rsidRPr="00E96FBF" w:rsidRDefault="00831477" w:rsidP="00831477">
      <w:pPr>
        <w:tabs>
          <w:tab w:val="left" w:pos="1560"/>
        </w:tabs>
        <w:spacing w:after="0" w:line="360" w:lineRule="auto"/>
        <w:ind w:left="1560" w:hanging="1560"/>
        <w:rPr>
          <w:rFonts w:ascii="Cambria" w:hAnsi="Cambria"/>
          <w:lang w:val="en-GB"/>
        </w:rPr>
      </w:pPr>
      <w:ins w:id="473" w:author="Schult, Christoph" w:date="2026-09-14T15:15:00Z" w16du:dateUtc="2026-09-14T13:15:00Z">
        <w:r>
          <w:rPr>
            <w:rFonts w:ascii="Cambria" w:hAnsi="Cambria"/>
            <w:lang w:val="en-GB"/>
          </w:rPr>
          <w:t>DPPA</w:t>
        </w:r>
        <w:r>
          <w:rPr>
            <w:rFonts w:ascii="Cambria" w:hAnsi="Cambria"/>
            <w:lang w:val="en-GB"/>
          </w:rPr>
          <w:tab/>
          <w:t>Direct Power Purchase Agreement</w:t>
        </w:r>
      </w:ins>
    </w:p>
    <w:p w14:paraId="00422441" w14:textId="77777777" w:rsidR="00E96FBF" w:rsidRDefault="00E96FBF" w:rsidP="00E96FBF">
      <w:pPr>
        <w:tabs>
          <w:tab w:val="left" w:pos="1560"/>
        </w:tabs>
        <w:spacing w:after="0" w:line="360" w:lineRule="auto"/>
        <w:rPr>
          <w:ins w:id="474" w:author="Schult, Christoph" w:date="2026-09-14T15:15:00Z" w16du:dateUtc="2026-09-14T13:15:00Z"/>
          <w:rFonts w:ascii="Cambria" w:hAnsi="Cambria"/>
          <w:lang w:val="en-GB"/>
        </w:rPr>
      </w:pPr>
      <w:r>
        <w:rPr>
          <w:rFonts w:ascii="Cambria" w:hAnsi="Cambria"/>
          <w:lang w:val="en-GB"/>
        </w:rPr>
        <w:t>EE</w:t>
      </w:r>
      <w:r>
        <w:rPr>
          <w:rFonts w:ascii="Cambria" w:hAnsi="Cambria"/>
          <w:lang w:val="en-GB"/>
        </w:rPr>
        <w:tab/>
        <w:t>Energy Efficiency</w:t>
      </w:r>
    </w:p>
    <w:p w14:paraId="1360D301" w14:textId="58DFD192" w:rsidR="00DF5EBE" w:rsidRDefault="00DF5EBE" w:rsidP="00DF5EBE">
      <w:pPr>
        <w:tabs>
          <w:tab w:val="left" w:pos="1560"/>
        </w:tabs>
        <w:spacing w:after="0" w:line="360" w:lineRule="auto"/>
        <w:rPr>
          <w:ins w:id="475" w:author="Schult, Christoph" w:date="2026-09-14T15:16:00Z" w16du:dateUtc="2026-09-14T13:16:00Z"/>
          <w:rFonts w:ascii="Cambria" w:hAnsi="Cambria"/>
          <w:lang w:val="en-GB"/>
        </w:rPr>
      </w:pPr>
      <w:ins w:id="476" w:author="Schult, Christoph" w:date="2026-09-14T15:16:00Z" w16du:dateUtc="2026-09-14T13:16:00Z">
        <w:r>
          <w:rPr>
            <w:rFonts w:ascii="Cambria" w:hAnsi="Cambria"/>
            <w:lang w:val="en-GB"/>
          </w:rPr>
          <w:t>ESCO</w:t>
        </w:r>
        <w:r>
          <w:rPr>
            <w:rFonts w:ascii="Cambria" w:hAnsi="Cambria"/>
            <w:lang w:val="en-GB"/>
          </w:rPr>
          <w:tab/>
          <w:t>Energy Service Company</w:t>
        </w:r>
      </w:ins>
    </w:p>
    <w:p w14:paraId="257EADBF" w14:textId="25DE3889" w:rsidR="00DF5EBE" w:rsidRPr="00E96FBF" w:rsidRDefault="00DF5EBE" w:rsidP="00DF5EBE">
      <w:pPr>
        <w:tabs>
          <w:tab w:val="left" w:pos="1560"/>
        </w:tabs>
        <w:spacing w:after="0" w:line="360" w:lineRule="auto"/>
        <w:rPr>
          <w:rFonts w:ascii="Cambria" w:hAnsi="Cambria"/>
          <w:lang w:val="en-GB"/>
        </w:rPr>
      </w:pPr>
      <w:ins w:id="477" w:author="Schult, Christoph" w:date="2026-09-14T15:16:00Z" w16du:dateUtc="2026-09-14T13:16:00Z">
        <w:r>
          <w:rPr>
            <w:rFonts w:ascii="Cambria" w:hAnsi="Cambria"/>
            <w:lang w:val="en-GB"/>
          </w:rPr>
          <w:t>ESG</w:t>
        </w:r>
        <w:r>
          <w:rPr>
            <w:rFonts w:ascii="Cambria" w:hAnsi="Cambria"/>
            <w:lang w:val="en-GB"/>
          </w:rPr>
          <w:tab/>
          <w:t>Environmental, Social and Governance</w:t>
        </w:r>
      </w:ins>
    </w:p>
    <w:p w14:paraId="04758518" w14:textId="77777777" w:rsidR="00E96FBF" w:rsidRDefault="00E96FBF" w:rsidP="00E96FBF">
      <w:pPr>
        <w:tabs>
          <w:tab w:val="left" w:pos="1560"/>
        </w:tabs>
        <w:spacing w:after="0" w:line="360" w:lineRule="auto"/>
        <w:rPr>
          <w:ins w:id="478" w:author="Schult, Christoph" w:date="2026-09-14T15:16:00Z" w16du:dateUtc="2026-09-14T13:16:00Z"/>
          <w:rFonts w:ascii="Cambria" w:hAnsi="Cambria"/>
          <w:lang w:val="en-GB"/>
        </w:rPr>
      </w:pPr>
      <w:r>
        <w:rPr>
          <w:rFonts w:ascii="Cambria" w:hAnsi="Cambria"/>
          <w:lang w:val="en-GB"/>
        </w:rPr>
        <w:t>ETS</w:t>
      </w:r>
      <w:r>
        <w:rPr>
          <w:rFonts w:ascii="Cambria" w:hAnsi="Cambria"/>
          <w:lang w:val="en-GB"/>
        </w:rPr>
        <w:tab/>
        <w:t>Emissions Trading System</w:t>
      </w:r>
    </w:p>
    <w:p w14:paraId="487E315A" w14:textId="6F6AD94D" w:rsidR="00222ECE" w:rsidRDefault="00222ECE" w:rsidP="00222ECE">
      <w:pPr>
        <w:tabs>
          <w:tab w:val="left" w:pos="1560"/>
        </w:tabs>
        <w:spacing w:after="0" w:line="360" w:lineRule="auto"/>
        <w:rPr>
          <w:ins w:id="479" w:author="Schult, Christoph" w:date="2026-09-14T15:16:00Z" w16du:dateUtc="2026-09-14T13:16:00Z"/>
          <w:rFonts w:ascii="Cambria" w:hAnsi="Cambria"/>
          <w:lang w:val="en-GB"/>
        </w:rPr>
      </w:pPr>
      <w:ins w:id="480" w:author="Schult, Christoph" w:date="2026-09-14T15:16:00Z" w16du:dateUtc="2026-09-14T13:16:00Z">
        <w:r>
          <w:rPr>
            <w:rFonts w:ascii="Cambria" w:hAnsi="Cambria"/>
            <w:lang w:val="en-GB"/>
          </w:rPr>
          <w:t>EU</w:t>
        </w:r>
        <w:r>
          <w:rPr>
            <w:rFonts w:ascii="Cambria" w:hAnsi="Cambria"/>
            <w:lang w:val="en-GB"/>
          </w:rPr>
          <w:tab/>
          <w:t>European Union</w:t>
        </w:r>
      </w:ins>
    </w:p>
    <w:p w14:paraId="3ACEED93" w14:textId="6A6089AC" w:rsidR="00222ECE" w:rsidRDefault="00222ECE" w:rsidP="00222ECE">
      <w:pPr>
        <w:tabs>
          <w:tab w:val="left" w:pos="1560"/>
        </w:tabs>
        <w:spacing w:after="0" w:line="360" w:lineRule="auto"/>
        <w:rPr>
          <w:ins w:id="481" w:author="Schult, Christoph" w:date="2026-09-14T15:16:00Z" w16du:dateUtc="2026-09-14T13:16:00Z"/>
          <w:rFonts w:ascii="Cambria" w:hAnsi="Cambria"/>
          <w:lang w:val="en-GB"/>
        </w:rPr>
      </w:pPr>
      <w:ins w:id="482" w:author="Schult, Christoph" w:date="2026-09-14T15:16:00Z" w16du:dateUtc="2026-09-14T13:16:00Z">
        <w:r>
          <w:rPr>
            <w:rFonts w:ascii="Cambria" w:hAnsi="Cambria"/>
            <w:lang w:val="en-GB"/>
          </w:rPr>
          <w:t>EVN</w:t>
        </w:r>
        <w:r>
          <w:rPr>
            <w:rFonts w:ascii="Cambria" w:hAnsi="Cambria"/>
            <w:lang w:val="en-GB"/>
          </w:rPr>
          <w:tab/>
        </w:r>
      </w:ins>
      <w:ins w:id="483" w:author="Schult, Christoph" w:date="2026-09-17T13:49:00Z" w16du:dateUtc="2026-09-17T11:49:00Z">
        <w:r>
          <w:rPr>
            <w:rFonts w:ascii="Cambria" w:hAnsi="Cambria"/>
            <w:lang w:val="en-GB"/>
          </w:rPr>
          <w:t>Vietnam</w:t>
        </w:r>
      </w:ins>
      <w:ins w:id="484" w:author="Schult, Christoph" w:date="2026-09-14T15:16:00Z" w16du:dateUtc="2026-09-14T13:16:00Z">
        <w:r>
          <w:rPr>
            <w:rFonts w:ascii="Cambria" w:hAnsi="Cambria"/>
            <w:lang w:val="en-GB"/>
          </w:rPr>
          <w:t xml:space="preserve"> Electricity</w:t>
        </w:r>
      </w:ins>
    </w:p>
    <w:p w14:paraId="36A7DCDE" w14:textId="60C2814B" w:rsidR="00222ECE" w:rsidRPr="00E96FBF" w:rsidDel="00222ECE" w:rsidRDefault="00222ECE" w:rsidP="00222ECE">
      <w:pPr>
        <w:tabs>
          <w:tab w:val="left" w:pos="1560"/>
        </w:tabs>
        <w:spacing w:after="0" w:line="360" w:lineRule="auto"/>
        <w:rPr>
          <w:del w:id="485" w:author="Schult, Christoph" w:date="2026-09-14T15:16:00Z" w16du:dateUtc="2026-09-14T13:16:00Z"/>
          <w:rFonts w:ascii="Cambria" w:hAnsi="Cambria"/>
          <w:lang w:val="en-GB"/>
        </w:rPr>
      </w:pPr>
    </w:p>
    <w:p w14:paraId="2B7F9508" w14:textId="77777777" w:rsidR="00E96FBF" w:rsidRPr="00E96FBF" w:rsidRDefault="00E96FBF" w:rsidP="00E96FBF">
      <w:pPr>
        <w:tabs>
          <w:tab w:val="left" w:pos="1560"/>
        </w:tabs>
        <w:spacing w:after="0" w:line="360" w:lineRule="auto"/>
        <w:rPr>
          <w:rFonts w:ascii="Cambria" w:hAnsi="Cambria"/>
          <w:lang w:val="en-GB"/>
        </w:rPr>
      </w:pPr>
      <w:r>
        <w:rPr>
          <w:rFonts w:ascii="Cambria" w:hAnsi="Cambria"/>
          <w:lang w:val="en-GB"/>
        </w:rPr>
        <w:t>FDI</w:t>
      </w:r>
      <w:r>
        <w:rPr>
          <w:rFonts w:ascii="Cambria" w:hAnsi="Cambria"/>
          <w:lang w:val="en-GB"/>
        </w:rPr>
        <w:tab/>
        <w:t>Foreign Direct Investment</w:t>
      </w:r>
    </w:p>
    <w:p w14:paraId="7C9AE62F" w14:textId="5058FF36" w:rsidR="00222ECE" w:rsidRDefault="00222ECE" w:rsidP="00222ECE">
      <w:pPr>
        <w:tabs>
          <w:tab w:val="left" w:pos="1560"/>
        </w:tabs>
        <w:spacing w:after="0" w:line="360" w:lineRule="auto"/>
        <w:rPr>
          <w:ins w:id="486" w:author="Schult, Christoph" w:date="2026-09-14T15:17:00Z" w16du:dateUtc="2026-09-14T13:17:00Z"/>
          <w:rFonts w:ascii="Cambria" w:hAnsi="Cambria"/>
          <w:lang w:val="en-GB"/>
        </w:rPr>
      </w:pPr>
      <w:ins w:id="487" w:author="Schult, Christoph" w:date="2026-09-14T15:16:00Z" w16du:dateUtc="2026-09-14T13:16:00Z">
        <w:r>
          <w:rPr>
            <w:rFonts w:ascii="Cambria" w:hAnsi="Cambria"/>
            <w:lang w:val="en-GB"/>
          </w:rPr>
          <w:t>FX</w:t>
        </w:r>
        <w:r>
          <w:rPr>
            <w:rFonts w:ascii="Cambria" w:hAnsi="Cambria"/>
            <w:lang w:val="en-GB"/>
          </w:rPr>
          <w:tab/>
          <w:t>Foreign Exchange</w:t>
        </w:r>
      </w:ins>
    </w:p>
    <w:p w14:paraId="6CB195EF" w14:textId="0268BC60" w:rsidR="00846281" w:rsidRDefault="00846281" w:rsidP="00846281">
      <w:pPr>
        <w:tabs>
          <w:tab w:val="left" w:pos="1560"/>
        </w:tabs>
        <w:spacing w:after="0" w:line="360" w:lineRule="auto"/>
        <w:rPr>
          <w:ins w:id="488" w:author="Schult, Christoph" w:date="2026-09-14T15:16:00Z" w16du:dateUtc="2026-09-14T13:16:00Z"/>
          <w:rFonts w:ascii="Cambria" w:hAnsi="Cambria"/>
          <w:lang w:val="en-GB"/>
        </w:rPr>
      </w:pPr>
      <w:ins w:id="489" w:author="Schult, Christoph" w:date="2026-09-14T15:17:00Z" w16du:dateUtc="2026-09-14T13:17:00Z">
        <w:r>
          <w:rPr>
            <w:rFonts w:ascii="Cambria" w:hAnsi="Cambria"/>
            <w:lang w:val="en-GB"/>
          </w:rPr>
          <w:t>GCF</w:t>
        </w:r>
        <w:r>
          <w:rPr>
            <w:rFonts w:ascii="Cambria" w:hAnsi="Cambria"/>
            <w:lang w:val="en-GB"/>
          </w:rPr>
          <w:tab/>
          <w:t>Green Climate Fund</w:t>
        </w:r>
      </w:ins>
    </w:p>
    <w:p w14:paraId="5885154E" w14:textId="0B98B66B" w:rsidR="00E96FBF" w:rsidRDefault="00E96FBF" w:rsidP="00E96FBF">
      <w:pPr>
        <w:tabs>
          <w:tab w:val="left" w:pos="1560"/>
        </w:tabs>
        <w:spacing w:after="0" w:line="360" w:lineRule="auto"/>
        <w:rPr>
          <w:rFonts w:ascii="Cambria" w:hAnsi="Cambria"/>
          <w:lang w:val="en-GB"/>
        </w:rPr>
      </w:pPr>
      <w:r>
        <w:rPr>
          <w:rFonts w:ascii="Cambria" w:hAnsi="Cambria"/>
          <w:lang w:val="en-GB"/>
        </w:rPr>
        <w:t>GDP</w:t>
      </w:r>
      <w:r>
        <w:rPr>
          <w:rFonts w:ascii="Cambria" w:hAnsi="Cambria"/>
          <w:lang w:val="en-GB"/>
        </w:rPr>
        <w:tab/>
        <w:t>Gross Domestic Product</w:t>
      </w:r>
    </w:p>
    <w:p w14:paraId="3C6217F6" w14:textId="07B36D4F" w:rsidR="00846281" w:rsidRDefault="0070271B" w:rsidP="0070271B">
      <w:pPr>
        <w:tabs>
          <w:tab w:val="left" w:pos="1560"/>
        </w:tabs>
        <w:spacing w:after="0" w:line="360" w:lineRule="auto"/>
        <w:rPr>
          <w:rFonts w:ascii="Cambria" w:hAnsi="Cambria"/>
          <w:lang w:val="en-GB"/>
        </w:rPr>
      </w:pPr>
      <w:r>
        <w:rPr>
          <w:rFonts w:ascii="Cambria" w:hAnsi="Cambria"/>
          <w:lang w:val="en-GB"/>
        </w:rPr>
        <w:t>GF</w:t>
      </w:r>
      <w:r>
        <w:rPr>
          <w:rFonts w:ascii="Cambria" w:hAnsi="Cambria"/>
          <w:lang w:val="en-GB"/>
        </w:rPr>
        <w:tab/>
        <w:t>Green finance</w:t>
      </w:r>
    </w:p>
    <w:p w14:paraId="048F2A3E" w14:textId="77777777" w:rsidR="00E96FBF" w:rsidRDefault="00E96FBF" w:rsidP="00E96FBF">
      <w:pPr>
        <w:tabs>
          <w:tab w:val="left" w:pos="1560"/>
        </w:tabs>
        <w:spacing w:after="0" w:line="360" w:lineRule="auto"/>
        <w:rPr>
          <w:ins w:id="490" w:author="Schult, Christoph" w:date="2026-09-14T15:17:00Z" w16du:dateUtc="2026-09-14T13:17:00Z"/>
          <w:rFonts w:ascii="Cambria" w:hAnsi="Cambria"/>
          <w:lang w:val="en-GB"/>
        </w:rPr>
      </w:pPr>
      <w:r>
        <w:rPr>
          <w:rFonts w:ascii="Cambria" w:hAnsi="Cambria"/>
          <w:lang w:val="en-GB"/>
        </w:rPr>
        <w:t>GHG</w:t>
      </w:r>
      <w:r>
        <w:rPr>
          <w:rFonts w:ascii="Cambria" w:hAnsi="Cambria"/>
          <w:lang w:val="en-GB"/>
        </w:rPr>
        <w:tab/>
        <w:t>Greenhouse Gas</w:t>
      </w:r>
    </w:p>
    <w:p w14:paraId="1B0802D7" w14:textId="0516E584" w:rsidR="00846281" w:rsidRDefault="00846281" w:rsidP="00846281">
      <w:pPr>
        <w:tabs>
          <w:tab w:val="left" w:pos="1560"/>
        </w:tabs>
        <w:spacing w:after="0" w:line="360" w:lineRule="auto"/>
        <w:rPr>
          <w:ins w:id="491" w:author="Schult, Christoph" w:date="2026-09-14T15:21:00Z" w16du:dateUtc="2026-09-14T13:21:00Z"/>
          <w:rFonts w:ascii="Cambria" w:hAnsi="Cambria"/>
        </w:rPr>
      </w:pPr>
      <w:ins w:id="492" w:author="Schult, Christoph" w:date="2026-09-14T15:17:00Z" w16du:dateUtc="2026-09-14T13:17:00Z">
        <w:r>
          <w:rPr>
            <w:rFonts w:ascii="Cambria" w:hAnsi="Cambria"/>
            <w:rPrChange w:id="493" w:author="Schult, Christoph" w:date="2026-09-14T15:17:00Z" w16du:dateUtc="2026-09-14T13:17:00Z">
              <w:rPr>
                <w:rFonts w:ascii="Cambria" w:hAnsi="Cambria"/>
                <w:lang w:val="en-GB"/>
              </w:rPr>
            </w:rPrChange>
          </w:rPr>
          <w:t>GIZ</w:t>
        </w:r>
        <w:r>
          <w:rPr>
            <w:rFonts w:ascii="Cambria" w:hAnsi="Cambria"/>
          </w:rPr>
          <w:tab/>
        </w:r>
        <w:r>
          <w:rPr>
            <w:rFonts w:ascii="Cambria" w:hAnsi="Cambria"/>
            <w:rPrChange w:id="494" w:author="Schult, Christoph" w:date="2026-09-14T15:17:00Z" w16du:dateUtc="2026-09-14T13:17:00Z">
              <w:rPr>
                <w:rFonts w:ascii="Cambria" w:hAnsi="Cambria"/>
                <w:lang w:val="en-GB"/>
              </w:rPr>
            </w:rPrChange>
          </w:rPr>
          <w:t>Deutsche Gesellschaft für Internationale Zusammenarbeit</w:t>
        </w:r>
      </w:ins>
    </w:p>
    <w:p w14:paraId="5211E8CA" w14:textId="6D2C55B9" w:rsidR="00641B53" w:rsidRDefault="00641B53" w:rsidP="00641B53">
      <w:pPr>
        <w:tabs>
          <w:tab w:val="left" w:pos="1560"/>
        </w:tabs>
        <w:spacing w:after="0" w:line="360" w:lineRule="auto"/>
        <w:rPr>
          <w:ins w:id="495" w:author="Schult, Christoph" w:date="2026-09-14T15:17:00Z" w16du:dateUtc="2026-09-14T13:17:00Z"/>
          <w:rFonts w:ascii="Cambria" w:hAnsi="Cambria"/>
        </w:rPr>
      </w:pPr>
      <w:ins w:id="496" w:author="Schult, Christoph" w:date="2026-09-14T15:21:00Z" w16du:dateUtc="2026-09-14T13:21:00Z">
        <w:r>
          <w:rPr>
            <w:rFonts w:ascii="Cambria" w:hAnsi="Cambria"/>
          </w:rPr>
          <w:t>GW</w:t>
        </w:r>
        <w:r>
          <w:rPr>
            <w:rFonts w:ascii="Cambria" w:hAnsi="Cambria"/>
          </w:rPr>
          <w:tab/>
          <w:t>Gigawatt</w:t>
        </w:r>
      </w:ins>
    </w:p>
    <w:p w14:paraId="3750D1DB" w14:textId="2F0A8068" w:rsidR="00CA626C" w:rsidRDefault="00CA626C" w:rsidP="00CA626C">
      <w:pPr>
        <w:tabs>
          <w:tab w:val="left" w:pos="1560"/>
        </w:tabs>
        <w:spacing w:after="0" w:line="360" w:lineRule="auto"/>
        <w:rPr>
          <w:ins w:id="497" w:author="Schult, Christoph" w:date="2026-09-14T15:18:00Z" w16du:dateUtc="2026-09-14T13:18:00Z"/>
          <w:rFonts w:ascii="Cambria" w:hAnsi="Cambria"/>
        </w:rPr>
      </w:pPr>
      <w:ins w:id="498" w:author="Schult, Christoph" w:date="2026-09-14T15:17:00Z" w16du:dateUtc="2026-09-14T13:17:00Z">
        <w:r>
          <w:rPr>
            <w:rFonts w:ascii="Cambria" w:hAnsi="Cambria"/>
          </w:rPr>
          <w:t>GWS</w:t>
        </w:r>
        <w:r>
          <w:rPr>
            <w:rFonts w:ascii="Cambria" w:hAnsi="Cambria"/>
          </w:rPr>
          <w:tab/>
          <w:t>Gesellschaft für Wirtschaftliche Strukturforschung</w:t>
        </w:r>
      </w:ins>
    </w:p>
    <w:p w14:paraId="29A5E29A" w14:textId="6696BB93" w:rsidR="00CA626C" w:rsidRDefault="00CA626C" w:rsidP="00CA626C">
      <w:pPr>
        <w:tabs>
          <w:tab w:val="left" w:pos="1560"/>
        </w:tabs>
        <w:spacing w:after="0" w:line="360" w:lineRule="auto"/>
        <w:rPr>
          <w:ins w:id="499" w:author="Schult, Christoph" w:date="2026-09-14T15:18:00Z" w16du:dateUtc="2026-09-14T13:18:00Z"/>
          <w:rFonts w:ascii="Cambria" w:hAnsi="Cambria"/>
          <w:lang w:val="en-US"/>
        </w:rPr>
      </w:pPr>
      <w:ins w:id="500" w:author="Schult, Christoph" w:date="2026-09-14T15:18:00Z" w16du:dateUtc="2026-09-14T13:18:00Z">
        <w:r>
          <w:rPr>
            <w:rFonts w:ascii="Cambria" w:hAnsi="Cambria"/>
            <w:lang w:val="en-US"/>
            <w:rPrChange w:id="501" w:author="Schult, Christoph" w:date="2026-09-14T15:18:00Z" w16du:dateUtc="2026-09-14T13:18:00Z">
              <w:rPr>
                <w:rFonts w:ascii="Cambria" w:hAnsi="Cambria"/>
              </w:rPr>
            </w:rPrChange>
          </w:rPr>
          <w:t>HS</w:t>
        </w:r>
        <w:r>
          <w:rPr>
            <w:rFonts w:ascii="Cambria" w:hAnsi="Cambria"/>
            <w:lang w:val="en-US"/>
          </w:rPr>
          <w:tab/>
        </w:r>
        <w:r>
          <w:rPr>
            <w:rFonts w:ascii="Cambria" w:hAnsi="Cambria"/>
            <w:lang w:val="en-US"/>
            <w:rPrChange w:id="502" w:author="Schult, Christoph" w:date="2026-09-14T15:18:00Z" w16du:dateUtc="2026-09-14T13:18:00Z">
              <w:rPr>
                <w:rFonts w:ascii="Cambria" w:hAnsi="Cambria"/>
              </w:rPr>
            </w:rPrChange>
          </w:rPr>
          <w:t>Harmonized Commodity Description and Coding System</w:t>
        </w:r>
      </w:ins>
    </w:p>
    <w:p w14:paraId="7CD28592" w14:textId="4841EF9D" w:rsidR="009A7537" w:rsidRPr="00CF0A95" w:rsidRDefault="009A7537" w:rsidP="009A7537">
      <w:pPr>
        <w:tabs>
          <w:tab w:val="left" w:pos="1560"/>
        </w:tabs>
        <w:spacing w:after="0" w:line="360" w:lineRule="auto"/>
        <w:rPr>
          <w:ins w:id="503" w:author="Schult, Christoph" w:date="2026-09-14T15:18:00Z" w16du:dateUtc="2026-09-14T13:18:00Z"/>
          <w:rFonts w:ascii="Cambria" w:hAnsi="Cambria"/>
          <w:lang w:val="en-GB"/>
          <w:rPrChange w:id="504" w:author="GIZ" w:date="2026-09-15T09:14:00Z" w16du:dateUtc="2026-09-15T07:14:00Z">
            <w:rPr>
              <w:ins w:id="505" w:author="Schult, Christoph" w:date="2026-09-14T15:18:00Z" w16du:dateUtc="2026-09-14T13:18:00Z"/>
              <w:rFonts w:ascii="Cambria" w:hAnsi="Cambria"/>
            </w:rPr>
          </w:rPrChange>
        </w:rPr>
      </w:pPr>
      <w:ins w:id="506" w:author="Schult, Christoph" w:date="2026-09-14T15:18:00Z" w16du:dateUtc="2026-09-14T13:18:00Z">
        <w:r>
          <w:rPr>
            <w:rFonts w:ascii="Cambria" w:hAnsi="Cambria"/>
            <w:lang w:val="en-GB"/>
            <w:rPrChange w:id="507" w:author="GIZ" w:date="2026-09-15T09:14:00Z" w16du:dateUtc="2026-09-15T07:14:00Z">
              <w:rPr>
                <w:rFonts w:ascii="Cambria" w:hAnsi="Cambria"/>
              </w:rPr>
            </w:rPrChange>
          </w:rPr>
          <w:t>IBRD</w:t>
        </w:r>
        <w:r>
          <w:rPr>
            <w:rFonts w:ascii="Cambria" w:hAnsi="Cambria"/>
            <w:lang w:val="en-GB"/>
            <w:rPrChange w:id="508" w:author="GIZ" w:date="2026-09-15T09:14:00Z" w16du:dateUtc="2026-09-15T07:14:00Z">
              <w:rPr>
                <w:rFonts w:ascii="Cambria" w:hAnsi="Cambria"/>
              </w:rPr>
            </w:rPrChange>
          </w:rPr>
          <w:tab/>
          <w:t>International Bank for Reconstruction and Development</w:t>
        </w:r>
      </w:ins>
    </w:p>
    <w:p w14:paraId="66497BBB" w14:textId="2AA691F1" w:rsidR="009A7537" w:rsidRPr="00CF0A95" w:rsidRDefault="009A7537" w:rsidP="009A7537">
      <w:pPr>
        <w:tabs>
          <w:tab w:val="left" w:pos="1560"/>
        </w:tabs>
        <w:spacing w:after="0" w:line="360" w:lineRule="auto"/>
        <w:rPr>
          <w:rFonts w:ascii="Cambria" w:hAnsi="Cambria"/>
          <w:lang w:val="en-GB"/>
        </w:rPr>
      </w:pPr>
      <w:ins w:id="509" w:author="Schult, Christoph" w:date="2026-09-14T15:18:00Z" w16du:dateUtc="2026-09-14T13:18:00Z">
        <w:r>
          <w:rPr>
            <w:rFonts w:ascii="Cambria" w:hAnsi="Cambria"/>
            <w:lang w:val="en-GB"/>
            <w:rPrChange w:id="510" w:author="GIZ" w:date="2026-09-15T09:14:00Z" w16du:dateUtc="2026-09-15T07:14:00Z">
              <w:rPr>
                <w:rFonts w:ascii="Cambria" w:hAnsi="Cambria"/>
              </w:rPr>
            </w:rPrChange>
          </w:rPr>
          <w:t>IDA</w:t>
        </w:r>
        <w:r>
          <w:rPr>
            <w:rFonts w:ascii="Cambria" w:hAnsi="Cambria"/>
            <w:lang w:val="en-GB"/>
            <w:rPrChange w:id="511" w:author="GIZ" w:date="2026-09-15T09:14:00Z" w16du:dateUtc="2026-09-15T07:14:00Z">
              <w:rPr>
                <w:rFonts w:ascii="Cambria" w:hAnsi="Cambria"/>
              </w:rPr>
            </w:rPrChange>
          </w:rPr>
          <w:tab/>
          <w:t>International Development Association</w:t>
        </w:r>
      </w:ins>
    </w:p>
    <w:p w14:paraId="7622EC7C" w14:textId="41261795" w:rsidR="0070271B" w:rsidRDefault="0070271B" w:rsidP="0070271B">
      <w:pPr>
        <w:tabs>
          <w:tab w:val="left" w:pos="1560"/>
        </w:tabs>
        <w:spacing w:after="0" w:line="360" w:lineRule="auto"/>
        <w:rPr>
          <w:ins w:id="512" w:author="Schult, Christoph" w:date="2026-09-14T15:18:00Z" w16du:dateUtc="2026-09-14T13:18:00Z"/>
          <w:rFonts w:ascii="Cambria" w:hAnsi="Cambria"/>
          <w:lang w:val="en-GB"/>
        </w:rPr>
      </w:pPr>
      <w:r>
        <w:rPr>
          <w:rFonts w:ascii="Cambria" w:hAnsi="Cambria"/>
          <w:lang w:val="en-GB"/>
        </w:rPr>
        <w:t>IWH</w:t>
      </w:r>
      <w:r>
        <w:rPr>
          <w:rFonts w:ascii="Cambria" w:hAnsi="Cambria"/>
          <w:lang w:val="en-GB"/>
        </w:rPr>
        <w:tab/>
        <w:t>Halle Institute for Economic Research</w:t>
      </w:r>
    </w:p>
    <w:p w14:paraId="10B8FDFD" w14:textId="645E8586" w:rsidR="009210CF" w:rsidRDefault="009210CF" w:rsidP="009210CF">
      <w:pPr>
        <w:tabs>
          <w:tab w:val="left" w:pos="1560"/>
        </w:tabs>
        <w:spacing w:after="0" w:line="360" w:lineRule="auto"/>
        <w:rPr>
          <w:ins w:id="513" w:author="Schult, Christoph" w:date="2026-09-14T15:19:00Z" w16du:dateUtc="2026-09-14T13:19:00Z"/>
          <w:rFonts w:ascii="Cambria" w:hAnsi="Cambria"/>
          <w:lang w:val="en-GB"/>
        </w:rPr>
      </w:pPr>
      <w:ins w:id="514" w:author="Schult, Christoph" w:date="2026-09-14T15:18:00Z" w16du:dateUtc="2026-09-14T13:18:00Z">
        <w:r>
          <w:rPr>
            <w:rFonts w:ascii="Cambria" w:hAnsi="Cambria"/>
            <w:lang w:val="en-GB"/>
          </w:rPr>
          <w:t>JETP</w:t>
        </w:r>
      </w:ins>
      <w:ins w:id="515" w:author="Schult, Christoph" w:date="2026-09-14T15:19:00Z" w16du:dateUtc="2026-09-14T13:19:00Z">
        <w:r>
          <w:rPr>
            <w:rFonts w:ascii="Cambria" w:hAnsi="Cambria"/>
            <w:lang w:val="en-GB"/>
          </w:rPr>
          <w:tab/>
        </w:r>
      </w:ins>
      <w:ins w:id="516" w:author="Schult, Christoph" w:date="2026-09-14T15:18:00Z" w16du:dateUtc="2026-09-14T13:18:00Z">
        <w:r>
          <w:rPr>
            <w:rFonts w:ascii="Cambria" w:hAnsi="Cambria"/>
            <w:lang w:val="en-GB"/>
          </w:rPr>
          <w:t>Just Energy Transition Partnership</w:t>
        </w:r>
      </w:ins>
    </w:p>
    <w:p w14:paraId="21B77827" w14:textId="578548C0" w:rsidR="009210CF" w:rsidRDefault="009210CF" w:rsidP="009210CF">
      <w:pPr>
        <w:tabs>
          <w:tab w:val="left" w:pos="1560"/>
        </w:tabs>
        <w:spacing w:after="0" w:line="360" w:lineRule="auto"/>
        <w:rPr>
          <w:ins w:id="517" w:author="Schult, Christoph" w:date="2026-09-14T15:19:00Z" w16du:dateUtc="2026-09-14T13:19:00Z"/>
          <w:rFonts w:ascii="Cambria" w:hAnsi="Cambria"/>
          <w:lang w:val="en-GB"/>
        </w:rPr>
      </w:pPr>
      <w:ins w:id="518" w:author="Schult, Christoph" w:date="2026-09-14T15:19:00Z" w16du:dateUtc="2026-09-14T13:19:00Z">
        <w:r>
          <w:rPr>
            <w:rFonts w:ascii="Cambria" w:hAnsi="Cambria"/>
            <w:lang w:val="en-GB"/>
          </w:rPr>
          <w:t>JICA</w:t>
        </w:r>
        <w:r>
          <w:rPr>
            <w:rFonts w:ascii="Cambria" w:hAnsi="Cambria"/>
            <w:lang w:val="en-GB"/>
          </w:rPr>
          <w:tab/>
          <w:t>Japan International Cooperation Agency</w:t>
        </w:r>
      </w:ins>
    </w:p>
    <w:p w14:paraId="6908F5D9" w14:textId="3631ACB3" w:rsidR="009210CF" w:rsidRPr="006A4F26" w:rsidRDefault="00A36C64" w:rsidP="00A36C64">
      <w:pPr>
        <w:tabs>
          <w:tab w:val="left" w:pos="1560"/>
        </w:tabs>
        <w:spacing w:after="0" w:line="360" w:lineRule="auto"/>
        <w:rPr>
          <w:rFonts w:ascii="Cambria" w:hAnsi="Cambria"/>
        </w:rPr>
      </w:pPr>
      <w:ins w:id="519" w:author="Schult, Christoph" w:date="2026-09-14T15:19:00Z" w16du:dateUtc="2026-09-14T13:19:00Z">
        <w:r>
          <w:rPr>
            <w:rFonts w:ascii="Cambria" w:hAnsi="Cambria"/>
          </w:rPr>
          <w:t>KfW</w:t>
        </w:r>
        <w:r>
          <w:rPr>
            <w:rFonts w:ascii="Cambria" w:hAnsi="Cambria"/>
          </w:rPr>
          <w:tab/>
          <w:t>Kreditanstalt für Wiederaufbau</w:t>
        </w:r>
      </w:ins>
    </w:p>
    <w:p w14:paraId="035440AD" w14:textId="77777777" w:rsidR="00E96FBF" w:rsidRPr="006A4F26" w:rsidRDefault="00E96FBF" w:rsidP="00E96FBF">
      <w:pPr>
        <w:tabs>
          <w:tab w:val="left" w:pos="1560"/>
        </w:tabs>
        <w:spacing w:after="0" w:line="360" w:lineRule="auto"/>
        <w:rPr>
          <w:rFonts w:ascii="Cambria" w:hAnsi="Cambria"/>
        </w:rPr>
      </w:pPr>
      <w:r>
        <w:rPr>
          <w:rFonts w:ascii="Cambria" w:hAnsi="Cambria"/>
        </w:rPr>
        <w:t>MDB</w:t>
      </w:r>
      <w:r>
        <w:rPr>
          <w:rFonts w:ascii="Cambria" w:hAnsi="Cambria"/>
        </w:rPr>
        <w:tab/>
        <w:t>Multilateral Development Bank</w:t>
      </w:r>
    </w:p>
    <w:p w14:paraId="5241F082" w14:textId="77777777" w:rsidR="00E96FBF" w:rsidRDefault="00E96FBF" w:rsidP="00E96FBF">
      <w:pPr>
        <w:tabs>
          <w:tab w:val="left" w:pos="1560"/>
        </w:tabs>
        <w:spacing w:after="0" w:line="360" w:lineRule="auto"/>
        <w:rPr>
          <w:ins w:id="520" w:author="Schult, Christoph" w:date="2026-09-16T19:31:00Z" w16du:dateUtc="2026-09-16T17:31:00Z"/>
          <w:rFonts w:ascii="Cambria" w:hAnsi="Cambria"/>
          <w:lang w:val="en-GB"/>
        </w:rPr>
      </w:pPr>
      <w:r>
        <w:rPr>
          <w:rFonts w:ascii="Cambria" w:hAnsi="Cambria"/>
          <w:lang w:val="en-GB"/>
        </w:rPr>
        <w:t>MOIT</w:t>
      </w:r>
      <w:r>
        <w:rPr>
          <w:rFonts w:ascii="Cambria" w:hAnsi="Cambria"/>
          <w:lang w:val="en-GB"/>
        </w:rPr>
        <w:tab/>
        <w:t>Ministry of Industry and Trade</w:t>
      </w:r>
    </w:p>
    <w:p w14:paraId="46D7FF3E" w14:textId="59D4D132" w:rsidR="00E83CA8" w:rsidRPr="00E96FBF" w:rsidRDefault="00E83CA8" w:rsidP="00E96FBF">
      <w:pPr>
        <w:tabs>
          <w:tab w:val="left" w:pos="1560"/>
        </w:tabs>
        <w:spacing w:after="0" w:line="360" w:lineRule="auto"/>
        <w:rPr>
          <w:rFonts w:ascii="Cambria" w:hAnsi="Cambria"/>
          <w:lang w:val="en-GB"/>
        </w:rPr>
      </w:pPr>
      <w:ins w:id="521" w:author="Schult, Christoph" w:date="2026-09-16T19:31:00Z" w16du:dateUtc="2026-09-16T17:31:00Z">
        <w:r>
          <w:rPr>
            <w:rFonts w:ascii="Cambria" w:hAnsi="Cambria"/>
            <w:lang w:val="en-GB"/>
          </w:rPr>
          <w:t>MRV</w:t>
        </w:r>
        <w:r>
          <w:rPr>
            <w:rFonts w:ascii="Cambria" w:hAnsi="Cambria"/>
            <w:lang w:val="en-GB"/>
          </w:rPr>
          <w:tab/>
        </w:r>
      </w:ins>
      <w:ins w:id="522" w:author="Schult, Christoph" w:date="2026-09-16T19:34:00Z" w16du:dateUtc="2026-09-16T17:34:00Z">
        <w:r>
          <w:rPr>
            <w:rFonts w:ascii="Cambria" w:hAnsi="Cambria"/>
            <w:lang w:val="en-GB"/>
          </w:rPr>
          <w:t>M</w:t>
        </w:r>
      </w:ins>
      <w:ins w:id="523" w:author="Schult, Christoph" w:date="2026-09-16T19:33:00Z" w16du:dateUtc="2026-09-16T17:33:00Z">
        <w:r>
          <w:rPr>
            <w:rFonts w:ascii="Cambria" w:hAnsi="Cambria"/>
            <w:lang w:val="en-GB"/>
          </w:rPr>
          <w:t>easurement, reporting and verification</w:t>
        </w:r>
      </w:ins>
    </w:p>
    <w:p w14:paraId="46B485E4" w14:textId="6D638DE9" w:rsidR="00E96FBF" w:rsidRDefault="00E96FBF" w:rsidP="00E96FBF">
      <w:pPr>
        <w:tabs>
          <w:tab w:val="left" w:pos="1560"/>
        </w:tabs>
        <w:spacing w:after="0" w:line="360" w:lineRule="auto"/>
        <w:rPr>
          <w:rFonts w:ascii="Cambria" w:hAnsi="Cambria"/>
          <w:lang w:val="en-GB"/>
        </w:rPr>
      </w:pPr>
      <w:r>
        <w:rPr>
          <w:rFonts w:ascii="Cambria" w:hAnsi="Cambria"/>
          <w:lang w:val="en-GB"/>
        </w:rPr>
        <w:t>NDC</w:t>
      </w:r>
      <w:r>
        <w:rPr>
          <w:rFonts w:ascii="Cambria" w:hAnsi="Cambria"/>
          <w:lang w:val="en-GB"/>
        </w:rPr>
        <w:tab/>
        <w:t>Nationally Determined Contribution</w:t>
      </w:r>
    </w:p>
    <w:p w14:paraId="1A5DB7FF" w14:textId="17456AA7" w:rsidR="0070271B" w:rsidRPr="00E96FBF" w:rsidRDefault="0070271B" w:rsidP="00E96FBF">
      <w:pPr>
        <w:tabs>
          <w:tab w:val="left" w:pos="1560"/>
        </w:tabs>
        <w:spacing w:after="0" w:line="360" w:lineRule="auto"/>
        <w:rPr>
          <w:rFonts w:ascii="Cambria" w:hAnsi="Cambria"/>
          <w:lang w:val="en-GB"/>
        </w:rPr>
      </w:pPr>
      <w:r>
        <w:rPr>
          <w:rFonts w:ascii="Cambria" w:hAnsi="Cambria"/>
          <w:lang w:val="en-GB"/>
        </w:rPr>
        <w:t>NĐ-CP</w:t>
      </w:r>
      <w:r>
        <w:rPr>
          <w:rFonts w:ascii="Cambria" w:hAnsi="Cambria"/>
          <w:lang w:val="en-GB"/>
        </w:rPr>
        <w:tab/>
        <w:t>Government Decree</w:t>
      </w:r>
    </w:p>
    <w:p w14:paraId="1681646E" w14:textId="63765B2E" w:rsidR="00E96FBF" w:rsidRPr="00E96FBF" w:rsidRDefault="00E96FBF" w:rsidP="00E96FBF">
      <w:pPr>
        <w:tabs>
          <w:tab w:val="left" w:pos="1560"/>
        </w:tabs>
        <w:spacing w:after="0" w:line="360" w:lineRule="auto"/>
        <w:rPr>
          <w:rFonts w:ascii="Cambria" w:hAnsi="Cambria"/>
          <w:lang w:val="en-GB"/>
        </w:rPr>
      </w:pPr>
      <w:r>
        <w:rPr>
          <w:rFonts w:ascii="Cambria" w:hAnsi="Cambria"/>
          <w:lang w:val="en-GB"/>
        </w:rPr>
        <w:t>NZ</w:t>
      </w:r>
      <w:r>
        <w:rPr>
          <w:rFonts w:ascii="Cambria" w:hAnsi="Cambria"/>
          <w:lang w:val="en-GB"/>
        </w:rPr>
        <w:tab/>
        <w:t>Net Zero</w:t>
      </w:r>
    </w:p>
    <w:p w14:paraId="7CF69950" w14:textId="77777777" w:rsidR="00E96FBF" w:rsidRDefault="00E96FBF" w:rsidP="00E96FBF">
      <w:pPr>
        <w:tabs>
          <w:tab w:val="left" w:pos="1560"/>
        </w:tabs>
        <w:spacing w:after="0" w:line="360" w:lineRule="auto"/>
        <w:rPr>
          <w:ins w:id="524" w:author="Schult, Christoph" w:date="2026-09-14T15:19:00Z" w16du:dateUtc="2026-09-14T13:19:00Z"/>
          <w:rFonts w:ascii="Cambria" w:hAnsi="Cambria"/>
          <w:lang w:val="en-GB"/>
        </w:rPr>
      </w:pPr>
      <w:r>
        <w:rPr>
          <w:rFonts w:ascii="Cambria" w:hAnsi="Cambria"/>
          <w:lang w:val="en-GB"/>
        </w:rPr>
        <w:t>ODA</w:t>
      </w:r>
      <w:r>
        <w:rPr>
          <w:rFonts w:ascii="Cambria" w:hAnsi="Cambria"/>
          <w:lang w:val="en-GB"/>
        </w:rPr>
        <w:tab/>
        <w:t>Official Development Assistance</w:t>
      </w:r>
    </w:p>
    <w:p w14:paraId="4A9034F5" w14:textId="23A79413" w:rsidR="00A36C64" w:rsidRDefault="00A36C64" w:rsidP="00A36C64">
      <w:pPr>
        <w:tabs>
          <w:tab w:val="left" w:pos="1560"/>
        </w:tabs>
        <w:spacing w:after="0" w:line="360" w:lineRule="auto"/>
        <w:rPr>
          <w:ins w:id="525" w:author="Schult, Christoph" w:date="2026-09-14T15:19:00Z" w16du:dateUtc="2026-09-14T13:19:00Z"/>
          <w:rFonts w:ascii="Cambria" w:hAnsi="Cambria"/>
          <w:lang w:val="en-GB"/>
        </w:rPr>
      </w:pPr>
      <w:ins w:id="526" w:author="Schult, Christoph" w:date="2026-09-14T15:19:00Z" w16du:dateUtc="2026-09-14T13:19:00Z">
        <w:r>
          <w:rPr>
            <w:rFonts w:ascii="Cambria" w:hAnsi="Cambria"/>
            <w:lang w:val="en-GB"/>
          </w:rPr>
          <w:t>OCR</w:t>
        </w:r>
        <w:r>
          <w:rPr>
            <w:rFonts w:ascii="Cambria" w:hAnsi="Cambria"/>
            <w:lang w:val="en-GB"/>
          </w:rPr>
          <w:tab/>
          <w:t>Ordinary Capital Resources</w:t>
        </w:r>
      </w:ins>
    </w:p>
    <w:p w14:paraId="56D7560A" w14:textId="02192B7B" w:rsidR="00A36C64" w:rsidRPr="00E96FBF" w:rsidRDefault="00A36C64" w:rsidP="00A36C64">
      <w:pPr>
        <w:tabs>
          <w:tab w:val="left" w:pos="1560"/>
        </w:tabs>
        <w:spacing w:after="0" w:line="360" w:lineRule="auto"/>
        <w:rPr>
          <w:rFonts w:ascii="Cambria" w:hAnsi="Cambria"/>
          <w:lang w:val="en-GB"/>
        </w:rPr>
      </w:pPr>
      <w:ins w:id="527" w:author="Schult, Christoph" w:date="2026-09-14T15:19:00Z" w16du:dateUtc="2026-09-14T13:19:00Z">
        <w:r>
          <w:rPr>
            <w:rFonts w:ascii="Cambria" w:hAnsi="Cambria"/>
            <w:lang w:val="en-GB"/>
          </w:rPr>
          <w:t>PDP8</w:t>
        </w:r>
        <w:r>
          <w:rPr>
            <w:rFonts w:ascii="Cambria" w:hAnsi="Cambria"/>
            <w:lang w:val="en-GB"/>
          </w:rPr>
          <w:tab/>
          <w:t>Power Development Plan VIII</w:t>
        </w:r>
      </w:ins>
    </w:p>
    <w:p w14:paraId="1B648B99" w14:textId="1ED983A9" w:rsidR="00E96FBF" w:rsidRPr="00E96FBF" w:rsidRDefault="00E96FBF" w:rsidP="00E96FBF">
      <w:pPr>
        <w:tabs>
          <w:tab w:val="left" w:pos="1560"/>
        </w:tabs>
        <w:spacing w:after="0" w:line="360" w:lineRule="auto"/>
        <w:rPr>
          <w:rFonts w:ascii="Cambria" w:hAnsi="Cambria"/>
          <w:lang w:val="en-GB"/>
        </w:rPr>
      </w:pPr>
      <w:r>
        <w:rPr>
          <w:rFonts w:ascii="Cambria" w:hAnsi="Cambria"/>
          <w:lang w:val="en-GB"/>
        </w:rPr>
        <w:t>PDP8-rev</w:t>
      </w:r>
      <w:r>
        <w:rPr>
          <w:rFonts w:ascii="Cambria" w:hAnsi="Cambria"/>
          <w:lang w:val="en-GB"/>
        </w:rPr>
        <w:tab/>
        <w:t>Revised Power Development Plan VIII</w:t>
      </w:r>
    </w:p>
    <w:p w14:paraId="7B4C3808" w14:textId="77777777" w:rsidR="00E96FBF" w:rsidRDefault="00E96FBF" w:rsidP="00E96FBF">
      <w:pPr>
        <w:tabs>
          <w:tab w:val="left" w:pos="1560"/>
        </w:tabs>
        <w:spacing w:after="0" w:line="360" w:lineRule="auto"/>
        <w:rPr>
          <w:ins w:id="528" w:author="Schult, Christoph" w:date="2026-09-14T15:21:00Z" w16du:dateUtc="2026-09-14T13:21:00Z"/>
          <w:rFonts w:ascii="Cambria" w:hAnsi="Cambria"/>
          <w:lang w:val="en-GB"/>
        </w:rPr>
      </w:pPr>
      <w:r>
        <w:rPr>
          <w:rFonts w:ascii="Cambria" w:hAnsi="Cambria"/>
          <w:lang w:val="en-GB"/>
        </w:rPr>
        <w:t>PM</w:t>
      </w:r>
      <w:r>
        <w:rPr>
          <w:rFonts w:ascii="Cambria" w:hAnsi="Cambria"/>
          <w:lang w:val="en-GB"/>
        </w:rPr>
        <w:tab/>
        <w:t>Prime Minister</w:t>
      </w:r>
    </w:p>
    <w:p w14:paraId="76518D59" w14:textId="3C1E8465" w:rsidR="004C2577" w:rsidRPr="00E96FBF" w:rsidRDefault="004C2577" w:rsidP="004C2577">
      <w:pPr>
        <w:tabs>
          <w:tab w:val="left" w:pos="1560"/>
        </w:tabs>
        <w:spacing w:after="0" w:line="360" w:lineRule="auto"/>
        <w:rPr>
          <w:rFonts w:ascii="Cambria" w:hAnsi="Cambria"/>
          <w:lang w:val="en-GB"/>
        </w:rPr>
      </w:pPr>
      <w:ins w:id="529" w:author="Schult, Christoph" w:date="2026-09-14T15:21:00Z" w16du:dateUtc="2026-09-14T13:21:00Z">
        <w:r>
          <w:rPr>
            <w:rFonts w:ascii="Cambria" w:hAnsi="Cambria"/>
            <w:lang w:val="en-GB"/>
          </w:rPr>
          <w:t>Pp</w:t>
        </w:r>
      </w:ins>
      <w:ins w:id="530" w:author="Schult, Christoph" w:date="2026-09-14T15:22:00Z" w16du:dateUtc="2026-09-14T13:22:00Z">
        <w:r>
          <w:rPr>
            <w:rFonts w:ascii="Cambria" w:hAnsi="Cambria"/>
            <w:lang w:val="en-GB"/>
          </w:rPr>
          <w:tab/>
        </w:r>
      </w:ins>
      <w:ins w:id="531" w:author="Schult, Christoph" w:date="2026-09-14T15:21:00Z" w16du:dateUtc="2026-09-14T13:21:00Z">
        <w:r>
          <w:rPr>
            <w:rFonts w:ascii="Cambria" w:hAnsi="Cambria"/>
            <w:lang w:val="en-GB"/>
          </w:rPr>
          <w:t>Percentage points</w:t>
        </w:r>
      </w:ins>
    </w:p>
    <w:p w14:paraId="55AB8FFA" w14:textId="2E646E46" w:rsidR="00BD5946" w:rsidRDefault="00BD5946" w:rsidP="00BD5946">
      <w:pPr>
        <w:tabs>
          <w:tab w:val="left" w:pos="1560"/>
        </w:tabs>
        <w:spacing w:after="0" w:line="360" w:lineRule="auto"/>
        <w:rPr>
          <w:ins w:id="532" w:author="Schult, Christoph" w:date="2026-09-14T15:20:00Z" w16du:dateUtc="2026-09-14T13:20:00Z"/>
          <w:rFonts w:ascii="Cambria" w:hAnsi="Cambria"/>
          <w:lang w:val="en-GB"/>
        </w:rPr>
      </w:pPr>
      <w:ins w:id="533" w:author="Schult, Christoph" w:date="2026-09-14T15:20:00Z" w16du:dateUtc="2026-09-14T13:20:00Z">
        <w:r>
          <w:rPr>
            <w:rFonts w:ascii="Cambria" w:hAnsi="Cambria"/>
            <w:lang w:val="en-GB"/>
          </w:rPr>
          <w:t>PPA</w:t>
        </w:r>
        <w:r>
          <w:rPr>
            <w:rFonts w:ascii="Cambria" w:hAnsi="Cambria"/>
            <w:lang w:val="en-GB"/>
          </w:rPr>
          <w:tab/>
          <w:t>Power Purchase Agreement</w:t>
        </w:r>
      </w:ins>
    </w:p>
    <w:p w14:paraId="360E87BD" w14:textId="5234FBC5" w:rsidR="00E96FBF" w:rsidRDefault="00E96FBF" w:rsidP="00E96FBF">
      <w:pPr>
        <w:tabs>
          <w:tab w:val="left" w:pos="1560"/>
        </w:tabs>
        <w:spacing w:after="0" w:line="360" w:lineRule="auto"/>
        <w:rPr>
          <w:ins w:id="534" w:author="Schult, Christoph" w:date="2026-09-16T19:31:00Z" w16du:dateUtc="2026-09-16T17:31:00Z"/>
          <w:rFonts w:ascii="Cambria" w:hAnsi="Cambria"/>
          <w:lang w:val="en-GB"/>
        </w:rPr>
      </w:pPr>
      <w:r>
        <w:rPr>
          <w:rFonts w:ascii="Cambria" w:hAnsi="Cambria"/>
          <w:lang w:val="en-GB"/>
        </w:rPr>
        <w:t>PV</w:t>
      </w:r>
      <w:r>
        <w:rPr>
          <w:rFonts w:ascii="Cambria" w:hAnsi="Cambria"/>
          <w:lang w:val="en-GB"/>
        </w:rPr>
        <w:tab/>
        <w:t>Photovoltaic</w:t>
      </w:r>
    </w:p>
    <w:p w14:paraId="428A0371" w14:textId="77777777" w:rsidR="00E83CA8" w:rsidRPr="0070271B" w:rsidRDefault="00E83CA8" w:rsidP="00E83CA8">
      <w:pPr>
        <w:tabs>
          <w:tab w:val="left" w:pos="1560"/>
        </w:tabs>
        <w:spacing w:after="0" w:line="360" w:lineRule="auto"/>
        <w:rPr>
          <w:moveTo w:id="535" w:author="Schult, Christoph" w:date="2026-09-16T19:31:00Z" w16du:dateUtc="2026-09-16T17:31:00Z"/>
          <w:rFonts w:ascii="Cambria" w:hAnsi="Cambria"/>
          <w:lang w:val="en-GB"/>
        </w:rPr>
      </w:pPr>
      <w:moveToRangeStart w:id="536" w:author="Schult, Christoph" w:date="2026-09-16T19:31:00Z" w:name="move240479500"/>
      <w:moveTo w:id="537" w:author="Schult, Christoph" w:date="2026-09-16T19:31:00Z" w16du:dateUtc="2026-09-16T17:31:00Z">
        <w:r>
          <w:rPr>
            <w:rFonts w:ascii="Cambria" w:hAnsi="Cambria"/>
            <w:lang w:val="en-US"/>
          </w:rPr>
          <w:t>QĐ-BCT</w:t>
        </w:r>
        <w:r>
          <w:rPr>
            <w:rFonts w:ascii="Cambria" w:hAnsi="Cambria"/>
            <w:lang w:val="en-US"/>
          </w:rPr>
          <w:tab/>
          <w:t>Ministry of Industry and Trade Decision</w:t>
        </w:r>
      </w:moveTo>
    </w:p>
    <w:p w14:paraId="43B2CE48" w14:textId="77777777" w:rsidR="00E83CA8" w:rsidRPr="0070271B" w:rsidRDefault="00E83CA8" w:rsidP="00E83CA8">
      <w:pPr>
        <w:tabs>
          <w:tab w:val="left" w:pos="1560"/>
        </w:tabs>
        <w:spacing w:after="0" w:line="360" w:lineRule="auto"/>
        <w:rPr>
          <w:moveTo w:id="538" w:author="Schult, Christoph" w:date="2026-09-16T19:31:00Z" w16du:dateUtc="2026-09-16T17:31:00Z"/>
          <w:rFonts w:ascii="Cambria" w:hAnsi="Cambria"/>
          <w:lang w:val="en-GB"/>
        </w:rPr>
      </w:pPr>
      <w:moveTo w:id="539" w:author="Schult, Christoph" w:date="2026-09-16T19:31:00Z" w16du:dateUtc="2026-09-16T17:31:00Z">
        <w:r>
          <w:rPr>
            <w:rFonts w:ascii="Cambria" w:hAnsi="Cambria"/>
            <w:lang w:val="en-GB"/>
          </w:rPr>
          <w:t>QĐ-TTg</w:t>
        </w:r>
        <w:r>
          <w:rPr>
            <w:rFonts w:ascii="Cambria" w:hAnsi="Cambria"/>
            <w:lang w:val="en-GB"/>
          </w:rPr>
          <w:tab/>
          <w:t>Prime Minister’s Decision</w:t>
        </w:r>
      </w:moveTo>
    </w:p>
    <w:moveToRangeEnd w:id="536"/>
    <w:p w14:paraId="66F65805" w14:textId="26C7891B" w:rsidR="00BD5946" w:rsidDel="00BD5946" w:rsidRDefault="00BD5946" w:rsidP="00E96FBF">
      <w:pPr>
        <w:tabs>
          <w:tab w:val="left" w:pos="1560"/>
        </w:tabs>
        <w:spacing w:after="0" w:line="360" w:lineRule="auto"/>
        <w:rPr>
          <w:del w:id="540" w:author="Schult, Christoph" w:date="2026-09-14T15:20:00Z" w16du:dateUtc="2026-09-14T13:20:00Z"/>
          <w:rFonts w:ascii="Cambria" w:hAnsi="Cambria"/>
          <w:lang w:val="en-GB"/>
        </w:rPr>
      </w:pPr>
    </w:p>
    <w:p w14:paraId="28F40430" w14:textId="7851C141" w:rsidR="0070271B" w:rsidRDefault="0070271B" w:rsidP="0070271B">
      <w:pPr>
        <w:tabs>
          <w:tab w:val="left" w:pos="1560"/>
        </w:tabs>
        <w:spacing w:after="0" w:line="360" w:lineRule="auto"/>
        <w:rPr>
          <w:ins w:id="541" w:author="Schult, Christoph" w:date="2026-09-14T15:20:00Z" w16du:dateUtc="2026-09-14T13:20:00Z"/>
          <w:rFonts w:ascii="Cambria" w:hAnsi="Cambria"/>
          <w:lang w:val="en-GB"/>
        </w:rPr>
      </w:pPr>
      <w:r>
        <w:rPr>
          <w:rFonts w:ascii="Cambria" w:hAnsi="Cambria"/>
          <w:lang w:val="en-GB"/>
        </w:rPr>
        <w:t>RTS</w:t>
      </w:r>
      <w:r>
        <w:rPr>
          <w:rFonts w:ascii="Cambria" w:hAnsi="Cambria"/>
          <w:lang w:val="en-GB"/>
        </w:rPr>
        <w:tab/>
        <w:t>Rooftop solar</w:t>
      </w:r>
    </w:p>
    <w:p w14:paraId="48C4D8A1" w14:textId="313603CB" w:rsidR="00BD5946" w:rsidRDefault="00BD5946" w:rsidP="00BD5946">
      <w:pPr>
        <w:tabs>
          <w:tab w:val="left" w:pos="1560"/>
        </w:tabs>
        <w:spacing w:after="0" w:line="360" w:lineRule="auto"/>
        <w:rPr>
          <w:ins w:id="542" w:author="Schult, Christoph" w:date="2026-09-14T15:21:00Z" w16du:dateUtc="2026-09-14T13:21:00Z"/>
          <w:rFonts w:ascii="Cambria" w:hAnsi="Cambria"/>
          <w:lang w:val="en-GB"/>
        </w:rPr>
      </w:pPr>
      <w:ins w:id="543" w:author="Schult, Christoph" w:date="2026-09-14T15:20:00Z" w16du:dateUtc="2026-09-14T13:20:00Z">
        <w:r>
          <w:rPr>
            <w:rFonts w:ascii="Cambria" w:hAnsi="Cambria"/>
            <w:lang w:val="en-GB"/>
          </w:rPr>
          <w:t>SOE</w:t>
        </w:r>
        <w:r>
          <w:rPr>
            <w:rFonts w:ascii="Cambria" w:hAnsi="Cambria"/>
            <w:lang w:val="en-GB"/>
          </w:rPr>
          <w:tab/>
          <w:t>State-Owned Enterprise</w:t>
        </w:r>
      </w:ins>
    </w:p>
    <w:p w14:paraId="082CC697" w14:textId="2C1E5CC9" w:rsidR="00641B53" w:rsidRDefault="00641B53" w:rsidP="00641B53">
      <w:pPr>
        <w:tabs>
          <w:tab w:val="left" w:pos="1560"/>
        </w:tabs>
        <w:spacing w:after="0" w:line="360" w:lineRule="auto"/>
        <w:rPr>
          <w:ins w:id="544" w:author="Schult, Christoph" w:date="2026-09-14T15:20:00Z" w16du:dateUtc="2026-09-14T13:20:00Z"/>
          <w:rFonts w:ascii="Cambria" w:hAnsi="Cambria"/>
          <w:lang w:val="en-GB"/>
        </w:rPr>
      </w:pPr>
      <w:ins w:id="545" w:author="Schult, Christoph" w:date="2026-09-14T15:21:00Z" w16du:dateUtc="2026-09-14T13:21:00Z">
        <w:r>
          <w:rPr>
            <w:rFonts w:ascii="Cambria" w:hAnsi="Cambria"/>
            <w:lang w:val="en-GB"/>
          </w:rPr>
          <w:t>tCO₂e</w:t>
        </w:r>
        <w:r>
          <w:rPr>
            <w:rFonts w:ascii="Cambria" w:hAnsi="Cambria"/>
            <w:lang w:val="en-GB"/>
          </w:rPr>
          <w:tab/>
          <w:t>Tonnes of carbon dioxide equivalent</w:t>
        </w:r>
      </w:ins>
    </w:p>
    <w:p w14:paraId="32EC150B" w14:textId="75D15604" w:rsidR="00BD5946" w:rsidRDefault="00BD5946" w:rsidP="00BD5946">
      <w:pPr>
        <w:tabs>
          <w:tab w:val="left" w:pos="1560"/>
        </w:tabs>
        <w:spacing w:after="0" w:line="360" w:lineRule="auto"/>
        <w:rPr>
          <w:rFonts w:ascii="Cambria" w:hAnsi="Cambria"/>
          <w:lang w:val="en-GB"/>
        </w:rPr>
      </w:pPr>
      <w:ins w:id="546" w:author="Schult, Christoph" w:date="2026-09-14T15:20:00Z" w16du:dateUtc="2026-09-14T13:20:00Z">
        <w:r>
          <w:rPr>
            <w:rFonts w:ascii="Cambria" w:hAnsi="Cambria"/>
            <w:lang w:val="en-GB"/>
          </w:rPr>
          <w:t>UN</w:t>
        </w:r>
        <w:r>
          <w:rPr>
            <w:rFonts w:ascii="Cambria" w:hAnsi="Cambria"/>
            <w:lang w:val="en-GB"/>
          </w:rPr>
          <w:tab/>
          <w:t>United Nations</w:t>
        </w:r>
      </w:ins>
    </w:p>
    <w:p w14:paraId="22B44C5D" w14:textId="69C0B186" w:rsidR="0070271B" w:rsidRDefault="0070271B" w:rsidP="0070271B">
      <w:pPr>
        <w:tabs>
          <w:tab w:val="left" w:pos="1560"/>
        </w:tabs>
        <w:spacing w:after="0" w:line="360" w:lineRule="auto"/>
        <w:rPr>
          <w:rFonts w:ascii="Cambria" w:hAnsi="Cambria"/>
          <w:lang w:val="en-GB"/>
        </w:rPr>
      </w:pPr>
      <w:r>
        <w:rPr>
          <w:rFonts w:ascii="Cambria" w:hAnsi="Cambria"/>
          <w:lang w:val="en-GB"/>
        </w:rPr>
        <w:t>USD</w:t>
      </w:r>
      <w:r>
        <w:rPr>
          <w:rFonts w:ascii="Cambria" w:hAnsi="Cambria"/>
          <w:lang w:val="en-GB"/>
        </w:rPr>
        <w:tab/>
        <w:t>United States dollar</w:t>
      </w:r>
    </w:p>
    <w:p w14:paraId="667A28D0" w14:textId="77777777" w:rsidR="00E96FBF" w:rsidRDefault="00E96FBF" w:rsidP="00E96FBF">
      <w:pPr>
        <w:tabs>
          <w:tab w:val="left" w:pos="1560"/>
        </w:tabs>
        <w:spacing w:after="0" w:line="360" w:lineRule="auto"/>
        <w:rPr>
          <w:ins w:id="547" w:author="Schult, Christoph" w:date="2026-09-14T15:20:00Z" w16du:dateUtc="2026-09-14T13:20:00Z"/>
          <w:rFonts w:ascii="Cambria" w:hAnsi="Cambria"/>
          <w:lang w:val="en-GB"/>
        </w:rPr>
      </w:pPr>
      <w:r>
        <w:rPr>
          <w:rFonts w:ascii="Cambria" w:hAnsi="Cambria"/>
          <w:lang w:val="en-GB"/>
        </w:rPr>
        <w:t>WACC</w:t>
      </w:r>
      <w:r>
        <w:rPr>
          <w:rFonts w:ascii="Cambria" w:hAnsi="Cambria"/>
          <w:lang w:val="en-GB"/>
        </w:rPr>
        <w:tab/>
        <w:t>Weighted Average Cost of Capital</w:t>
      </w:r>
    </w:p>
    <w:p w14:paraId="7A723370" w14:textId="683630C7" w:rsidR="00BD5946" w:rsidRDefault="006C05C2" w:rsidP="006C05C2">
      <w:pPr>
        <w:tabs>
          <w:tab w:val="left" w:pos="1560"/>
        </w:tabs>
        <w:spacing w:after="0" w:line="360" w:lineRule="auto"/>
        <w:rPr>
          <w:ins w:id="548" w:author="Schult, Christoph" w:date="2026-09-14T15:20:00Z" w16du:dateUtc="2026-09-14T13:20:00Z"/>
          <w:rFonts w:ascii="Cambria" w:hAnsi="Cambria"/>
          <w:lang w:val="en-GB"/>
        </w:rPr>
      </w:pPr>
      <w:ins w:id="549" w:author="Schult, Christoph" w:date="2026-09-14T15:20:00Z" w16du:dateUtc="2026-09-14T13:20:00Z">
        <w:r>
          <w:rPr>
            <w:rFonts w:ascii="Cambria" w:hAnsi="Cambria"/>
            <w:lang w:val="en-GB"/>
          </w:rPr>
          <w:t>WACF</w:t>
        </w:r>
        <w:r>
          <w:rPr>
            <w:rFonts w:ascii="Cambria" w:hAnsi="Cambria"/>
            <w:lang w:val="en-GB"/>
          </w:rPr>
          <w:tab/>
          <w:t>Weighted Average Cost of Finance</w:t>
        </w:r>
      </w:ins>
    </w:p>
    <w:p w14:paraId="2E003ABA" w14:textId="13DA38A2" w:rsidR="006C05C2" w:rsidRDefault="006C05C2" w:rsidP="006C05C2">
      <w:pPr>
        <w:tabs>
          <w:tab w:val="left" w:pos="1560"/>
        </w:tabs>
        <w:spacing w:after="0" w:line="360" w:lineRule="auto"/>
        <w:rPr>
          <w:rFonts w:ascii="Cambria" w:hAnsi="Cambria"/>
          <w:lang w:val="en-GB"/>
        </w:rPr>
      </w:pPr>
      <w:ins w:id="550" w:author="Schult, Christoph" w:date="2026-09-14T15:20:00Z" w16du:dateUtc="2026-09-14T13:20:00Z">
        <w:r>
          <w:rPr>
            <w:rFonts w:ascii="Cambria" w:hAnsi="Cambria"/>
            <w:lang w:val="en-GB"/>
          </w:rPr>
          <w:t>WITS</w:t>
        </w:r>
      </w:ins>
      <w:ins w:id="551" w:author="Schult, Christoph" w:date="2026-09-14T15:21:00Z" w16du:dateUtc="2026-09-14T13:21:00Z">
        <w:r>
          <w:rPr>
            <w:rFonts w:ascii="Cambria" w:hAnsi="Cambria"/>
            <w:lang w:val="en-GB"/>
          </w:rPr>
          <w:tab/>
        </w:r>
      </w:ins>
      <w:ins w:id="552" w:author="Schult, Christoph" w:date="2026-09-14T15:20:00Z" w16du:dateUtc="2026-09-14T13:20:00Z">
        <w:r>
          <w:rPr>
            <w:rFonts w:ascii="Cambria" w:hAnsi="Cambria"/>
            <w:lang w:val="en-GB"/>
          </w:rPr>
          <w:t>World Integrated Trade Solution</w:t>
        </w:r>
      </w:ins>
    </w:p>
    <w:p w14:paraId="5D3B3269" w14:textId="3FC85774" w:rsidR="0070271B" w:rsidRPr="0070271B" w:rsidDel="00E83CA8" w:rsidRDefault="0070271B" w:rsidP="0070271B">
      <w:pPr>
        <w:tabs>
          <w:tab w:val="left" w:pos="1560"/>
        </w:tabs>
        <w:spacing w:after="0" w:line="360" w:lineRule="auto"/>
        <w:rPr>
          <w:moveFrom w:id="553" w:author="Schult, Christoph" w:date="2026-09-16T19:31:00Z" w16du:dateUtc="2026-09-16T17:31:00Z"/>
          <w:rFonts w:ascii="Cambria" w:hAnsi="Cambria"/>
          <w:lang w:val="en-GB"/>
        </w:rPr>
      </w:pPr>
      <w:moveFromRangeStart w:id="554" w:author="Schult, Christoph" w:date="2026-09-16T19:31:00Z" w:name="move240479500"/>
      <w:moveFrom w:id="555" w:author="Schult, Christoph" w:date="2026-09-16T19:31:00Z" w16du:dateUtc="2026-09-16T17:31:00Z">
        <w:r>
          <w:rPr>
            <w:rFonts w:ascii="Cambria" w:hAnsi="Cambria"/>
            <w:lang w:val="en-US"/>
          </w:rPr>
          <w:t>QĐ-BCT</w:t>
        </w:r>
        <w:r>
          <w:rPr>
            <w:rFonts w:ascii="Cambria" w:hAnsi="Cambria"/>
            <w:lang w:val="en-US"/>
          </w:rPr>
          <w:tab/>
          <w:t>Ministry of Industry and Trade Decision</w:t>
        </w:r>
      </w:moveFrom>
    </w:p>
    <w:p w14:paraId="081D9690" w14:textId="32562187" w:rsidR="0070271B" w:rsidRPr="0070271B" w:rsidDel="00E83CA8" w:rsidRDefault="0070271B" w:rsidP="00E96FBF">
      <w:pPr>
        <w:tabs>
          <w:tab w:val="left" w:pos="1560"/>
        </w:tabs>
        <w:spacing w:after="0" w:line="360" w:lineRule="auto"/>
        <w:rPr>
          <w:moveFrom w:id="556" w:author="Schult, Christoph" w:date="2026-09-16T19:31:00Z" w16du:dateUtc="2026-09-16T17:31:00Z"/>
          <w:rFonts w:ascii="Cambria" w:hAnsi="Cambria"/>
          <w:lang w:val="en-GB"/>
        </w:rPr>
      </w:pPr>
      <w:moveFrom w:id="557" w:author="Schult, Christoph" w:date="2026-09-16T19:31:00Z" w16du:dateUtc="2026-09-16T17:31:00Z">
        <w:r>
          <w:rPr>
            <w:rFonts w:ascii="Cambria" w:hAnsi="Cambria"/>
            <w:lang w:val="en-GB"/>
          </w:rPr>
          <w:t>QĐ-TTg</w:t>
        </w:r>
        <w:r>
          <w:rPr>
            <w:rFonts w:ascii="Cambria" w:hAnsi="Cambria"/>
            <w:lang w:val="en-GB"/>
          </w:rPr>
          <w:tab/>
          <w:t>Prime Minister’s Decision</w:t>
        </w:r>
      </w:moveFrom>
    </w:p>
    <w:p w14:paraId="3D9E2B80" w14:textId="77777777" w:rsidR="00E14EDE" w:rsidRPr="00295507" w:rsidRDefault="002B6202">
      <w:pPr>
        <w:rPr>
          <w:rFonts w:asciiTheme="majorHAnsi" w:eastAsiaTheme="minorEastAsia" w:hAnsiTheme="majorHAnsi" w:cs="Times New Roman"/>
          <w:szCs w:val="20"/>
          <w:lang w:val="en-GB" w:eastAsia="de-DE"/>
        </w:rPr>
      </w:pPr>
      <w:bookmarkStart w:id="558" w:name="_Ref13070926"/>
      <w:bookmarkStart w:id="559" w:name="_Toc38647180"/>
      <w:bookmarkStart w:id="560" w:name="_Ref17891630"/>
      <w:bookmarkStart w:id="561" w:name="_Ref13056972"/>
      <w:bookmarkStart w:id="562" w:name="_Ref13067252"/>
      <w:bookmarkStart w:id="563" w:name="_Ref13071202"/>
      <w:bookmarkStart w:id="564" w:name="_Ref13148555"/>
      <w:bookmarkStart w:id="565" w:name="_Toc489254800"/>
      <w:bookmarkStart w:id="566" w:name="_Toc489254831"/>
      <w:bookmarkEnd w:id="357"/>
      <w:moveFromRangeEnd w:id="554"/>
      <w:r>
        <w:rPr>
          <w:rFonts w:ascii="Cambria" w:hAnsi="Cambria"/>
          <w:lang w:val="en-GB"/>
        </w:rPr>
        <w:br w:type="page"/>
      </w:r>
    </w:p>
    <w:p w14:paraId="77F7B0B4" w14:textId="77777777" w:rsidR="00E14EDE" w:rsidRPr="00295507" w:rsidRDefault="002B6202">
      <w:pPr>
        <w:pStyle w:val="Heading1"/>
        <w:numPr>
          <w:ilvl w:val="0"/>
          <w:numId w:val="0"/>
        </w:numPr>
        <w:ind w:left="431" w:hanging="431"/>
        <w:rPr>
          <w:lang w:val="en-GB"/>
        </w:rPr>
      </w:pPr>
      <w:bookmarkStart w:id="567" w:name="_Toc240458061"/>
      <w:r>
        <w:rPr>
          <w:lang w:val="en-GB"/>
        </w:rPr>
        <w:t>Executive Summary</w:t>
      </w:r>
      <w:bookmarkEnd w:id="567"/>
    </w:p>
    <w:p w14:paraId="1EEEEC04" w14:textId="285FAB88" w:rsidR="00735976" w:rsidRPr="00295507" w:rsidRDefault="001E0540" w:rsidP="00735976">
      <w:pPr>
        <w:pStyle w:val="IWHFlietext"/>
        <w:rPr>
          <w:lang w:val="en-GB"/>
        </w:rPr>
      </w:pPr>
      <w:del w:id="568" w:author="Schult, Christoph" w:date="2026-09-17T13:49:00Z" w16du:dateUtc="2026-09-17T11:49:00Z">
        <w:r>
          <w:rPr>
            <w:lang w:val="en-GB"/>
          </w:rPr>
          <w:delText>Viet Nam</w:delText>
        </w:r>
      </w:del>
      <w:ins w:id="569" w:author="Schult, Christoph" w:date="2026-09-17T13:49:00Z" w16du:dateUtc="2026-09-17T11:49:00Z">
        <w:r>
          <w:rPr>
            <w:lang w:val="en-GB"/>
          </w:rPr>
          <w:t>Vietnam</w:t>
        </w:r>
      </w:ins>
      <w:r>
        <w:rPr>
          <w:lang w:val="en-GB"/>
        </w:rPr>
        <w:t xml:space="preserve">'s commitment to achieve Net Zero greenhouse gas emissions by </w:t>
      </w:r>
      <w:r>
        <w:rPr>
          <w:lang w:val="en-US"/>
        </w:rPr>
        <w:t xml:space="preserve">2050 while maintaining a </w:t>
      </w:r>
      <w:ins w:id="570" w:author="Schult, Christoph" w:date="2026-09-22T17:36:00Z" w16du:dateUtc="2026-09-22T15:36:00Z">
        <w:r>
          <w:rPr>
            <w:lang w:val="en-US"/>
          </w:rPr>
          <w:t>alongside its target of at least 10 percent annual economic growth over 2026–2030 and above 7.5 percent thereafter to 2050, requires an unprecedented transformation</w:t>
        </w:r>
      </w:ins>
      <w:del w:id="571" w:author="Schult, Christoph" w:date="2026-09-22T17:36:00Z" w16du:dateUtc="2026-09-22T15:36:00Z">
        <w:r>
          <w:rPr>
            <w:lang w:val="en-US"/>
          </w:rPr>
          <w:delText>growth target of approximately 10 percent per year until 2030 and 7.5 percent between 2030 and 2050 requires an unprecedented transformation</w:delText>
        </w:r>
      </w:del>
      <w:r>
        <w:rPr>
          <w:lang w:val="en-US"/>
        </w:rPr>
        <w:t xml:space="preserve"> of its energy system</w:t>
      </w:r>
      <w:del w:id="572" w:author="Schult, Christoph" w:date="2026-09-22T17:37:00Z" w16du:dateUtc="2026-09-22T15:37:00Z">
        <w:r>
          <w:rPr>
            <w:lang w:val="en-US"/>
          </w:rPr>
          <w:delText>.</w:delText>
        </w:r>
      </w:del>
      <w:ins w:id="573" w:author="Schult, Christoph" w:date="2026-09-20T14:00:00Z">
        <w:r>
          <w:rPr>
            <w:lang w:val="en-US"/>
          </w:rPr>
          <w:t>.</w:t>
        </w:r>
      </w:ins>
      <w:commentRangeStart w:id="574"/>
      <w:commentRangeStart w:id="575"/>
      <w:del w:id="576" w:author="Schult, Christoph" w:date="2026-09-18T09:00:00Z" w16du:dateUtc="2026-09-18T07:00:00Z">
        <w:r>
          <w:rPr>
            <w:lang w:val="en-GB"/>
          </w:rPr>
          <w:delText xml:space="preserve"> The revised Power Development Plan VIII (PDP8-rev) provides the strategic framework for this transition, but its successful implementation depends not only on expanding renewable energy capacity but also on </w:delText>
        </w:r>
      </w:del>
      <w:ins w:id="577" w:author="Schult, Christoph" w:date="2026-09-18T09:00:00Z" w16du:dateUtc="2026-09-18T07:00:00Z">
        <w:r>
          <w:rPr>
            <w:lang w:val="en-GB"/>
          </w:rPr>
          <w:t xml:space="preserve"> </w:t>
        </w:r>
      </w:ins>
      <w:commentRangeEnd w:id="574"/>
      <w:r w:rsidR="0027284E">
        <w:rPr>
          <w:rStyle w:val="CommentReference"/>
          <w:sz w:val="22"/>
          <w:szCs w:val="20"/>
          <w:lang w:val="en-GB"/>
        </w:rPr>
        <w:commentReference w:id="574"/>
      </w:r>
      <w:commentRangeEnd w:id="575"/>
      <w:r>
        <w:rPr>
          <w:rStyle w:val="CommentReference"/>
          <w:sz w:val="22"/>
          <w:szCs w:val="20"/>
          <w:lang w:val="en-GB"/>
        </w:rPr>
        <w:commentReference w:id="575"/>
      </w:r>
      <w:ins w:id="578" w:author="Schult, Christoph" w:date="2026-09-18T09:00:00Z" w16du:dateUtc="2026-09-18T07:00:00Z">
        <w:r>
          <w:rPr>
            <w:lang w:val="en-GB"/>
          </w:rPr>
          <w:t xml:space="preserve">The revised Power Development Plan VIII (PDP8-rev) provides the strategic framework for this transition. Its successful implementation depends on expanding renewable energy capacity and improving energy efficiency, enabled by </w:t>
        </w:r>
      </w:ins>
      <w:commentRangeStart w:id="579"/>
      <w:r>
        <w:rPr>
          <w:lang w:val="en-GB"/>
        </w:rPr>
        <w:t>mobilising affordable finance</w:t>
      </w:r>
      <w:commentRangeEnd w:id="579"/>
      <w:r>
        <w:rPr>
          <w:rStyle w:val="CommentReference"/>
          <w:sz w:val="22"/>
          <w:szCs w:val="20"/>
          <w:lang w:val="en-GB"/>
        </w:rPr>
        <w:commentReference w:id="579"/>
      </w:r>
      <w:ins w:id="580" w:author="Schult, Christoph" w:date="2026-09-08T15:19:00Z" w16du:dateUtc="2026-09-08T13:19:00Z">
        <w:r>
          <w:rPr>
            <w:lang w:val="en-GB"/>
          </w:rPr>
          <w:t xml:space="preserve"> to meet the investment needs of one trillion</w:t>
        </w:r>
      </w:ins>
      <w:ins w:id="581" w:author="Schult, Christoph" w:date="2026-09-08T15:20:00Z" w16du:dateUtc="2026-09-08T13:20:00Z">
        <w:r>
          <w:rPr>
            <w:lang w:val="en-GB"/>
          </w:rPr>
          <w:t xml:space="preserve"> </w:t>
        </w:r>
      </w:ins>
      <w:ins w:id="582" w:author="Schult, Christoph" w:date="2026-09-14T15:22:00Z" w16du:dateUtc="2026-09-14T13:22:00Z">
        <w:r>
          <w:rPr>
            <w:lang w:val="en-GB"/>
          </w:rPr>
          <w:t xml:space="preserve">USD </w:t>
        </w:r>
      </w:ins>
      <w:ins w:id="583" w:author="Schult, Christoph" w:date="2026-09-08T15:20:00Z" w16du:dateUtc="2026-09-08T13:20:00Z">
        <w:r>
          <w:rPr>
            <w:lang w:val="en-GB"/>
          </w:rPr>
          <w:t>(IWH Investment Needs As</w:t>
        </w:r>
      </w:ins>
      <w:ins w:id="584" w:author="Schult, Christoph" w:date="2026-09-08T15:21:00Z" w16du:dateUtc="2026-09-08T13:21:00Z">
        <w:r>
          <w:rPr>
            <w:lang w:val="en-GB"/>
          </w:rPr>
          <w:t>s</w:t>
        </w:r>
      </w:ins>
      <w:ins w:id="585" w:author="Schult, Christoph" w:date="2026-09-08T15:20:00Z" w16du:dateUtc="2026-09-08T13:20:00Z">
        <w:r>
          <w:rPr>
            <w:lang w:val="en-GB"/>
          </w:rPr>
          <w:t>e</w:t>
        </w:r>
      </w:ins>
      <w:ins w:id="586" w:author="Schult, Christoph" w:date="2026-09-08T15:21:00Z" w16du:dateUtc="2026-09-08T13:21:00Z">
        <w:r>
          <w:rPr>
            <w:lang w:val="en-GB"/>
          </w:rPr>
          <w:t>s</w:t>
        </w:r>
      </w:ins>
      <w:ins w:id="587" w:author="Schult, Christoph" w:date="2026-09-08T15:20:00Z" w16du:dateUtc="2026-09-08T13:20:00Z">
        <w:r>
          <w:rPr>
            <w:lang w:val="en-GB"/>
          </w:rPr>
          <w:t>sment</w:t>
        </w:r>
      </w:ins>
      <w:ins w:id="588" w:author="Schult, Christoph" w:date="2026-09-16T18:03:00Z" w16du:dateUtc="2026-09-16T16:03:00Z">
        <w:r>
          <w:rPr>
            <w:lang w:val="en-GB"/>
          </w:rPr>
          <w:t>,</w:t>
        </w:r>
      </w:ins>
      <w:ins w:id="589" w:author="Schult, Christoph" w:date="2026-09-08T15:20:00Z" w16du:dateUtc="2026-09-08T13:20:00Z">
        <w:r>
          <w:rPr>
            <w:lang w:val="en-GB"/>
          </w:rPr>
          <w:t xml:space="preserve"> 2026)</w:t>
        </w:r>
      </w:ins>
      <w:del w:id="590" w:author="Schult, Christoph" w:date="2026-09-18T09:00:00Z" w16du:dateUtc="2026-09-18T07:00:00Z">
        <w:r>
          <w:rPr>
            <w:lang w:val="en-GB"/>
          </w:rPr>
          <w:delText xml:space="preserve">, </w:delText>
        </w:r>
      </w:del>
      <w:ins w:id="591" w:author="Schult, Christoph" w:date="2026-09-18T09:00:00Z" w16du:dateUtc="2026-09-18T07:00:00Z">
        <w:r>
          <w:rPr>
            <w:lang w:val="en-GB"/>
          </w:rPr>
          <w:t xml:space="preserve"> and </w:t>
        </w:r>
      </w:ins>
      <w:commentRangeStart w:id="592"/>
      <w:commentRangeStart w:id="593"/>
      <w:del w:id="594" w:author="Schult, Christoph" w:date="2026-09-18T09:00:00Z" w16du:dateUtc="2026-09-18T07:00:00Z">
        <w:r>
          <w:rPr>
            <w:lang w:val="en-GB"/>
          </w:rPr>
          <w:delText>improving energy efficiency, and establishing effective carbon pricing mechanisms</w:delText>
        </w:r>
      </w:del>
      <w:ins w:id="595" w:author="Schult, Christoph" w:date="2026-09-18T09:00:00Z" w16du:dateUtc="2026-09-18T07:00:00Z">
        <w:r>
          <w:rPr>
            <w:lang w:val="en-GB"/>
          </w:rPr>
          <w:t>establishing effective carbon pricing mechanisms — the three policy areas this report evaluates</w:t>
        </w:r>
      </w:ins>
      <w:commentRangeEnd w:id="593"/>
      <w:r>
        <w:rPr>
          <w:rStyle w:val="CommentReference"/>
          <w:sz w:val="22"/>
          <w:szCs w:val="20"/>
          <w:lang w:val="en-GB"/>
        </w:rPr>
        <w:commentReference w:id="593"/>
      </w:r>
      <w:commentRangeEnd w:id="592"/>
      <w:r>
        <w:rPr>
          <w:rStyle w:val="CommentReference"/>
          <w:sz w:val="22"/>
          <w:szCs w:val="20"/>
          <w:lang w:val="en-GB"/>
        </w:rPr>
        <w:commentReference w:id="592"/>
      </w:r>
      <w:r>
        <w:rPr>
          <w:lang w:val="en-GB"/>
        </w:rPr>
        <w:t xml:space="preserve">. These policy choices will shape </w:t>
      </w:r>
      <w:commentRangeStart w:id="596"/>
      <w:commentRangeStart w:id="597"/>
      <w:del w:id="598" w:author="Schult, Christoph" w:date="2026-09-18T09:00:00Z" w16du:dateUtc="2026-09-18T07:00:00Z">
        <w:r>
          <w:rPr>
            <w:lang w:val="en-GB"/>
          </w:rPr>
          <w:delText xml:space="preserve">not only </w:delText>
        </w:r>
      </w:del>
      <w:commentRangeEnd w:id="596"/>
      <w:r>
        <w:rPr>
          <w:rStyle w:val="CommentReference"/>
          <w:sz w:val="22"/>
          <w:szCs w:val="20"/>
          <w:lang w:val="en-GB"/>
        </w:rPr>
        <w:commentReference w:id="596"/>
      </w:r>
      <w:commentRangeEnd w:id="597"/>
      <w:r>
        <w:rPr>
          <w:rStyle w:val="CommentReference"/>
          <w:sz w:val="22"/>
          <w:szCs w:val="20"/>
          <w:lang w:val="en-GB"/>
        </w:rPr>
        <w:commentReference w:id="597"/>
      </w:r>
      <w:del w:id="599" w:author="Schult, Christoph" w:date="2026-09-17T13:49:00Z" w16du:dateUtc="2026-09-17T11:49:00Z">
        <w:r>
          <w:rPr>
            <w:lang w:val="en-GB"/>
          </w:rPr>
          <w:delText>Viet Nam</w:delText>
        </w:r>
      </w:del>
      <w:ins w:id="600" w:author="Schult, Christoph" w:date="2026-09-17T13:49:00Z" w16du:dateUtc="2026-09-17T11:49:00Z">
        <w:r>
          <w:rPr>
            <w:lang w:val="en-GB"/>
          </w:rPr>
          <w:t>Vietnam</w:t>
        </w:r>
      </w:ins>
      <w:del w:id="601" w:author="Schult, Christoph" w:date="2026-09-18T09:00:00Z" w16du:dateUtc="2026-09-18T07:00:00Z">
        <w:r>
          <w:rPr>
            <w:lang w:val="en-GB"/>
          </w:rPr>
          <w:delText xml:space="preserve">'s emissions trajectory but also its long-term economic growth, investment, and competitiveness. </w:delText>
        </w:r>
      </w:del>
      <w:ins w:id="602" w:author="Schult, Christoph" w:date="2026-09-18T09:00:00Z" w16du:dateUtc="2026-09-18T07:00:00Z">
        <w:r>
          <w:rPr>
            <w:lang w:val="en-GB"/>
          </w:rPr>
          <w:t xml:space="preserve">'s emissions trajectory, its long-term economic growth, investment, and competitiveness. </w:t>
        </w:r>
      </w:ins>
    </w:p>
    <w:p w14:paraId="4EE11FA2" w14:textId="41134CFD" w:rsidR="00735976" w:rsidRPr="00295507" w:rsidRDefault="00735976" w:rsidP="00735976">
      <w:pPr>
        <w:pStyle w:val="IWHFlietext"/>
        <w:rPr>
          <w:lang w:val="en-GB"/>
        </w:rPr>
      </w:pPr>
      <w:del w:id="603" w:author="Schult, Christoph" w:date="2026-09-18T09:00:00Z" w16du:dateUtc="2026-09-18T07:00:00Z">
        <w:r>
          <w:rPr>
            <w:lang w:val="en-GB"/>
          </w:rPr>
          <w:delText xml:space="preserve">This report assesses the macroeconomic implications of three key policy levers using </w:delText>
        </w:r>
      </w:del>
      <w:ins w:id="604" w:author="Schult, Christoph" w:date="2026-09-18T09:00:00Z" w16du:dateUtc="2026-09-18T07:00:00Z">
        <w:r>
          <w:rPr>
            <w:lang w:val="en-GB"/>
          </w:rPr>
          <w:t xml:space="preserve">This report assesses the macroeconomic implications of three key policy areas using </w:t>
        </w:r>
      </w:ins>
      <w:r>
        <w:rPr>
          <w:b/>
          <w:bCs/>
          <w:lang w:val="en-GB"/>
        </w:rPr>
        <w:t xml:space="preserve">DGE-METRIC </w:t>
      </w:r>
      <w:r>
        <w:rPr>
          <w:lang w:val="en-GB"/>
        </w:rPr>
        <w:t>(</w:t>
      </w:r>
      <w:r>
        <w:rPr>
          <w:b/>
          <w:bCs/>
          <w:lang w:val="en-GB"/>
        </w:rPr>
        <w:t>D</w:t>
      </w:r>
      <w:r>
        <w:rPr>
          <w:lang w:val="en-GB"/>
        </w:rPr>
        <w:t xml:space="preserve">ynamic </w:t>
      </w:r>
      <w:r>
        <w:rPr>
          <w:b/>
          <w:bCs/>
          <w:lang w:val="en-GB"/>
        </w:rPr>
        <w:t>G</w:t>
      </w:r>
      <w:r>
        <w:rPr>
          <w:lang w:val="en-GB"/>
        </w:rPr>
        <w:t xml:space="preserve">eneral </w:t>
      </w:r>
      <w:r>
        <w:rPr>
          <w:b/>
          <w:bCs/>
          <w:lang w:val="en-GB"/>
        </w:rPr>
        <w:t>E</w:t>
      </w:r>
      <w:r>
        <w:rPr>
          <w:lang w:val="en-GB"/>
        </w:rPr>
        <w:t xml:space="preserve">quilibrium for </w:t>
      </w:r>
      <w:r>
        <w:rPr>
          <w:b/>
          <w:bCs/>
          <w:lang w:val="en-GB"/>
        </w:rPr>
        <w:t>M</w:t>
      </w:r>
      <w:r>
        <w:rPr>
          <w:lang w:val="en-GB"/>
        </w:rPr>
        <w:t xml:space="preserve">acroeconomic </w:t>
      </w:r>
      <w:r>
        <w:rPr>
          <w:b/>
          <w:bCs/>
          <w:lang w:val="en-GB"/>
        </w:rPr>
        <w:t>E</w:t>
      </w:r>
      <w:r>
        <w:rPr>
          <w:lang w:val="en-GB"/>
        </w:rPr>
        <w:t xml:space="preserve">nergy </w:t>
      </w:r>
      <w:r>
        <w:rPr>
          <w:b/>
          <w:bCs/>
          <w:lang w:val="en-GB"/>
        </w:rPr>
        <w:t>T</w:t>
      </w:r>
      <w:r>
        <w:rPr>
          <w:lang w:val="en-GB"/>
        </w:rPr>
        <w:t xml:space="preserve">ransition </w:t>
      </w:r>
      <w:r>
        <w:rPr>
          <w:b/>
          <w:bCs/>
          <w:lang w:val="en-GB"/>
        </w:rPr>
        <w:t>I</w:t>
      </w:r>
      <w:r>
        <w:rPr>
          <w:lang w:val="en-GB"/>
        </w:rPr>
        <w:t xml:space="preserve">ncorporating </w:t>
      </w:r>
      <w:r>
        <w:rPr>
          <w:b/>
          <w:bCs/>
          <w:lang w:val="en-GB"/>
        </w:rPr>
        <w:t>C</w:t>
      </w:r>
      <w:r>
        <w:rPr>
          <w:lang w:val="en-GB"/>
        </w:rPr>
        <w:t xml:space="preserve">arbon markets), a dynamic general equilibrium model with 5 sectors calibrated to the </w:t>
      </w:r>
      <w:del w:id="605" w:author="Schult, Christoph" w:date="2026-09-16T19:28:00Z" w16du:dateUtc="2026-09-16T17:28:00Z">
        <w:r>
          <w:rPr>
            <w:lang w:val="en-GB"/>
          </w:rPr>
          <w:delText>Vietnam</w:delText>
        </w:r>
      </w:del>
      <w:del w:id="606" w:author="Schult, Christoph" w:date="2026-09-16T19:38:00Z" w16du:dateUtc="2026-09-16T17:38:00Z">
        <w:r>
          <w:rPr>
            <w:lang w:val="en-GB"/>
          </w:rPr>
          <w:delText>ese</w:delText>
        </w:r>
      </w:del>
      <w:ins w:id="607" w:author="Schult, Christoph" w:date="2026-09-16T19:38:00Z" w16du:dateUtc="2026-09-16T17:38:00Z">
        <w:r>
          <w:rPr>
            <w:lang w:val="en-GB"/>
          </w:rPr>
          <w:t>Vietnamese</w:t>
        </w:r>
      </w:ins>
      <w:r>
        <w:rPr>
          <w:lang w:val="en-GB"/>
        </w:rPr>
        <w:t xml:space="preserve"> economy. The analysis compares alternative energy-efficiency pathways, green-finance architectures, and carbon-pricing scenarios over the period 2026–2050 to evaluate how different policy packages affect economic performance and the cost of the energy transition.</w:t>
      </w:r>
    </w:p>
    <w:p w14:paraId="2D875CF3" w14:textId="4392FA4F" w:rsidR="00735976" w:rsidRPr="00295507" w:rsidRDefault="00735976" w:rsidP="00735976">
      <w:pPr>
        <w:pStyle w:val="IWHFlietext"/>
        <w:rPr>
          <w:lang w:val="en-GB"/>
        </w:rPr>
      </w:pPr>
      <w:r>
        <w:rPr>
          <w:lang w:val="en-GB"/>
        </w:rPr>
        <w:t xml:space="preserve">The analysis leads to </w:t>
      </w:r>
      <w:r>
        <w:rPr>
          <w:b/>
          <w:bCs/>
          <w:lang w:val="en-GB"/>
        </w:rPr>
        <w:t>five principal findings</w:t>
      </w:r>
      <w:r>
        <w:rPr>
          <w:lang w:val="en-GB"/>
        </w:rPr>
        <w:t>:</w:t>
      </w:r>
    </w:p>
    <w:p w14:paraId="3D059A9D" w14:textId="77777777" w:rsidR="00735976" w:rsidRPr="00295507" w:rsidRDefault="00735976" w:rsidP="00735976">
      <w:pPr>
        <w:pStyle w:val="IWHFlietext"/>
        <w:numPr>
          <w:ilvl w:val="0"/>
          <w:numId w:val="47"/>
        </w:numPr>
        <w:rPr>
          <w:rStyle w:val="IntenseEmphasis"/>
          <w:lang w:val="en-GB"/>
        </w:rPr>
      </w:pPr>
      <w:r>
        <w:rPr>
          <w:rStyle w:val="IntenseEmphasis"/>
          <w:lang w:val="en-GB"/>
        </w:rPr>
        <w:t>Energy efficiency delivers economic gains while supporting the energy transition.</w:t>
      </w:r>
    </w:p>
    <w:p w14:paraId="1B0945B0" w14:textId="43B375D1" w:rsidR="00735976" w:rsidRPr="00295507" w:rsidRDefault="00735976" w:rsidP="00735976">
      <w:pPr>
        <w:pStyle w:val="IWHFlietext"/>
        <w:rPr>
          <w:lang w:val="en-GB"/>
        </w:rPr>
      </w:pPr>
      <w:r>
        <w:rPr>
          <w:lang w:val="en-GB"/>
        </w:rPr>
        <w:t xml:space="preserve">Accelerating energy-efficiency improvements increases economic output with only modest additional investment requirements. </w:t>
      </w:r>
      <w:r>
        <w:rPr>
          <w:rFonts w:asciiTheme="majorHAnsi" w:hAnsiTheme="majorHAnsi"/>
          <w:lang w:val="en-GB"/>
        </w:rPr>
        <w:t>Both</w:t>
      </w:r>
      <w:ins w:id="608" w:author="Schult, Christoph" w:date="2026-09-17T19:36:00Z" w16du:dateUtc="2026-09-17T17:36:00Z">
        <w:r>
          <w:rPr>
            <w:rFonts w:asciiTheme="majorHAnsi" w:hAnsiTheme="majorHAnsi"/>
            <w:lang w:val="en-GB"/>
          </w:rPr>
          <w:t xml:space="preserve"> the revised PDP8</w:t>
        </w:r>
      </w:ins>
      <w:r>
        <w:rPr>
          <w:rFonts w:asciiTheme="majorHAnsi" w:hAnsiTheme="majorHAnsi"/>
          <w:lang w:val="en-GB"/>
        </w:rPr>
        <w:t xml:space="preserve"> </w:t>
      </w:r>
      <w:ins w:id="609" w:author="Schult, Christoph" w:date="2026-09-17T19:36:00Z" w16du:dateUtc="2026-09-17T17:36:00Z">
        <w:r>
          <w:rPr>
            <w:rFonts w:asciiTheme="majorHAnsi" w:hAnsiTheme="majorHAnsi"/>
            <w:lang w:val="en-GB"/>
          </w:rPr>
          <w:t>(</w:t>
        </w:r>
      </w:ins>
      <w:r>
        <w:rPr>
          <w:rFonts w:asciiTheme="majorHAnsi" w:hAnsiTheme="majorHAnsi"/>
          <w:lang w:val="en-GB"/>
        </w:rPr>
        <w:t>PDP8-rev</w:t>
      </w:r>
      <w:ins w:id="610" w:author="Schult, Christoph" w:date="2026-09-17T19:36:00Z" w16du:dateUtc="2026-09-17T17:36:00Z">
        <w:r>
          <w:rPr>
            <w:rFonts w:asciiTheme="majorHAnsi" w:hAnsiTheme="majorHAnsi"/>
            <w:lang w:val="en-GB"/>
          </w:rPr>
          <w:t>)</w:t>
        </w:r>
      </w:ins>
      <w:ins w:id="611" w:author="Schult, Christoph" w:date="2026-09-18T09:00:00Z" w16du:dateUtc="2026-09-18T07:00:00Z">
        <w:r>
          <w:rPr>
            <w:lang w:val="en-GB"/>
          </w:rPr>
          <w:t>,</w:t>
        </w:r>
      </w:ins>
      <w:ins w:id="612" w:author="GIZ" w:date="2026-09-15T16:31:00Z" w16du:dateUtc="2026-09-15T14:31:00Z">
        <w:del w:id="613" w:author="Schult, Christoph" w:date="2026-09-17T19:36:00Z" w16du:dateUtc="2026-09-17T17:36:00Z">
          <w:r>
            <w:rPr>
              <w:rFonts w:asciiTheme="majorHAnsi" w:hAnsiTheme="majorHAnsi"/>
              <w:lang w:val="en-GB"/>
            </w:rPr>
            <w:delText xml:space="preserve"> </w:delText>
          </w:r>
        </w:del>
      </w:ins>
      <w:del w:id="614" w:author="GIZ" w:date="2026-09-15T16:31:00Z" w16du:dateUtc="2026-09-15T14:31:00Z">
        <w:r>
          <w:rPr>
            <w:rFonts w:asciiTheme="majorHAnsi" w:hAnsiTheme="majorHAnsi"/>
            <w:lang w:val="en-GB"/>
          </w:rPr>
          <w:delText>-</w:delText>
        </w:r>
      </w:del>
      <w:del w:id="615" w:author="Schult, Christoph" w:date="2026-09-17T19:36:00Z" w16du:dateUtc="2026-09-17T17:36:00Z">
        <w:r>
          <w:rPr>
            <w:rFonts w:asciiTheme="majorHAnsi" w:hAnsiTheme="majorHAnsi"/>
            <w:lang w:val="en-GB"/>
          </w:rPr>
          <w:delText>consis</w:delText>
        </w:r>
      </w:del>
      <w:ins w:id="616" w:author="GIZ" w:date="2026-09-22T12:03:00Z" w16du:dateUtc="2026-09-22T10:03:00Z">
        <w:r w:rsidR="000A0F0C">
          <w:rPr>
            <w:rFonts w:asciiTheme="majorHAnsi" w:hAnsiTheme="majorHAnsi"/>
            <w:lang w:val="en-GB"/>
          </w:rPr>
          <w:t xml:space="preserve"> serving as the</w:t>
        </w:r>
      </w:ins>
      <w:del w:id="617" w:author="GIZ" w:date="2026-09-22T12:03:00Z" w16du:dateUtc="2026-09-22T10:03:00Z">
        <w:r w:rsidDel="000A0F0C">
          <w:rPr>
            <w:rFonts w:asciiTheme="majorHAnsi" w:hAnsiTheme="majorHAnsi"/>
            <w:lang w:val="en-GB"/>
          </w:rPr>
          <w:delText>tent</w:delText>
        </w:r>
        <w:r>
          <w:rPr>
            <w:rFonts w:asciiTheme="majorHAnsi" w:hAnsiTheme="majorHAnsi"/>
            <w:lang w:val="en-GB"/>
          </w:rPr>
          <w:delText xml:space="preserve"> </w:delText>
        </w:r>
      </w:del>
      <w:ins w:id="618" w:author="Schult, Christoph" w:date="2026-09-17T19:37:00Z" w16du:dateUtc="2026-09-17T17:37:00Z">
        <w:del w:id="619" w:author="GIZ" w:date="2026-09-22T12:03:00Z" w16du:dateUtc="2026-09-22T10:03:00Z">
          <w:r>
            <w:rPr>
              <w:rFonts w:asciiTheme="majorHAnsi" w:hAnsiTheme="majorHAnsi"/>
              <w:lang w:val="en-GB"/>
            </w:rPr>
            <w:delText>our</w:delText>
          </w:r>
        </w:del>
        <w:r>
          <w:rPr>
            <w:rFonts w:asciiTheme="majorHAnsi" w:hAnsiTheme="majorHAnsi"/>
            <w:lang w:val="en-GB"/>
          </w:rPr>
          <w:t xml:space="preserve"> Baseline scenario</w:t>
        </w:r>
      </w:ins>
      <w:ins w:id="620" w:author="Schult, Christoph" w:date="2026-09-18T09:00:00Z" w16du:dateUtc="2026-09-18T07:00:00Z">
        <w:r>
          <w:rPr>
            <w:rFonts w:asciiTheme="majorHAnsi" w:hAnsiTheme="majorHAnsi"/>
            <w:lang w:val="en-GB"/>
          </w:rPr>
          <w:t>,</w:t>
        </w:r>
      </w:ins>
      <w:ins w:id="621" w:author="Schult, Christoph" w:date="2026-09-17T19:37:00Z" w16du:dateUtc="2026-09-17T17:37:00Z">
        <w:r>
          <w:rPr>
            <w:rFonts w:asciiTheme="majorHAnsi" w:hAnsiTheme="majorHAnsi"/>
            <w:lang w:val="en-GB"/>
          </w:rPr>
          <w:t xml:space="preserve"> </w:t>
        </w:r>
      </w:ins>
      <w:r>
        <w:rPr>
          <w:rFonts w:asciiTheme="majorHAnsi" w:hAnsiTheme="majorHAnsi"/>
          <w:lang w:val="en-GB"/>
        </w:rPr>
        <w:t>and more ambitious</w:t>
      </w:r>
      <w:del w:id="622" w:author="Schult, Christoph" w:date="2026-09-08T16:05:00Z" w16du:dateUtc="2026-09-08T14:05:00Z">
        <w:r>
          <w:rPr>
            <w:rFonts w:asciiTheme="majorHAnsi" w:hAnsiTheme="majorHAnsi"/>
            <w:lang w:val="en-GB"/>
          </w:rPr>
          <w:delText xml:space="preserve"> (PM Directive 10/CT-TTg)</w:delText>
        </w:r>
      </w:del>
      <w:r>
        <w:rPr>
          <w:rFonts w:asciiTheme="majorHAnsi" w:hAnsiTheme="majorHAnsi"/>
          <w:lang w:val="en-GB"/>
        </w:rPr>
        <w:t xml:space="preserve"> efficiency targets</w:t>
      </w:r>
      <w:ins w:id="623" w:author="Schult, Christoph" w:date="2026-09-08T16:05:00Z" w16du:dateUtc="2026-09-08T14:05:00Z">
        <w:r>
          <w:rPr>
            <w:rFonts w:asciiTheme="majorHAnsi" w:hAnsiTheme="majorHAnsi"/>
            <w:lang w:val="en-GB"/>
          </w:rPr>
          <w:t xml:space="preserve"> under PM Directive 10/CT-TTg</w:t>
        </w:r>
      </w:ins>
      <w:ins w:id="624" w:author="Schult, Christoph" w:date="2026-09-18T09:00:00Z" w16du:dateUtc="2026-09-18T07:00:00Z">
        <w:r>
          <w:rPr>
            <w:rFonts w:asciiTheme="majorHAnsi" w:hAnsiTheme="majorHAnsi"/>
            <w:lang w:val="en-GB"/>
          </w:rPr>
          <w:t xml:space="preserve"> (our EE Directive 10 scenario; see Scenarios below) </w:t>
        </w:r>
      </w:ins>
      <w:del w:id="625" w:author="Schult, Christoph" w:date="2026-09-18T09:00:00Z" w16du:dateUtc="2026-09-18T07:00:00Z">
        <w:r>
          <w:rPr>
            <w:rFonts w:asciiTheme="majorHAnsi" w:hAnsiTheme="majorHAnsi"/>
            <w:lang w:val="en-GB"/>
          </w:rPr>
          <w:delText xml:space="preserve"> </w:delText>
        </w:r>
      </w:del>
      <w:commentRangeStart w:id="626"/>
      <w:r>
        <w:rPr>
          <w:rFonts w:asciiTheme="majorHAnsi" w:hAnsiTheme="majorHAnsi"/>
          <w:lang w:val="en-GB"/>
        </w:rPr>
        <w:t>raise</w:t>
      </w:r>
      <w:commentRangeEnd w:id="626"/>
      <w:r>
        <w:rPr>
          <w:rStyle w:val="CommentReference"/>
          <w:rFonts w:asciiTheme="majorHAnsi" w:hAnsiTheme="majorHAnsi"/>
          <w:sz w:val="22"/>
          <w:szCs w:val="20"/>
          <w:lang w:val="en-GB"/>
        </w:rPr>
        <w:commentReference w:id="626"/>
      </w:r>
      <w:r>
        <w:rPr>
          <w:rFonts w:asciiTheme="majorHAnsi" w:hAnsiTheme="majorHAnsi"/>
          <w:lang w:val="en-GB"/>
        </w:rPr>
        <w:t xml:space="preserve"> GDP levels throughout the 2026–2050 horizon, with only a small near-term investment-consumption trade-off</w:t>
      </w:r>
      <w:ins w:id="627" w:author="Schult, Christoph" w:date="2026-09-16T18:17:00Z" w16du:dateUtc="2026-09-16T16:17:00Z">
        <w:r>
          <w:rPr>
            <w:rFonts w:asciiTheme="majorHAnsi" w:hAnsiTheme="majorHAnsi"/>
            <w:lang w:val="en-GB"/>
          </w:rPr>
          <w:t xml:space="preserve"> </w:t>
        </w:r>
        <w:r>
          <w:rPr>
            <w:lang w:val="en-GB"/>
          </w:rPr>
          <w:t>(see IWH Technical Report, 2026)</w:t>
        </w:r>
      </w:ins>
      <w:r>
        <w:rPr>
          <w:rFonts w:asciiTheme="majorHAnsi" w:hAnsiTheme="majorHAnsi"/>
          <w:lang w:val="en-GB"/>
        </w:rPr>
        <w:t xml:space="preserve">. Scaling ambition from PDP8-rev to Directive-10-equivalent targets </w:t>
      </w:r>
      <w:ins w:id="628" w:author="Schult, Christoph" w:date="2026-09-16T13:19:00Z" w16du:dateUtc="2026-09-16T11:19:00Z">
        <w:r>
          <w:rPr>
            <w:rFonts w:asciiTheme="majorHAnsi" w:hAnsiTheme="majorHAnsi"/>
            <w:lang w:val="en-GB"/>
          </w:rPr>
          <w:t>raises GDP by roughly 0.8 percent on average over 2026–2050, peaking at 1 percent in 2031–2035</w:t>
        </w:r>
      </w:ins>
      <w:ins w:id="629" w:author="Schult, Christoph" w:date="2026-09-16T19:30:00Z" w16du:dateUtc="2026-09-16T17:30:00Z">
        <w:r>
          <w:rPr>
            <w:rFonts w:asciiTheme="majorHAnsi" w:hAnsiTheme="majorHAnsi"/>
            <w:lang w:val="en-GB"/>
          </w:rPr>
          <w:t>,</w:t>
        </w:r>
      </w:ins>
      <w:del w:id="630" w:author="Schult, Christoph" w:date="2026-09-16T13:19:00Z" w16du:dateUtc="2026-09-16T11:19:00Z">
        <w:r>
          <w:rPr>
            <w:rFonts w:asciiTheme="majorHAnsi" w:hAnsiTheme="majorHAnsi"/>
            <w:lang w:val="en-GB"/>
          </w:rPr>
          <w:delText>increases GDP by one percent</w:delText>
        </w:r>
      </w:del>
      <w:ins w:id="631" w:author="Schult, Christoph" w:date="2026-09-16T13:19:00Z" w16du:dateUtc="2026-09-16T11:19:00Z">
        <w:r>
          <w:rPr>
            <w:rFonts w:asciiTheme="majorHAnsi" w:hAnsiTheme="majorHAnsi"/>
            <w:lang w:val="en-GB"/>
          </w:rPr>
          <w:t xml:space="preserve"> </w:t>
        </w:r>
      </w:ins>
      <w:del w:id="632" w:author="Schult, Christoph" w:date="2026-09-16T13:19:00Z" w16du:dateUtc="2026-09-16T11:19:00Z">
        <w:r>
          <w:rPr>
            <w:rFonts w:asciiTheme="majorHAnsi" w:hAnsiTheme="majorHAnsi"/>
            <w:lang w:val="en-GB"/>
          </w:rPr>
          <w:delText xml:space="preserve"> </w:delText>
        </w:r>
      </w:del>
      <w:r>
        <w:rPr>
          <w:rFonts w:asciiTheme="majorHAnsi" w:hAnsiTheme="majorHAnsi"/>
          <w:lang w:val="en-GB"/>
        </w:rPr>
        <w:t xml:space="preserve">for an incremental cost of </w:t>
      </w:r>
      <w:ins w:id="633" w:author="Schult, Christoph" w:date="2026-09-14T12:01:00Z" w16du:dateUtc="2026-09-14T10:01:00Z">
        <w:r>
          <w:rPr>
            <w:rFonts w:asciiTheme="majorHAnsi" w:hAnsiTheme="majorHAnsi"/>
            <w:lang w:val="en-GB"/>
          </w:rPr>
          <w:t xml:space="preserve">less than </w:t>
        </w:r>
      </w:ins>
      <w:r>
        <w:rPr>
          <w:rFonts w:asciiTheme="majorHAnsi" w:hAnsiTheme="majorHAnsi"/>
          <w:lang w:val="en-GB"/>
        </w:rPr>
        <w:t xml:space="preserve">USD </w:t>
      </w:r>
      <w:ins w:id="634" w:author="Schult, Christoph" w:date="2026-09-14T12:01:00Z" w16du:dateUtc="2026-09-14T10:01:00Z">
        <w:r>
          <w:rPr>
            <w:rFonts w:asciiTheme="majorHAnsi" w:hAnsiTheme="majorHAnsi"/>
            <w:lang w:val="en-GB"/>
          </w:rPr>
          <w:t>400</w:t>
        </w:r>
      </w:ins>
      <w:del w:id="635" w:author="Schult, Christoph" w:date="2026-09-13T19:00:00Z" w16du:dateUtc="2026-09-13T17:00:00Z">
        <w:r>
          <w:rPr>
            <w:rFonts w:asciiTheme="majorHAnsi" w:hAnsiTheme="majorHAnsi"/>
            <w:lang w:val="en-GB"/>
          </w:rPr>
          <w:delText>100–150</w:delText>
        </w:r>
      </w:del>
      <w:r>
        <w:rPr>
          <w:rFonts w:asciiTheme="majorHAnsi" w:hAnsiTheme="majorHAnsi"/>
          <w:lang w:val="en-GB"/>
        </w:rPr>
        <w:t xml:space="preserve"> million per year.</w:t>
      </w:r>
    </w:p>
    <w:p w14:paraId="4DC343CF" w14:textId="77777777" w:rsidR="00735976" w:rsidRPr="00295507" w:rsidRDefault="00735976" w:rsidP="00735976">
      <w:pPr>
        <w:pStyle w:val="IWHFlietext"/>
        <w:numPr>
          <w:ilvl w:val="0"/>
          <w:numId w:val="47"/>
        </w:numPr>
        <w:rPr>
          <w:rStyle w:val="IntenseEmphasis"/>
          <w:lang w:val="en-GB"/>
        </w:rPr>
      </w:pPr>
      <w:r>
        <w:rPr>
          <w:rStyle w:val="IntenseEmphasis"/>
          <w:lang w:val="en-GB"/>
        </w:rPr>
        <w:t>Affordable green finance substantially lowers the cost of the transition.</w:t>
      </w:r>
    </w:p>
    <w:p w14:paraId="570D31FE" w14:textId="407B1760" w:rsidR="00735976" w:rsidRPr="00295507" w:rsidRDefault="00735976" w:rsidP="00295507">
      <w:pPr>
        <w:pStyle w:val="IWHFlietext"/>
        <w:rPr>
          <w:lang w:val="en-GB"/>
        </w:rPr>
      </w:pPr>
      <w:r>
        <w:rPr>
          <w:lang w:val="en-GB"/>
        </w:rPr>
        <w:t xml:space="preserve">Lower financing costs stimulate renewable investment, increase long-term economic growth, and reduce the overall cost of implementing </w:t>
      </w:r>
      <w:del w:id="636" w:author="Schult, Christoph" w:date="2026-09-17T13:49:00Z" w16du:dateUtc="2026-09-17T11:49:00Z">
        <w:r>
          <w:rPr>
            <w:lang w:val="en-GB"/>
          </w:rPr>
          <w:delText>Viet Nam</w:delText>
        </w:r>
      </w:del>
      <w:ins w:id="637" w:author="Schult, Christoph" w:date="2026-09-17T13:49:00Z" w16du:dateUtc="2026-09-17T11:49:00Z">
        <w:r>
          <w:rPr>
            <w:lang w:val="en-GB"/>
          </w:rPr>
          <w:t>Vietnam</w:t>
        </w:r>
      </w:ins>
      <w:r>
        <w:rPr>
          <w:lang w:val="en-GB"/>
        </w:rPr>
        <w:t xml:space="preserve">'s energy transition. Shifting from market-led to public-led (concessional) green finance reduces annual </w:t>
      </w:r>
      <w:ins w:id="638" w:author="Schult, Christoph" w:date="2026-09-16T18:16:00Z" w16du:dateUtc="2026-09-16T16:16:00Z">
        <w:r>
          <w:rPr>
            <w:lang w:val="en-GB"/>
          </w:rPr>
          <w:t>weighted average cost of capital by 1.5 percentage point</w:t>
        </w:r>
      </w:ins>
      <w:ins w:id="639" w:author="Schult, Christoph" w:date="2026-09-16T19:40:00Z" w16du:dateUtc="2026-09-16T17:40:00Z">
        <w:r>
          <w:rPr>
            <w:lang w:val="en-GB"/>
          </w:rPr>
          <w:t>s</w:t>
        </w:r>
      </w:ins>
      <w:del w:id="640" w:author="Schult, Christoph" w:date="2026-09-16T18:16:00Z" w16du:dateUtc="2026-09-16T16:16:00Z">
        <w:r>
          <w:rPr>
            <w:lang w:val="en-GB"/>
          </w:rPr>
          <w:delText>financing costs by approximately USD 3 billion</w:delText>
        </w:r>
      </w:del>
      <w:r>
        <w:rPr>
          <w:lang w:val="en-GB"/>
        </w:rPr>
        <w:t>, compounding into a persistent GDP growth premium that builds through the 2030s as lower-cost capital accumulates.</w:t>
      </w:r>
    </w:p>
    <w:p w14:paraId="3043B64A" w14:textId="77777777" w:rsidR="00735976" w:rsidRPr="000373C2" w:rsidRDefault="00735976" w:rsidP="000373C2">
      <w:pPr>
        <w:pStyle w:val="IWHFlietext"/>
        <w:numPr>
          <w:ilvl w:val="0"/>
          <w:numId w:val="47"/>
        </w:numPr>
        <w:rPr>
          <w:rStyle w:val="IntenseEmphasis"/>
          <w:lang w:val="en-GB"/>
        </w:rPr>
      </w:pPr>
      <w:r>
        <w:rPr>
          <w:rStyle w:val="IntenseEmphasis"/>
          <w:lang w:val="en-GB"/>
        </w:rPr>
        <w:t>Carbon pricing is most effective when combined with complementary policies.</w:t>
      </w:r>
    </w:p>
    <w:p w14:paraId="30B506A1" w14:textId="4FC59A58" w:rsidR="00735976" w:rsidRPr="000373C2" w:rsidRDefault="00735976" w:rsidP="000373C2">
      <w:pPr>
        <w:pStyle w:val="IWHFlietext"/>
        <w:rPr>
          <w:del w:id="641" w:author="Schult, Christoph" w:date="2026-09-22T17:55:00Z" w16du:dateUtc="2026-09-22T15:55:00Z"/>
          <w:lang w:val="en-GB"/>
        </w:rPr>
      </w:pPr>
      <w:r>
        <w:rPr>
          <w:lang w:val="en-GB"/>
        </w:rPr>
        <w:t xml:space="preserve">A binding emissions cap accelerates decarbonisation </w:t>
      </w:r>
      <w:r>
        <w:rPr>
          <w:rFonts w:asciiTheme="majorHAnsi" w:hAnsiTheme="majorHAnsi"/>
          <w:lang w:val="en-GB"/>
        </w:rPr>
        <w:t>relative to the PDP8-rev Baseline</w:t>
      </w:r>
      <w:r>
        <w:rPr>
          <w:lang w:val="en-GB"/>
        </w:rPr>
        <w:t xml:space="preserve"> but imposes adjustment costs on the economy. These costs are significantly reduced when firms can respond through fuel switching, technological improvements, and stronger energy efficiency</w:t>
      </w:r>
      <w:del w:id="642" w:author="Schult, Christoph" w:date="2026-09-16T12:27:00Z" w16du:dateUtc="2026-09-16T10:27:00Z">
        <w:r>
          <w:rPr>
            <w:rFonts w:asciiTheme="majorHAnsi" w:hAnsiTheme="majorHAnsi"/>
            <w:lang w:val="en-GB"/>
          </w:rPr>
          <w:delText>; the cost rises substantially under a “worst case” of limited technological learning</w:delText>
        </w:r>
      </w:del>
      <w:r>
        <w:rPr>
          <w:lang w:val="en-GB"/>
        </w:rPr>
        <w:t xml:space="preserve">. Carbon pricing should therefore be implemented as part of a broader policy package rather than as a standalone instrument. </w:t>
      </w:r>
    </w:p>
    <w:p w14:paraId="0C9C9A5C" w14:textId="406AFD6B" w:rsidR="00740E13" w:rsidRDefault="00740E13">
      <w:pPr>
        <w:pStyle w:val="IWHFlietext"/>
        <w:rPr>
          <w:rStyle w:val="IntenseEmphasis"/>
          <w:lang w:val="en-GB"/>
        </w:rPr>
        <w:pPrChange w:id="643" w:author="Schult, Christoph" w:date="2026-09-23T14:24:00Z" w16du:dateUtc="2026-09-23T12:24:00Z">
          <w:pPr/>
        </w:pPrChange>
      </w:pPr>
      <w:del w:id="644" w:author="Schult, Christoph" w:date="2026-09-22T17:55:00Z" w16du:dateUtc="2026-09-22T15:55:00Z">
        <w:r>
          <w:rPr>
            <w:rStyle w:val="IntenseEmphasis"/>
            <w:lang w:val="en-GB"/>
          </w:rPr>
          <w:br w:type="page"/>
        </w:r>
      </w:del>
    </w:p>
    <w:p w14:paraId="2BCC2ED9" w14:textId="47E08D61" w:rsidR="00735976" w:rsidRPr="000373C2" w:rsidRDefault="00735976" w:rsidP="000373C2">
      <w:pPr>
        <w:pStyle w:val="IWHFlietext"/>
        <w:numPr>
          <w:ilvl w:val="0"/>
          <w:numId w:val="47"/>
        </w:numPr>
        <w:rPr>
          <w:rStyle w:val="IntenseEmphasis"/>
          <w:lang w:val="en-GB"/>
        </w:rPr>
      </w:pPr>
      <w:del w:id="645" w:author="Schult, Christoph" w:date="2026-09-18T09:00:00Z" w16du:dateUtc="2026-09-18T07:00:00Z">
        <w:r>
          <w:rPr>
            <w:rStyle w:val="IntenseEmphasis"/>
            <w:lang w:val="en-GB"/>
          </w:rPr>
          <w:delText>Policy instruments reinforce one another.</w:delText>
        </w:r>
      </w:del>
      <w:ins w:id="646" w:author="Schult, Christoph" w:date="2026-09-18T09:00:00Z" w16du:dateUtc="2026-09-18T07:00:00Z">
        <w:r>
          <w:rPr>
            <w:rStyle w:val="IntenseEmphasis"/>
            <w:lang w:val="en-GB"/>
          </w:rPr>
          <w:t>Policy areas reinforce one another.</w:t>
        </w:r>
      </w:ins>
    </w:p>
    <w:p w14:paraId="532E04EF" w14:textId="77777777" w:rsidR="00735976" w:rsidRPr="000373C2" w:rsidRDefault="00735976" w:rsidP="000373C2">
      <w:pPr>
        <w:pStyle w:val="IWHFlietext"/>
        <w:rPr>
          <w:lang w:val="en-GB"/>
        </w:rPr>
      </w:pPr>
      <w:r>
        <w:rPr>
          <w:lang w:val="en-GB"/>
        </w:rPr>
        <w:t xml:space="preserve">The strongest macroeconomic outcomes are achieved when energy efficiency, affordable finance, and carbon pricing are implemented together. The analysis demonstrates that these policies are complementary rather than substitutable: improved financing conditions increase the effectiveness of climate policy, while energy-efficiency improvements reduce the economic cost of achieving emissions targets. </w:t>
      </w:r>
    </w:p>
    <w:p w14:paraId="27803751" w14:textId="77777777" w:rsidR="00735976" w:rsidRPr="000373C2" w:rsidRDefault="00735976" w:rsidP="000373C2">
      <w:pPr>
        <w:pStyle w:val="IWHFlietext"/>
        <w:numPr>
          <w:ilvl w:val="0"/>
          <w:numId w:val="47"/>
        </w:numPr>
        <w:rPr>
          <w:rStyle w:val="IntenseEmphasis"/>
          <w:lang w:val="en-GB"/>
        </w:rPr>
      </w:pPr>
      <w:r>
        <w:rPr>
          <w:rStyle w:val="IntenseEmphasis"/>
          <w:lang w:val="en-GB"/>
        </w:rPr>
        <w:t>Early action delivers the greatest economic benefits.</w:t>
      </w:r>
    </w:p>
    <w:p w14:paraId="7CD6E6E1" w14:textId="2D5E1E6B" w:rsidR="00735976" w:rsidRPr="000373C2" w:rsidRDefault="00E2796F" w:rsidP="000373C2">
      <w:pPr>
        <w:pStyle w:val="IWHFlietext"/>
        <w:rPr>
          <w:lang w:val="en-GB"/>
        </w:rPr>
      </w:pPr>
      <w:ins w:id="647" w:author="Schult, Christoph" w:date="2026-09-16T12:37:00Z">
        <w:r>
          <w:rPr>
            <w:lang w:val="en-US"/>
            <w:rPrChange w:id="648" w:author="Schult, Christoph" w:date="2026-09-16T12:37:00Z" w16du:dateUtc="2026-09-16T10:37:00Z">
              <w:rPr/>
            </w:rPrChange>
          </w:rPr>
          <w:t>The gains from efficiency and from integrated Net Zero policy are largest during the period of rapid investment before 2035, while the benefits of cheaper finance keep building as the lower-cost capital stock accumulates.</w:t>
        </w:r>
        <w:r>
          <w:rPr>
            <w:lang w:val="en-GB"/>
          </w:rPr>
          <w:t xml:space="preserve"> </w:t>
        </w:r>
      </w:ins>
      <w:del w:id="649" w:author="Schult, Christoph" w:date="2026-09-16T12:37:00Z" w16du:dateUtc="2026-09-16T10:37:00Z">
        <w:r>
          <w:rPr>
            <w:lang w:val="en-GB"/>
          </w:rPr>
          <w:delText xml:space="preserve">The largest gains arise during the period of rapid investment before 2035. </w:delText>
        </w:r>
      </w:del>
      <w:r>
        <w:rPr>
          <w:lang w:val="en-GB"/>
        </w:rPr>
        <w:t xml:space="preserve">Mobilising concessional finance, accelerating energy-efficiency programmes, and establishing credible carbon-market institutions early in the transition can substantially reduce long-term adjustment costs while supporting sustainable economic growth. </w:t>
      </w:r>
    </w:p>
    <w:p w14:paraId="5B643861" w14:textId="64B02574" w:rsidR="00735976" w:rsidRPr="000373C2" w:rsidRDefault="00735976" w:rsidP="000373C2">
      <w:pPr>
        <w:pStyle w:val="IWHFlietext"/>
        <w:rPr>
          <w:lang w:val="en-GB"/>
        </w:rPr>
      </w:pPr>
      <w:r>
        <w:rPr>
          <w:lang w:val="en-GB"/>
        </w:rPr>
        <w:t xml:space="preserve">Overall, the results suggest that </w:t>
      </w:r>
      <w:del w:id="650" w:author="Schult, Christoph" w:date="2026-09-17T13:49:00Z" w16du:dateUtc="2026-09-17T11:49:00Z">
        <w:r>
          <w:rPr>
            <w:lang w:val="en-GB"/>
          </w:rPr>
          <w:delText>Viet Nam</w:delText>
        </w:r>
      </w:del>
      <w:ins w:id="651" w:author="Schult, Christoph" w:date="2026-09-17T13:49:00Z" w16du:dateUtc="2026-09-17T11:49:00Z">
        <w:r>
          <w:rPr>
            <w:lang w:val="en-GB"/>
          </w:rPr>
          <w:t>Vietnam</w:t>
        </w:r>
      </w:ins>
      <w:r>
        <w:rPr>
          <w:lang w:val="en-GB"/>
        </w:rPr>
        <w:t>'s energy transition should not be viewed solely as an environmental challenge but as an economic opportunity requiring coordinated investment, financial-sector development, and complementary policy design. Well-designed policy packages can substantially reduce the macroeconomic costs of decarbonisation while supporting long-term growth, competitiveness, and energy security. The findings are based on quantitative evidence to support policymakers and development partners in prioritising investments and policy reforms that enable a cost-effective and economically resilient transition to Net Zero emissions.</w:t>
      </w:r>
    </w:p>
    <w:p w14:paraId="1F0A609D" w14:textId="77777777" w:rsidR="00E14EDE" w:rsidRPr="000373C2" w:rsidRDefault="00E14EDE" w:rsidP="00C44F5E">
      <w:pPr>
        <w:pStyle w:val="IWHFlietext"/>
        <w:rPr>
          <w:lang w:val="en-GB"/>
        </w:rPr>
      </w:pPr>
    </w:p>
    <w:p w14:paraId="6C2929F2" w14:textId="77777777" w:rsidR="00E14EDE" w:rsidRPr="00295507" w:rsidRDefault="002B6202">
      <w:pPr>
        <w:rPr>
          <w:rFonts w:asciiTheme="majorHAnsi" w:eastAsiaTheme="minorEastAsia" w:hAnsiTheme="majorHAnsi" w:cs="Times New Roman"/>
          <w:szCs w:val="20"/>
          <w:lang w:val="en-GB" w:eastAsia="de-DE"/>
        </w:rPr>
      </w:pPr>
      <w:r>
        <w:rPr>
          <w:lang w:val="en-GB"/>
        </w:rPr>
        <w:br w:type="page"/>
      </w:r>
    </w:p>
    <w:p w14:paraId="023B0AA0" w14:textId="77777777" w:rsidR="00E14EDE" w:rsidRPr="00295507" w:rsidRDefault="002B6202">
      <w:pPr>
        <w:pStyle w:val="Heading1"/>
        <w:rPr>
          <w:lang w:val="en-GB"/>
        </w:rPr>
      </w:pPr>
      <w:bookmarkStart w:id="652" w:name="_Toc240458062"/>
      <w:r>
        <w:rPr>
          <w:lang w:val="en-GB"/>
        </w:rPr>
        <w:t>Introduction</w:t>
      </w:r>
      <w:bookmarkEnd w:id="652"/>
    </w:p>
    <w:p w14:paraId="5801A8B9" w14:textId="5704F8FD" w:rsidR="00F64306" w:rsidRPr="000373C2" w:rsidRDefault="001E0540" w:rsidP="006D6360">
      <w:pPr>
        <w:pStyle w:val="IWHFlietext"/>
        <w:rPr>
          <w:lang w:val="en-GB"/>
        </w:rPr>
      </w:pPr>
      <w:del w:id="653" w:author="Schult, Christoph" w:date="2026-09-17T13:49:00Z" w16du:dateUtc="2026-09-17T11:49:00Z">
        <w:r>
          <w:rPr>
            <w:lang w:val="en-GB"/>
          </w:rPr>
          <w:delText>Viet Nam</w:delText>
        </w:r>
      </w:del>
      <w:ins w:id="654" w:author="Schult, Christoph" w:date="2026-09-17T13:49:00Z" w16du:dateUtc="2026-09-17T11:49:00Z">
        <w:r>
          <w:rPr>
            <w:lang w:val="en-GB"/>
          </w:rPr>
          <w:t>Vietnam</w:t>
        </w:r>
      </w:ins>
      <w:r>
        <w:rPr>
          <w:lang w:val="en-GB"/>
        </w:rPr>
        <w:t xml:space="preserve"> is one of Southeast Asia's fastest-growing economies, with electricity demand having approximately doubled every decade over the past two decades. This rapid growth has been supported by coal-fired power generation, making the decarbonisation of the energy sector one of the country's most significant economic and policy challenges. To address this challenge, </w:t>
      </w:r>
      <w:del w:id="655" w:author="Schult, Christoph" w:date="2026-09-17T13:49:00Z" w16du:dateUtc="2026-09-17T11:49:00Z">
        <w:r>
          <w:rPr>
            <w:lang w:val="en-GB"/>
          </w:rPr>
          <w:delText>Viet Nam</w:delText>
        </w:r>
      </w:del>
      <w:ins w:id="656" w:author="Schult, Christoph" w:date="2026-09-17T13:49:00Z" w16du:dateUtc="2026-09-17T11:49:00Z">
        <w:r>
          <w:rPr>
            <w:lang w:val="en-GB"/>
          </w:rPr>
          <w:t>Vietnam</w:t>
        </w:r>
      </w:ins>
      <w:r>
        <w:rPr>
          <w:lang w:val="en-GB"/>
        </w:rPr>
        <w:t xml:space="preserve"> has adopted a set of ambitious climate and energy commitments</w:t>
      </w:r>
      <w:ins w:id="657" w:author="GIZ" w:date="2026-08-14T14:54:00Z" w16du:dateUtc="2026-08-14T12:54:00Z">
        <w:r>
          <w:rPr>
            <w:lang w:val="en-GB"/>
          </w:rPr>
          <w:t>, including</w:t>
        </w:r>
      </w:ins>
      <w:r>
        <w:rPr>
          <w:lang w:val="en-GB"/>
        </w:rPr>
        <w:t>:</w:t>
      </w:r>
    </w:p>
    <w:p w14:paraId="52B2B904" w14:textId="019EB8AA" w:rsidR="00F64306" w:rsidRPr="000373C2" w:rsidRDefault="001E0540" w:rsidP="00F64306">
      <w:pPr>
        <w:pStyle w:val="IWHFlietext"/>
        <w:numPr>
          <w:ilvl w:val="0"/>
          <w:numId w:val="49"/>
        </w:numPr>
        <w:rPr>
          <w:lang w:val="en-GB"/>
        </w:rPr>
      </w:pPr>
      <w:r>
        <w:rPr>
          <w:b/>
          <w:bCs/>
          <w:lang w:val="en-GB"/>
        </w:rPr>
        <w:t>Net Zero greenhouse gas emissions by 2050</w:t>
      </w:r>
      <w:r>
        <w:rPr>
          <w:lang w:val="en-GB"/>
        </w:rPr>
        <w:t xml:space="preserve">, announced at COP26 </w:t>
      </w:r>
      <w:commentRangeStart w:id="658"/>
      <w:commentRangeStart w:id="659"/>
      <w:del w:id="660" w:author="Schult, Christoph" w:date="2026-09-18T09:00:00Z" w16du:dateUtc="2026-09-18T07:00:00Z">
        <w:r>
          <w:rPr>
            <w:lang w:val="en-GB"/>
          </w:rPr>
          <w:delText>and reaffirmed in its updated Nationally Determined Contribution (NDC)</w:delText>
        </w:r>
      </w:del>
      <w:ins w:id="661" w:author="Schult, Christoph" w:date="2026-09-18T09:00:00Z" w16du:dateUtc="2026-09-18T07:00:00Z">
        <w:r>
          <w:rPr>
            <w:lang w:val="en-GB"/>
          </w:rPr>
          <w:t>and reaffirmed in recent key strategies and policies</w:t>
        </w:r>
      </w:ins>
      <w:commentRangeEnd w:id="658"/>
      <w:r>
        <w:rPr>
          <w:rStyle w:val="CommentReference"/>
          <w:sz w:val="22"/>
          <w:szCs w:val="20"/>
          <w:lang w:val="en-GB"/>
        </w:rPr>
        <w:commentReference w:id="658"/>
      </w:r>
      <w:commentRangeEnd w:id="659"/>
      <w:r>
        <w:rPr>
          <w:rStyle w:val="CommentReference"/>
          <w:sz w:val="22"/>
          <w:szCs w:val="20"/>
          <w:lang w:val="en-GB"/>
        </w:rPr>
        <w:commentReference w:id="659"/>
      </w:r>
      <w:ins w:id="662" w:author="Schult, Christoph" w:date="2026-09-20T14:00:00Z">
        <w:r>
          <w:rPr>
            <w:lang w:val="en-GB"/>
          </w:rPr>
          <w:t>, which Vietnam has stated it will achieve with the support of international partners</w:t>
        </w:r>
      </w:ins>
      <w:r>
        <w:rPr>
          <w:lang w:val="en-GB"/>
        </w:rPr>
        <w:t xml:space="preserve">; </w:t>
      </w:r>
    </w:p>
    <w:p w14:paraId="5881998F" w14:textId="2B5A31AA" w:rsidR="00F64306" w:rsidRPr="000373C2" w:rsidRDefault="00F64306" w:rsidP="00F64306">
      <w:pPr>
        <w:pStyle w:val="IWHFlietext"/>
        <w:numPr>
          <w:ilvl w:val="0"/>
          <w:numId w:val="49"/>
        </w:numPr>
        <w:rPr>
          <w:lang w:val="en-GB"/>
        </w:rPr>
      </w:pPr>
      <w:r>
        <w:rPr>
          <w:b/>
          <w:bCs/>
          <w:lang w:val="en-GB"/>
        </w:rPr>
        <w:t>No new coal-fired power capacity after 2030</w:t>
      </w:r>
      <w:r>
        <w:rPr>
          <w:lang w:val="en-GB"/>
        </w:rPr>
        <w:t>, a central pillar of the PDP8-rev</w:t>
      </w:r>
      <w:commentRangeStart w:id="663"/>
      <w:commentRangeStart w:id="664"/>
      <w:ins w:id="665" w:author="Schult, Christoph" w:date="2026-09-18T09:00:00Z" w16du:dateUtc="2026-09-18T07:00:00Z">
        <w:r>
          <w:rPr>
            <w:lang w:val="en-GB"/>
          </w:rPr>
          <w:t>, and as agreed in the Just Energy Transition Partnership (JETP)</w:t>
        </w:r>
      </w:ins>
      <w:r>
        <w:rPr>
          <w:lang w:val="en-GB"/>
        </w:rPr>
        <w:t>.</w:t>
      </w:r>
      <w:commentRangeEnd w:id="663"/>
      <w:r>
        <w:rPr>
          <w:rStyle w:val="CommentReference"/>
          <w:sz w:val="22"/>
          <w:szCs w:val="20"/>
          <w:lang w:val="en-GB"/>
        </w:rPr>
        <w:commentReference w:id="663"/>
      </w:r>
      <w:commentRangeEnd w:id="664"/>
      <w:r>
        <w:rPr>
          <w:rStyle w:val="CommentReference"/>
          <w:sz w:val="22"/>
          <w:szCs w:val="20"/>
          <w:lang w:val="en-GB"/>
        </w:rPr>
        <w:commentReference w:id="664"/>
      </w:r>
      <w:r>
        <w:rPr>
          <w:lang w:val="en-GB"/>
        </w:rPr>
        <w:t xml:space="preserve"> </w:t>
      </w:r>
    </w:p>
    <w:p w14:paraId="25F8CBD3" w14:textId="6D89F69D" w:rsidR="006D6360" w:rsidRPr="00295507" w:rsidRDefault="006D6360" w:rsidP="004D2BCC">
      <w:pPr>
        <w:pStyle w:val="IWHFlietext"/>
        <w:rPr>
          <w:lang w:val="en-GB"/>
        </w:rPr>
      </w:pPr>
      <w:commentRangeStart w:id="666"/>
      <w:commentRangeStart w:id="667"/>
      <w:commentRangeStart w:id="668"/>
      <w:r>
        <w:rPr>
          <w:lang w:val="en-GB"/>
        </w:rPr>
        <w:t xml:space="preserve">These commitments </w:t>
      </w:r>
      <w:ins w:id="669" w:author="Albert, Joscha GIZ" w:date="2026-09-23T11:56:00Z" w16du:dateUtc="2026-09-23T09:56:00Z">
        <w:r w:rsidR="007E15B9" w:rsidRPr="007E15B9">
          <w:rPr>
            <w:lang w:val="en-GB"/>
          </w:rPr>
          <w:t>represent Vietnam’s ambitious climate and energy transition targets.</w:t>
        </w:r>
      </w:ins>
      <w:del w:id="670" w:author="Albert, Joscha GIZ" w:date="2026-09-23T11:56:00Z" w16du:dateUtc="2026-09-23T09:56:00Z">
        <w:r>
          <w:rPr>
            <w:lang w:val="en-GB"/>
          </w:rPr>
          <w:delText>compress an energy transition that would normally unfold over several decades into little more than a decade</w:delText>
        </w:r>
      </w:del>
      <w:r>
        <w:rPr>
          <w:lang w:val="en-GB"/>
        </w:rPr>
        <w:t xml:space="preserve">. </w:t>
      </w:r>
      <w:commentRangeEnd w:id="667"/>
      <w:r>
        <w:rPr>
          <w:rStyle w:val="CommentReference"/>
          <w:sz w:val="22"/>
          <w:szCs w:val="20"/>
          <w:lang w:val="en-GB"/>
        </w:rPr>
        <w:commentReference w:id="667"/>
      </w:r>
      <w:commentRangeEnd w:id="668"/>
      <w:r>
        <w:rPr>
          <w:rStyle w:val="CommentReference"/>
          <w:sz w:val="22"/>
          <w:szCs w:val="20"/>
          <w:lang w:val="en-GB"/>
        </w:rPr>
        <w:commentReference w:id="668"/>
      </w:r>
      <w:commentRangeEnd w:id="666"/>
      <w:r>
        <w:rPr>
          <w:rStyle w:val="CommentReference"/>
          <w:sz w:val="22"/>
          <w:szCs w:val="20"/>
          <w:lang w:val="en-GB"/>
        </w:rPr>
        <w:commentReference w:id="666"/>
      </w:r>
      <w:r>
        <w:rPr>
          <w:lang w:val="en-GB"/>
        </w:rPr>
        <w:t>Throughout this report, the revised PDP8</w:t>
      </w:r>
      <w:ins w:id="671" w:author="GIZ" w:date="2026-08-14T14:54:00Z" w16du:dateUtc="2026-08-14T12:54:00Z">
        <w:r>
          <w:rPr>
            <w:lang w:val="en-GB"/>
          </w:rPr>
          <w:t xml:space="preserve"> (PDP8</w:t>
        </w:r>
      </w:ins>
      <w:r>
        <w:rPr>
          <w:lang w:val="en-GB"/>
        </w:rPr>
        <w:t>-rev</w:t>
      </w:r>
      <w:ins w:id="672" w:author="GIZ" w:date="2026-08-14T14:54:00Z" w16du:dateUtc="2026-08-14T12:54:00Z">
        <w:r>
          <w:rPr>
            <w:lang w:val="en-GB"/>
          </w:rPr>
          <w:t>)</w:t>
        </w:r>
      </w:ins>
      <w:r>
        <w:rPr>
          <w:lang w:val="en-GB"/>
        </w:rPr>
        <w:t xml:space="preserve"> serves as the </w:t>
      </w:r>
      <w:r>
        <w:rPr>
          <w:b/>
          <w:bCs/>
          <w:lang w:val="en-GB"/>
        </w:rPr>
        <w:t xml:space="preserve">Baseline scenario </w:t>
      </w:r>
      <w:r>
        <w:rPr>
          <w:lang w:val="en-GB"/>
        </w:rPr>
        <w:t xml:space="preserve">(reference), representing the development path under currently announced energy and climate policies. The baseline assumes a rapid expansion of renewable electricity generation, storage technologies, and transmission infrastructure, together with a gradual phase-down of coal-fired power and continued economic growth of approximately 10 percent per year until 2030 and </w:t>
      </w:r>
      <w:ins w:id="673" w:author="Schult, Christoph" w:date="2026-09-14T15:32:00Z" w16du:dateUtc="2026-09-14T13:32:00Z">
        <w:r>
          <w:rPr>
            <w:lang w:val="en-GB"/>
          </w:rPr>
          <w:t xml:space="preserve">above </w:t>
        </w:r>
      </w:ins>
      <w:del w:id="674" w:author="Schult, Christoph" w:date="2026-09-18T09:00:00Z" w16du:dateUtc="2026-09-18T07:00:00Z">
        <w:r>
          <w:rPr>
            <w:lang w:val="en-GB"/>
          </w:rPr>
          <w:delText xml:space="preserve">7.5 percent between 2030 and 2050, recognising that its successful implementation depends on investment mobilisation, institutional capacity, and policy execution. </w:delText>
        </w:r>
      </w:del>
      <w:ins w:id="675" w:author="Schult, Christoph" w:date="2026-09-18T09:00:00Z" w16du:dateUtc="2026-09-18T07:00:00Z">
        <w:r>
          <w:rPr>
            <w:lang w:val="en-GB"/>
          </w:rPr>
          <w:t xml:space="preserve">7.5 percent between 2030 and 2050, reflecting a high level of ambition for investment mobilisation, institutional capacity, and policy execution. </w:t>
        </w:r>
      </w:ins>
      <w:ins w:id="676" w:author="Schult, Christoph" w:date="2026-09-22T17:38:00Z" w16du:dateUtc="2026-09-22T15:38:00Z">
        <w:r>
          <w:rPr>
            <w:lang w:val="en-GB"/>
          </w:rPr>
          <w:t>This growth path is DGE-METRIC's Baseline modelling assumption, calibrated to Vietnam's medium-term ambition rather than an independent forecast.</w:t>
        </w:r>
      </w:ins>
    </w:p>
    <w:p w14:paraId="03BDA760" w14:textId="17B343A4" w:rsidR="006D6360" w:rsidRPr="00295507" w:rsidRDefault="006D6360" w:rsidP="00740E13">
      <w:pPr>
        <w:pStyle w:val="Heading2"/>
      </w:pPr>
      <w:bookmarkStart w:id="677" w:name="_Toc240458063"/>
      <w:r>
        <w:t>The implementation challenge</w:t>
      </w:r>
      <w:bookmarkEnd w:id="677"/>
    </w:p>
    <w:p w14:paraId="0DA3E21D" w14:textId="2EB06D9D" w:rsidR="00276B94" w:rsidRPr="00F95E15" w:rsidRDefault="00276B94" w:rsidP="006D6360">
      <w:pPr>
        <w:pStyle w:val="IWHFlietext"/>
        <w:rPr>
          <w:lang w:val="en-US"/>
        </w:rPr>
      </w:pPr>
      <w:r>
        <w:rPr>
          <w:lang w:val="en-US"/>
        </w:rPr>
        <w:t xml:space="preserve">Successful implementation moreover will need to face a threefold challenge: the mere scale of the investment needed, an emerging </w:t>
      </w:r>
      <w:r>
        <w:rPr>
          <w:b/>
          <w:bCs/>
          <w:lang w:val="en-US"/>
        </w:rPr>
        <w:t>financing gap</w:t>
      </w:r>
      <w:r>
        <w:rPr>
          <w:lang w:val="en-US"/>
        </w:rPr>
        <w:t xml:space="preserve"> hinging on borrowing conditions, and the impacts from the newly introduced </w:t>
      </w:r>
      <w:r>
        <w:rPr>
          <w:b/>
          <w:bCs/>
          <w:lang w:val="en-US"/>
        </w:rPr>
        <w:t>carbon pricing</w:t>
      </w:r>
      <w:r>
        <w:rPr>
          <w:lang w:val="en-US"/>
        </w:rPr>
        <w:t xml:space="preserve"> mechanism.</w:t>
      </w:r>
    </w:p>
    <w:p w14:paraId="1DCACF11" w14:textId="4C71688D" w:rsidR="006D6360" w:rsidRPr="000373C2" w:rsidRDefault="00417268" w:rsidP="006D6360">
      <w:pPr>
        <w:pStyle w:val="IWHFlietext"/>
        <w:rPr>
          <w:lang w:val="en-GB"/>
        </w:rPr>
      </w:pPr>
      <w:r>
        <w:rPr>
          <w:b/>
          <w:bCs/>
          <w:lang w:val="en-GB"/>
        </w:rPr>
        <w:t>Investment scale.</w:t>
      </w:r>
      <w:r>
        <w:rPr>
          <w:lang w:val="en-GB"/>
        </w:rPr>
        <w:t xml:space="preserve"> Achieving the objectives of PDP8-rev requires an unprecedented mobilisation of capital. </w:t>
      </w:r>
      <w:r>
        <w:rPr>
          <w:lang w:val="en-US"/>
        </w:rPr>
        <w:t xml:space="preserve">The </w:t>
      </w:r>
      <w:ins w:id="678" w:author="Albert, Joscha GIZ" w:date="2026-09-17T15:02:00Z" w16du:dateUtc="2026-09-17T13:02:00Z">
        <w:r>
          <w:rPr>
            <w:lang w:val="en-US"/>
          </w:rPr>
          <w:t xml:space="preserve">accompanying </w:t>
        </w:r>
      </w:ins>
      <w:r>
        <w:rPr>
          <w:lang w:val="en-US"/>
        </w:rPr>
        <w:t xml:space="preserve">IWH Investment Needs Assessment (2025) estimates cumulative investment needs of approximately </w:t>
      </w:r>
      <w:r>
        <w:rPr>
          <w:rStyle w:val="Strong"/>
          <w:lang w:val="en-US"/>
        </w:rPr>
        <w:t>USD 1 trillion over 2026–2050</w:t>
      </w:r>
      <w:r>
        <w:rPr>
          <w:lang w:val="en-US"/>
        </w:rPr>
        <w:t xml:space="preserve">, excluding </w:t>
      </w:r>
      <w:r>
        <w:rPr>
          <w:rStyle w:val="Strong"/>
          <w:b w:val="0"/>
          <w:bCs w:val="0"/>
          <w:lang w:val="en-US"/>
        </w:rPr>
        <w:t>replacement investment required to offset depreciation and maintain the existing capital stock</w:t>
      </w:r>
      <w:r>
        <w:rPr>
          <w:b/>
          <w:bCs/>
          <w:lang w:val="en-US"/>
        </w:rPr>
        <w:t>.</w:t>
      </w:r>
      <w:r>
        <w:rPr>
          <w:lang w:val="en-US"/>
        </w:rPr>
        <w:t xml:space="preserve"> The estimate covers the deployment of renewable power-generation capacity, transmission-network expansion and grid reinforcement, energy-efficiency improvements, and climate-adaptation measures.</w:t>
      </w:r>
      <w:r>
        <w:rPr>
          <w:lang w:val="en-GB"/>
        </w:rPr>
        <w:t xml:space="preserve"> The central policy question is therefore not whether </w:t>
      </w:r>
      <w:del w:id="679" w:author="Schult, Christoph" w:date="2026-09-17T13:49:00Z" w16du:dateUtc="2026-09-17T11:49:00Z">
        <w:r>
          <w:rPr>
            <w:lang w:val="en-GB"/>
          </w:rPr>
          <w:delText>Viet Nam</w:delText>
        </w:r>
      </w:del>
      <w:ins w:id="680" w:author="Schult, Christoph" w:date="2026-09-17T13:49:00Z" w16du:dateUtc="2026-09-17T11:49:00Z">
        <w:r>
          <w:rPr>
            <w:lang w:val="en-GB"/>
          </w:rPr>
          <w:t>Vietnam</w:t>
        </w:r>
      </w:ins>
      <w:r>
        <w:rPr>
          <w:lang w:val="en-GB"/>
        </w:rPr>
        <w:t xml:space="preserve"> can ultimately afford the transition, but whether investment can be mobilised </w:t>
      </w:r>
      <w:r>
        <w:rPr>
          <w:b/>
          <w:bCs/>
          <w:lang w:val="en-GB"/>
        </w:rPr>
        <w:t>at sufficient scale, at sufficiently low cost</w:t>
      </w:r>
      <w:r>
        <w:rPr>
          <w:lang w:val="en-GB"/>
        </w:rPr>
        <w:t xml:space="preserve">, and </w:t>
      </w:r>
      <w:r>
        <w:rPr>
          <w:b/>
          <w:bCs/>
          <w:lang w:val="en-GB"/>
        </w:rPr>
        <w:t>within the implementation timeline</w:t>
      </w:r>
      <w:r>
        <w:rPr>
          <w:lang w:val="en-GB"/>
        </w:rPr>
        <w:t xml:space="preserve"> required to achieve the country's climate and energy objectives. </w:t>
      </w:r>
    </w:p>
    <w:p w14:paraId="0B6D0981" w14:textId="10A6254D" w:rsidR="00BA6F01" w:rsidRDefault="00417268" w:rsidP="004D2BCC">
      <w:pPr>
        <w:pStyle w:val="IWHFlietext"/>
        <w:rPr>
          <w:lang w:val="en-GB"/>
        </w:rPr>
      </w:pPr>
      <w:commentRangeStart w:id="681"/>
      <w:r>
        <w:rPr>
          <w:b/>
          <w:bCs/>
          <w:lang w:val="en-GB"/>
        </w:rPr>
        <w:t>The financing gap.</w:t>
      </w:r>
      <w:r>
        <w:rPr>
          <w:lang w:val="en-GB"/>
        </w:rPr>
        <w:t xml:space="preserve"> Financing conditions represent one of the principal constraints to this transition. The accompanying IWH </w:t>
      </w:r>
      <w:ins w:id="682" w:author="Schult, Christoph" w:date="2026-09-08T16:05:00Z" w16du:dateUtc="2026-09-08T14:05:00Z">
        <w:r>
          <w:rPr>
            <w:lang w:val="en-GB"/>
          </w:rPr>
          <w:t>Investment Needs Assessment</w:t>
        </w:r>
      </w:ins>
      <w:del w:id="683" w:author="Schult, Christoph" w:date="2026-09-08T16:06:00Z" w16du:dateUtc="2026-09-08T14:06:00Z">
        <w:r>
          <w:rPr>
            <w:lang w:val="en-GB"/>
          </w:rPr>
          <w:delText>Financial Assessment</w:delText>
        </w:r>
      </w:del>
      <w:r>
        <w:rPr>
          <w:lang w:val="en-GB"/>
        </w:rPr>
        <w:t xml:space="preserve"> (2026) identifies a significant financing gap during the investment-intensive period before 2035, driven by large upfront infrastructure costs, comparatively high commercial borrowing costs for private energy projects, a limited domestic institutional investor base, and uncertainty regarding future carbon-market revenues. </w:t>
      </w:r>
      <w:commentRangeEnd w:id="681"/>
      <w:r>
        <w:rPr>
          <w:rStyle w:val="CommentReference"/>
          <w:sz w:val="22"/>
          <w:szCs w:val="20"/>
          <w:lang w:val="en-GB"/>
        </w:rPr>
        <w:commentReference w:id="681"/>
      </w:r>
    </w:p>
    <w:p w14:paraId="7022E380" w14:textId="634150EA" w:rsidR="00417268" w:rsidRDefault="00BA6F01" w:rsidP="004D2BCC">
      <w:pPr>
        <w:pStyle w:val="IWHFlietext"/>
        <w:rPr>
          <w:lang w:val="en-GB"/>
        </w:rPr>
      </w:pPr>
      <w:del w:id="684" w:author="Schult, Christoph" w:date="2026-09-18T09:45:00Z" w16du:dateUtc="2026-09-18T07:45:00Z">
        <w:r>
          <w:rPr>
            <w:lang w:val="en-US"/>
          </w:rPr>
          <w:delText xml:space="preserve">As shown in </w:delText>
        </w:r>
      </w:del>
      <w:r>
        <w:rPr>
          <w:b/>
          <w:bCs/>
          <w:lang w:val="en-US"/>
        </w:rPr>
        <w:fldChar w:fldCharType="begin"/>
      </w:r>
      <w:del w:id="685" w:author="Schult, Christoph" w:date="2026-09-18T09:45:00Z" w16du:dateUtc="2026-09-18T07:45:00Z">
        <w:r>
          <w:rPr>
            <w:lang w:val="en-US"/>
          </w:rPr>
          <w:delInstrText xml:space="preserve"> REF _Ref236228611 \h </w:delInstrText>
        </w:r>
      </w:del>
      <w:r>
        <w:rPr>
          <w:b/>
          <w:bCs/>
          <w:lang w:val="en-US"/>
        </w:rPr>
        <w:fldChar w:fldCharType="separate"/>
      </w:r>
      <w:ins w:id="686" w:author="Schult, Christoph" w:date="2026-09-16T13:34:00Z" w16du:dateUtc="2026-09-16T11:34:00Z">
        <w:del w:id="687" w:author="Schult, Christoph" w:date="2026-09-18T09:45:00Z" w16du:dateUtc="2026-09-18T07:45:00Z">
          <w:r>
            <w:rPr>
              <w:lang w:val="en-US"/>
            </w:rPr>
            <w:delText xml:space="preserve">Table </w:delText>
          </w:r>
          <w:r>
            <w:rPr>
              <w:noProof/>
              <w:lang w:val="en-US"/>
            </w:rPr>
            <w:delText>1</w:delText>
          </w:r>
        </w:del>
      </w:ins>
      <w:del w:id="688" w:author="Schult, Christoph" w:date="2026-09-11T17:01:00Z" w16du:dateUtc="2026-09-11T15:01:00Z">
        <w:r>
          <w:rPr>
            <w:lang w:val="en-US"/>
          </w:rPr>
          <w:delText xml:space="preserve">Table </w:delText>
        </w:r>
        <w:r>
          <w:rPr>
            <w:noProof/>
            <w:lang w:val="en-US"/>
          </w:rPr>
          <w:delText>1</w:delText>
        </w:r>
      </w:del>
      <w:del w:id="689" w:author="Schult, Christoph" w:date="2026-09-18T09:45:00Z" w16du:dateUtc="2026-09-18T07:45:00Z">
        <w:r>
          <w:rPr>
            <w:b/>
            <w:bCs/>
            <w:lang w:val="en-US"/>
          </w:rPr>
          <w:fldChar w:fldCharType="end"/>
        </w:r>
        <w:r>
          <w:rPr>
            <w:b/>
            <w:bCs/>
            <w:lang w:val="en-US"/>
          </w:rPr>
          <w:delText>,</w:delText>
        </w:r>
        <w:r>
          <w:rPr>
            <w:lang w:val="en-US"/>
          </w:rPr>
          <w:delText xml:space="preserve"> different green finance instruments can address these constraints through complementary channels</w:delText>
        </w:r>
      </w:del>
      <w:ins w:id="690" w:author="Schult, Christoph" w:date="2026-09-18T09:45:00Z" w16du:dateUtc="2026-09-18T07:45:00Z">
        <w:r>
          <w:rPr>
            <w:lang w:val="en-US"/>
          </w:rPr>
          <w:t>Different green finance instruments can address these constraints through complementary channels</w:t>
        </w:r>
      </w:ins>
      <w:ins w:id="691" w:author="Schult, Christoph" w:date="2026-09-08T16:06:00Z" w16du:dateUtc="2026-09-08T14:06:00Z">
        <w:r>
          <w:rPr>
            <w:lang w:val="en-US"/>
          </w:rPr>
          <w:t xml:space="preserve"> (see IWH </w:t>
        </w:r>
        <w:r>
          <w:rPr>
            <w:lang w:val="en-GB"/>
          </w:rPr>
          <w:t>Financial Assessment 2026)</w:t>
        </w:r>
      </w:ins>
      <w:r>
        <w:rPr>
          <w:lang w:val="en-US"/>
        </w:rPr>
        <w:t>. Concessional loans reduce borrowing costs, blended finance lowers project risk and mobilises private capital, green bonds expand access to long-term infrastructure finance, and development-bank facilities ease investment constraints during the transition. Together, these instruments can lower the effective cost of capital and support higher levels of private investment.</w:t>
      </w:r>
      <w:r>
        <w:rPr>
          <w:lang w:val="en-GB"/>
        </w:rPr>
        <w:t xml:space="preserve"> </w:t>
      </w:r>
    </w:p>
    <w:p w14:paraId="57C8F3F7" w14:textId="08337C5E" w:rsidR="00BA6F01" w:rsidRPr="000373C2" w:rsidRDefault="00BA6F01" w:rsidP="00BA6F01">
      <w:pPr>
        <w:pStyle w:val="Caption"/>
        <w:rPr>
          <w:del w:id="692" w:author="Schult, Christoph" w:date="2026-09-18T09:30:00Z" w16du:dateUtc="2026-09-18T07:30:00Z"/>
          <w:lang w:val="en-US"/>
        </w:rPr>
      </w:pPr>
      <w:bookmarkStart w:id="693" w:name="_Ref236228611"/>
      <w:bookmarkStart w:id="694" w:name="_Toc240458094"/>
      <w:del w:id="695" w:author="Schult, Christoph" w:date="2026-09-18T09:30:00Z" w16du:dateUtc="2026-09-18T07:30:00Z">
        <w:r>
          <w:rPr>
            <w:lang w:val="en-US"/>
          </w:rPr>
          <w:delText xml:space="preserve">Table </w:delText>
        </w:r>
      </w:del>
      <w:r>
        <w:fldChar w:fldCharType="begin"/>
      </w:r>
      <w:del w:id="696" w:author="Schult, Christoph" w:date="2026-09-18T09:30:00Z" w16du:dateUtc="2026-09-18T07:30:00Z">
        <w:r>
          <w:rPr>
            <w:lang w:val="en-US"/>
          </w:rPr>
          <w:delInstrText xml:space="preserve"> SEQ Table \* ARABIC </w:delInstrText>
        </w:r>
      </w:del>
      <w:r>
        <w:fldChar w:fldCharType="separate"/>
      </w:r>
      <w:del w:id="697" w:author="Schult, Christoph" w:date="2026-09-18T09:30:00Z" w16du:dateUtc="2026-09-18T07:30:00Z">
        <w:r>
          <w:rPr>
            <w:noProof/>
            <w:lang w:val="en-US"/>
          </w:rPr>
          <w:delText>1</w:delText>
        </w:r>
      </w:del>
      <w:r>
        <w:rPr>
          <w:noProof/>
        </w:rPr>
        <w:fldChar w:fldCharType="end"/>
      </w:r>
      <w:bookmarkEnd w:id="693"/>
      <w:del w:id="698" w:author="Schult, Christoph" w:date="2026-09-18T09:30:00Z" w16du:dateUtc="2026-09-18T07:30:00Z">
        <w:r>
          <w:rPr>
            <w:lang w:val="en-US"/>
          </w:rPr>
          <w:delText>: Green finance instruments</w:delText>
        </w:r>
        <w:bookmarkEnd w:id="694"/>
      </w:del>
    </w:p>
    <w:tbl>
      <w:tblPr>
        <w:tblStyle w:val="iwhtabellevorlage"/>
        <w:tblW w:w="5000" w:type="pct"/>
        <w:tblLook w:val="04A0" w:firstRow="1" w:lastRow="0" w:firstColumn="1" w:lastColumn="0" w:noHBand="0" w:noVBand="1"/>
        <w:tblPrChange w:id="699" w:author="Schult, Christoph" w:date="2026-09-16T10:54:00Z" w16du:dateUtc="2026-09-16T08:54:00Z">
          <w:tblPr>
            <w:tblW w:w="0" w:type="auto"/>
            <w:tblLook w:val="04A0" w:firstRow="1" w:lastRow="0" w:firstColumn="1" w:lastColumn="0" w:noHBand="0" w:noVBand="1"/>
          </w:tblPr>
        </w:tblPrChange>
      </w:tblPr>
      <w:tblGrid>
        <w:gridCol w:w="3461"/>
        <w:gridCol w:w="6168"/>
        <w:tblGridChange w:id="700">
          <w:tblGrid>
            <w:gridCol w:w="5"/>
            <w:gridCol w:w="3461"/>
            <w:gridCol w:w="964"/>
            <w:gridCol w:w="3917"/>
            <w:gridCol w:w="1287"/>
          </w:tblGrid>
        </w:tblGridChange>
      </w:tblGrid>
      <w:tr w:rsidR="00BA6F01" w:rsidRPr="007E15B9" w14:paraId="0A27362A" w14:textId="77777777" w:rsidTr="00410B8C">
        <w:trPr>
          <w:cnfStyle w:val="100000000000" w:firstRow="1" w:lastRow="0" w:firstColumn="0" w:lastColumn="0" w:oddVBand="0" w:evenVBand="0" w:oddHBand="0" w:evenHBand="0" w:firstRowFirstColumn="0" w:firstRowLastColumn="0" w:lastRowFirstColumn="0" w:lastRowLastColumn="0"/>
          <w:trHeight w:val="577"/>
          <w:del w:id="701" w:author="Schult, Christoph" w:date="2026-09-18T09:30:00Z"/>
          <w:trPrChange w:id="702" w:author="Schult, Christoph" w:date="2026-09-16T10:54:00Z" w16du:dateUtc="2026-09-16T08:54:00Z">
            <w:trPr>
              <w:gridAfter w:val="1"/>
              <w:trHeight w:val="577"/>
            </w:trPr>
          </w:trPrChange>
        </w:trPr>
        <w:tc>
          <w:tcPr>
            <w:cnfStyle w:val="001000000100" w:firstRow="0" w:lastRow="0" w:firstColumn="1" w:lastColumn="0" w:oddVBand="0" w:evenVBand="0" w:oddHBand="0" w:evenHBand="0" w:firstRowFirstColumn="1" w:firstRowLastColumn="0" w:lastRowFirstColumn="0" w:lastRowLastColumn="0"/>
            <w:tcW w:w="1797" w:type="pct"/>
            <w:tcPrChange w:id="703" w:author="Schult, Christoph" w:date="2026-09-16T10:54:00Z" w16du:dateUtc="2026-09-16T08:54:00Z">
              <w:tcPr>
                <w:tcW w:w="4430" w:type="dxa"/>
                <w:gridSpan w:val="3"/>
              </w:tcPr>
            </w:tcPrChange>
          </w:tcPr>
          <w:p w14:paraId="53443B6C" w14:textId="77777777" w:rsidR="00BA6F01" w:rsidRPr="00231EEF" w:rsidRDefault="00BA6F01">
            <w:pPr>
              <w:cnfStyle w:val="101000000100" w:firstRow="1" w:lastRow="0" w:firstColumn="1" w:lastColumn="0" w:oddVBand="0" w:evenVBand="0" w:oddHBand="0" w:evenHBand="0" w:firstRowFirstColumn="1" w:firstRowLastColumn="0" w:lastRowFirstColumn="0" w:lastRowLastColumn="0"/>
              <w:rPr>
                <w:rFonts w:ascii="Futura Hv BT" w:hAnsi="Futura Hv BT"/>
                <w:sz w:val="22"/>
                <w:szCs w:val="22"/>
                <w:lang w:val="en-US"/>
                <w:rPrChange w:id="704" w:author="Schult, Christoph" w:date="2026-09-17T13:50:00Z" w16du:dateUtc="2026-09-17T11:50:00Z">
                  <w:rPr>
                    <w:lang w:val="en-US"/>
                  </w:rPr>
                </w:rPrChange>
              </w:rPr>
              <w:pPrChange w:id="705" w:author="Schult, Christoph" w:date="2026-09-17T13:50:00Z" w16du:dateUtc="2026-09-17T11:50:00Z">
                <w:pPr>
                  <w:pStyle w:val="Quelle"/>
                  <w:cnfStyle w:val="101000000100" w:firstRow="1" w:lastRow="0" w:firstColumn="1" w:lastColumn="0" w:oddVBand="0" w:evenVBand="0" w:oddHBand="0" w:evenHBand="0" w:firstRowFirstColumn="1" w:firstRowLastColumn="0" w:lastRowFirstColumn="0" w:lastRowLastColumn="0"/>
                </w:pPr>
              </w:pPrChange>
            </w:pPr>
            <w:commentRangeStart w:id="706"/>
            <w:commentRangeStart w:id="707"/>
            <w:del w:id="708" w:author="Schult, Christoph" w:date="2026-09-18T09:30:00Z" w16du:dateUtc="2026-09-18T07:30:00Z">
              <w:r w:rsidRPr="00463599">
                <w:rPr>
                  <w:rFonts w:asciiTheme="minorHAnsi" w:hAnsiTheme="minorHAnsi"/>
                  <w:sz w:val="22"/>
                  <w:szCs w:val="22"/>
                  <w:lang w:val="en-US" w:eastAsia="en-US"/>
                  <w:rPrChange w:id="709" w:author="Albert, Joscha GIZ" w:date="2026-09-18T15:20:00Z" w16du:dateUtc="2026-09-18T13:20:00Z">
                    <w:rPr/>
                  </w:rPrChange>
                </w:rPr>
                <w:delText>Green finance instrument</w:delText>
              </w:r>
            </w:del>
          </w:p>
        </w:tc>
        <w:tc>
          <w:tcPr>
            <w:tcW w:w="3203" w:type="pct"/>
            <w:tcPrChange w:id="710" w:author="Schult, Christoph" w:date="2026-09-16T10:54:00Z" w16du:dateUtc="2026-09-16T08:54:00Z">
              <w:tcPr>
                <w:tcW w:w="3917" w:type="dxa"/>
              </w:tcPr>
            </w:tcPrChange>
          </w:tcPr>
          <w:p w14:paraId="7BA87F43" w14:textId="77777777" w:rsidR="00BA6F01" w:rsidRPr="00231EEF" w:rsidRDefault="00BA6F01">
            <w:pPr>
              <w:cnfStyle w:val="100000000000" w:firstRow="1" w:lastRow="0" w:firstColumn="0" w:lastColumn="0" w:oddVBand="0" w:evenVBand="0" w:oddHBand="0" w:evenHBand="0" w:firstRowFirstColumn="0" w:firstRowLastColumn="0" w:lastRowFirstColumn="0" w:lastRowLastColumn="0"/>
              <w:rPr>
                <w:sz w:val="22"/>
                <w:szCs w:val="22"/>
                <w:lang w:val="en-US"/>
                <w:rPrChange w:id="711" w:author="Schult, Christoph" w:date="2026-09-17T13:50:00Z" w16du:dateUtc="2026-09-17T11:50:00Z">
                  <w:rPr>
                    <w:lang w:val="en-US"/>
                  </w:rPr>
                </w:rPrChange>
              </w:rPr>
              <w:pPrChange w:id="712" w:author="Schult, Christoph" w:date="2026-09-17T13:50:00Z" w16du:dateUtc="2026-09-17T11:50:00Z">
                <w:pPr>
                  <w:pStyle w:val="Quelle"/>
                  <w:cnfStyle w:val="100000000000" w:firstRow="1" w:lastRow="0" w:firstColumn="0" w:lastColumn="0" w:oddVBand="0" w:evenVBand="0" w:oddHBand="0" w:evenHBand="0" w:firstRowFirstColumn="0" w:firstRowLastColumn="0" w:lastRowFirstColumn="0" w:lastRowLastColumn="0"/>
                </w:pPr>
              </w:pPrChange>
            </w:pPr>
            <w:del w:id="713" w:author="Schult, Christoph" w:date="2026-09-18T09:30:00Z" w16du:dateUtc="2026-09-18T07:30:00Z">
              <w:r w:rsidRPr="00463599">
                <w:rPr>
                  <w:rFonts w:asciiTheme="minorHAnsi" w:hAnsiTheme="minorHAnsi"/>
                  <w:sz w:val="22"/>
                  <w:szCs w:val="22"/>
                  <w:lang w:val="en-US" w:eastAsia="en-US"/>
                  <w:rPrChange w:id="714" w:author="Albert, Joscha GIZ" w:date="2026-09-18T15:20:00Z" w16du:dateUtc="2026-09-18T13:20:00Z">
                    <w:rPr/>
                  </w:rPrChange>
                </w:rPr>
                <w:delText>Expected primary macroeconomic effect</w:delText>
              </w:r>
            </w:del>
          </w:p>
        </w:tc>
      </w:tr>
      <w:tr w:rsidR="00BA6F01" w:rsidRPr="007E15B9" w14:paraId="09EB926B" w14:textId="77777777" w:rsidTr="00410B8C">
        <w:trPr>
          <w:cnfStyle w:val="000000100000" w:firstRow="0" w:lastRow="0" w:firstColumn="0" w:lastColumn="0" w:oddVBand="0" w:evenVBand="0" w:oddHBand="1" w:evenHBand="0" w:firstRowFirstColumn="0" w:firstRowLastColumn="0" w:lastRowFirstColumn="0" w:lastRowLastColumn="0"/>
          <w:trHeight w:val="355"/>
          <w:del w:id="715" w:author="Schult, Christoph" w:date="2026-09-18T09:30:00Z"/>
          <w:trPrChange w:id="716" w:author="Schult, Christoph" w:date="2026-09-16T10:54:00Z" w16du:dateUtc="2026-09-16T08:54:00Z">
            <w:trPr>
              <w:gridAfter w:val="1"/>
              <w:trHeight w:val="355"/>
            </w:trPr>
          </w:trPrChange>
        </w:trPr>
        <w:tc>
          <w:tcPr>
            <w:cnfStyle w:val="001000000000" w:firstRow="0" w:lastRow="0" w:firstColumn="1" w:lastColumn="0" w:oddVBand="0" w:evenVBand="0" w:oddHBand="0" w:evenHBand="0" w:firstRowFirstColumn="0" w:firstRowLastColumn="0" w:lastRowFirstColumn="0" w:lastRowLastColumn="0"/>
            <w:tcW w:w="1797" w:type="pct"/>
            <w:tcPrChange w:id="717" w:author="Schult, Christoph" w:date="2026-09-16T10:54:00Z" w16du:dateUtc="2026-09-16T08:54:00Z">
              <w:tcPr>
                <w:tcW w:w="4430" w:type="dxa"/>
                <w:gridSpan w:val="3"/>
              </w:tcPr>
            </w:tcPrChange>
          </w:tcPr>
          <w:p w14:paraId="1D559073" w14:textId="77777777" w:rsidR="00BA6F01" w:rsidRPr="00231EEF" w:rsidRDefault="00BA6F01">
            <w:pPr>
              <w:cnfStyle w:val="001000100000" w:firstRow="0" w:lastRow="0" w:firstColumn="1" w:lastColumn="0" w:oddVBand="0" w:evenVBand="0" w:oddHBand="1" w:evenHBand="0" w:firstRowFirstColumn="0" w:firstRowLastColumn="0" w:lastRowFirstColumn="0" w:lastRowLastColumn="0"/>
              <w:rPr>
                <w:rFonts w:ascii="Futura Hv BT" w:hAnsi="Futura Hv BT"/>
                <w:sz w:val="22"/>
                <w:szCs w:val="22"/>
                <w:lang w:val="en-US"/>
                <w:rPrChange w:id="718" w:author="Schult, Christoph" w:date="2026-09-17T13:50:00Z" w16du:dateUtc="2026-09-17T11:50:00Z">
                  <w:rPr>
                    <w:lang w:val="en-US"/>
                  </w:rPr>
                </w:rPrChange>
              </w:rPr>
              <w:pPrChange w:id="719" w:author="Schult, Christoph" w:date="2026-09-17T13:50:00Z" w16du:dateUtc="2026-09-17T11:50:00Z">
                <w:pPr>
                  <w:pStyle w:val="Quelle"/>
                  <w:jc w:val="left"/>
                  <w:cnfStyle w:val="001000100000" w:firstRow="0" w:lastRow="0" w:firstColumn="1" w:lastColumn="0" w:oddVBand="0" w:evenVBand="0" w:oddHBand="1" w:evenHBand="0" w:firstRowFirstColumn="0" w:firstRowLastColumn="0" w:lastRowFirstColumn="0" w:lastRowLastColumn="0"/>
                </w:pPr>
              </w:pPrChange>
            </w:pPr>
            <w:del w:id="720" w:author="Schult, Christoph" w:date="2026-09-18T09:30:00Z" w16du:dateUtc="2026-09-18T07:30:00Z">
              <w:r w:rsidRPr="00463599">
                <w:rPr>
                  <w:rFonts w:asciiTheme="minorHAnsi" w:eastAsiaTheme="minorEastAsia" w:hAnsiTheme="minorHAnsi"/>
                  <w:sz w:val="22"/>
                  <w:szCs w:val="22"/>
                  <w:lang w:val="en-US" w:eastAsia="en-US"/>
                  <w:rPrChange w:id="721" w:author="Albert, Joscha GIZ" w:date="2026-09-18T15:20:00Z" w16du:dateUtc="2026-09-18T13:20:00Z">
                    <w:rPr>
                      <w:rFonts w:eastAsiaTheme="minorEastAsia"/>
                    </w:rPr>
                  </w:rPrChange>
                </w:rPr>
                <w:delText>Concessional loans</w:delText>
              </w:r>
            </w:del>
          </w:p>
        </w:tc>
        <w:tc>
          <w:tcPr>
            <w:tcW w:w="3203" w:type="pct"/>
            <w:tcPrChange w:id="722" w:author="Schult, Christoph" w:date="2026-09-16T10:54:00Z" w16du:dateUtc="2026-09-16T08:54:00Z">
              <w:tcPr>
                <w:tcW w:w="3917" w:type="dxa"/>
              </w:tcPr>
            </w:tcPrChange>
          </w:tcPr>
          <w:p w14:paraId="76933F2D" w14:textId="77777777" w:rsidR="00BA6F01" w:rsidRPr="00231EEF" w:rsidRDefault="00BA6F01">
            <w:pPr>
              <w:cnfStyle w:val="000000100000" w:firstRow="0" w:lastRow="0" w:firstColumn="0" w:lastColumn="0" w:oddVBand="0" w:evenVBand="0" w:oddHBand="1" w:evenHBand="0" w:firstRowFirstColumn="0" w:firstRowLastColumn="0" w:lastRowFirstColumn="0" w:lastRowLastColumn="0"/>
              <w:rPr>
                <w:rFonts w:ascii="Futura Hv BT" w:hAnsi="Futura Hv BT"/>
                <w:sz w:val="22"/>
                <w:szCs w:val="22"/>
                <w:lang w:val="en-US"/>
                <w:rPrChange w:id="723" w:author="Schult, Christoph" w:date="2026-09-17T13:50:00Z" w16du:dateUtc="2026-09-17T11:50:00Z">
                  <w:rPr>
                    <w:lang w:val="en-US"/>
                  </w:rPr>
                </w:rPrChange>
              </w:rPr>
              <w:pPrChange w:id="724" w:author="Schult, Christoph" w:date="2026-09-17T13:50:00Z" w16du:dateUtc="2026-09-17T11:50:00Z">
                <w:pPr>
                  <w:pStyle w:val="Quelle"/>
                  <w:jc w:val="left"/>
                  <w:cnfStyle w:val="000000100000" w:firstRow="0" w:lastRow="0" w:firstColumn="0" w:lastColumn="0" w:oddVBand="0" w:evenVBand="0" w:oddHBand="1" w:evenHBand="0" w:firstRowFirstColumn="0" w:firstRowLastColumn="0" w:lastRowFirstColumn="0" w:lastRowLastColumn="0"/>
                </w:pPr>
              </w:pPrChange>
            </w:pPr>
            <w:del w:id="725" w:author="Schult, Christoph" w:date="2026-09-18T09:30:00Z" w16du:dateUtc="2026-09-18T07:30:00Z">
              <w:r>
                <w:rPr>
                  <w:rFonts w:asciiTheme="minorHAnsi" w:eastAsiaTheme="minorEastAsia" w:hAnsiTheme="minorHAnsi"/>
                  <w:sz w:val="22"/>
                  <w:szCs w:val="22"/>
                  <w:lang w:val="en-US" w:eastAsia="en-US"/>
                  <w:rPrChange w:id="726" w:author="Schult, Christoph" w:date="2026-09-17T13:50:00Z" w16du:dateUtc="2026-09-17T11:50:00Z">
                    <w:rPr>
                      <w:rFonts w:eastAsiaTheme="minorEastAsia"/>
                      <w:lang w:val="en-US"/>
                    </w:rPr>
                  </w:rPrChange>
                </w:rPr>
                <w:delText>Lower financing costs and increase investment</w:delText>
              </w:r>
            </w:del>
          </w:p>
        </w:tc>
      </w:tr>
      <w:tr w:rsidR="00BA6F01" w:rsidRPr="007E15B9" w14:paraId="3543AC49" w14:textId="77777777" w:rsidTr="00410B8C">
        <w:trPr>
          <w:cnfStyle w:val="000000010000" w:firstRow="0" w:lastRow="0" w:firstColumn="0" w:lastColumn="0" w:oddVBand="0" w:evenVBand="0" w:oddHBand="0" w:evenHBand="1" w:firstRowFirstColumn="0" w:firstRowLastColumn="0" w:lastRowFirstColumn="0" w:lastRowLastColumn="0"/>
          <w:trHeight w:val="647"/>
          <w:del w:id="727" w:author="Schult, Christoph" w:date="2026-09-18T09:30:00Z"/>
          <w:trPrChange w:id="728" w:author="Schult, Christoph" w:date="2026-09-16T10:54:00Z" w16du:dateUtc="2026-09-16T08:54:00Z">
            <w:trPr>
              <w:gridAfter w:val="1"/>
              <w:trHeight w:val="647"/>
            </w:trPr>
          </w:trPrChange>
        </w:trPr>
        <w:tc>
          <w:tcPr>
            <w:cnfStyle w:val="001000000000" w:firstRow="0" w:lastRow="0" w:firstColumn="1" w:lastColumn="0" w:oddVBand="0" w:evenVBand="0" w:oddHBand="0" w:evenHBand="0" w:firstRowFirstColumn="0" w:firstRowLastColumn="0" w:lastRowFirstColumn="0" w:lastRowLastColumn="0"/>
            <w:tcW w:w="1797" w:type="pct"/>
            <w:tcPrChange w:id="729" w:author="Schult, Christoph" w:date="2026-09-16T10:54:00Z" w16du:dateUtc="2026-09-16T08:54:00Z">
              <w:tcPr>
                <w:tcW w:w="4430" w:type="dxa"/>
                <w:gridSpan w:val="3"/>
              </w:tcPr>
            </w:tcPrChange>
          </w:tcPr>
          <w:p w14:paraId="2D5CCA18" w14:textId="77777777" w:rsidR="00BA6F01" w:rsidRPr="00231EEF" w:rsidRDefault="00BA6F01">
            <w:pPr>
              <w:cnfStyle w:val="001000010000" w:firstRow="0" w:lastRow="0" w:firstColumn="1" w:lastColumn="0" w:oddVBand="0" w:evenVBand="0" w:oddHBand="0" w:evenHBand="1" w:firstRowFirstColumn="0" w:firstRowLastColumn="0" w:lastRowFirstColumn="0" w:lastRowLastColumn="0"/>
              <w:rPr>
                <w:rFonts w:ascii="Futura Hv BT" w:hAnsi="Futura Hv BT"/>
                <w:sz w:val="22"/>
                <w:szCs w:val="22"/>
                <w:lang w:val="en-US"/>
                <w:rPrChange w:id="730" w:author="Schult, Christoph" w:date="2026-09-17T13:50:00Z" w16du:dateUtc="2026-09-17T11:50:00Z">
                  <w:rPr>
                    <w:lang w:val="en-US"/>
                  </w:rPr>
                </w:rPrChange>
              </w:rPr>
              <w:pPrChange w:id="731" w:author="Schult, Christoph" w:date="2026-09-17T13:50:00Z" w16du:dateUtc="2026-09-17T11:50:00Z">
                <w:pPr>
                  <w:pStyle w:val="Quelle"/>
                  <w:jc w:val="left"/>
                  <w:cnfStyle w:val="001000010000" w:firstRow="0" w:lastRow="0" w:firstColumn="1" w:lastColumn="0" w:oddVBand="0" w:evenVBand="0" w:oddHBand="0" w:evenHBand="1" w:firstRowFirstColumn="0" w:firstRowLastColumn="0" w:lastRowFirstColumn="0" w:lastRowLastColumn="0"/>
                </w:pPr>
              </w:pPrChange>
            </w:pPr>
            <w:del w:id="732" w:author="Schult, Christoph" w:date="2026-09-18T09:30:00Z" w16du:dateUtc="2026-09-18T07:30:00Z">
              <w:r w:rsidRPr="00463599">
                <w:rPr>
                  <w:rFonts w:asciiTheme="minorHAnsi" w:eastAsiaTheme="minorEastAsia" w:hAnsiTheme="minorHAnsi"/>
                  <w:sz w:val="22"/>
                  <w:szCs w:val="22"/>
                  <w:lang w:val="en-US" w:eastAsia="en-US"/>
                  <w:rPrChange w:id="733" w:author="Albert, Joscha GIZ" w:date="2026-09-18T15:20:00Z" w16du:dateUtc="2026-09-18T13:20:00Z">
                    <w:rPr>
                      <w:rFonts w:eastAsiaTheme="minorEastAsia"/>
                    </w:rPr>
                  </w:rPrChange>
                </w:rPr>
                <w:delText>Blended finance</w:delText>
              </w:r>
            </w:del>
          </w:p>
        </w:tc>
        <w:tc>
          <w:tcPr>
            <w:tcW w:w="3203" w:type="pct"/>
            <w:tcPrChange w:id="734" w:author="Schult, Christoph" w:date="2026-09-16T10:54:00Z" w16du:dateUtc="2026-09-16T08:54:00Z">
              <w:tcPr>
                <w:tcW w:w="3917" w:type="dxa"/>
              </w:tcPr>
            </w:tcPrChange>
          </w:tcPr>
          <w:p w14:paraId="5BC1CF89" w14:textId="77777777" w:rsidR="00BA6F01" w:rsidRPr="00231EEF" w:rsidRDefault="00BA6F01">
            <w:pPr>
              <w:cnfStyle w:val="000000010000" w:firstRow="0" w:lastRow="0" w:firstColumn="0" w:lastColumn="0" w:oddVBand="0" w:evenVBand="0" w:oddHBand="0" w:evenHBand="1" w:firstRowFirstColumn="0" w:firstRowLastColumn="0" w:lastRowFirstColumn="0" w:lastRowLastColumn="0"/>
              <w:rPr>
                <w:rFonts w:ascii="Futura Hv BT" w:hAnsi="Futura Hv BT"/>
                <w:sz w:val="22"/>
                <w:szCs w:val="22"/>
                <w:lang w:val="en-US"/>
                <w:rPrChange w:id="735" w:author="Schult, Christoph" w:date="2026-09-17T13:50:00Z" w16du:dateUtc="2026-09-17T11:50:00Z">
                  <w:rPr>
                    <w:lang w:val="en-US"/>
                  </w:rPr>
                </w:rPrChange>
              </w:rPr>
              <w:pPrChange w:id="736" w:author="Schult, Christoph" w:date="2026-09-17T13:50:00Z" w16du:dateUtc="2026-09-17T11:50:00Z">
                <w:pPr>
                  <w:pStyle w:val="Quelle"/>
                  <w:jc w:val="left"/>
                  <w:cnfStyle w:val="000000010000" w:firstRow="0" w:lastRow="0" w:firstColumn="0" w:lastColumn="0" w:oddVBand="0" w:evenVBand="0" w:oddHBand="0" w:evenHBand="1" w:firstRowFirstColumn="0" w:firstRowLastColumn="0" w:lastRowFirstColumn="0" w:lastRowLastColumn="0"/>
                </w:pPr>
              </w:pPrChange>
            </w:pPr>
            <w:del w:id="737" w:author="Schult, Christoph" w:date="2026-09-18T09:30:00Z" w16du:dateUtc="2026-09-18T07:30:00Z">
              <w:r>
                <w:rPr>
                  <w:rFonts w:asciiTheme="minorHAnsi" w:eastAsiaTheme="minorEastAsia" w:hAnsiTheme="minorHAnsi"/>
                  <w:sz w:val="22"/>
                  <w:szCs w:val="22"/>
                  <w:lang w:val="en-US" w:eastAsia="en-US"/>
                  <w:rPrChange w:id="738" w:author="Schult, Christoph" w:date="2026-09-17T13:50:00Z" w16du:dateUtc="2026-09-17T11:50:00Z">
                    <w:rPr>
                      <w:rFonts w:eastAsiaTheme="minorEastAsia"/>
                      <w:lang w:val="en-US"/>
                    </w:rPr>
                  </w:rPrChange>
                </w:rPr>
                <w:delText>Mobilise private capital and reduce project risk</w:delText>
              </w:r>
            </w:del>
          </w:p>
        </w:tc>
      </w:tr>
      <w:tr w:rsidR="00BA6F01" w:rsidRPr="007E15B9" w14:paraId="0B6002BA" w14:textId="77777777" w:rsidTr="00410B8C">
        <w:trPr>
          <w:cnfStyle w:val="000000100000" w:firstRow="0" w:lastRow="0" w:firstColumn="0" w:lastColumn="0" w:oddVBand="0" w:evenVBand="0" w:oddHBand="1" w:evenHBand="0" w:firstRowFirstColumn="0" w:firstRowLastColumn="0" w:lastRowFirstColumn="0" w:lastRowLastColumn="0"/>
          <w:trHeight w:val="638"/>
          <w:del w:id="739" w:author="Schult, Christoph" w:date="2026-09-18T09:30:00Z"/>
          <w:trPrChange w:id="740" w:author="Schult, Christoph" w:date="2026-09-16T10:54:00Z" w16du:dateUtc="2026-09-16T08:54:00Z">
            <w:trPr>
              <w:gridAfter w:val="1"/>
              <w:trHeight w:val="638"/>
            </w:trPr>
          </w:trPrChange>
        </w:trPr>
        <w:tc>
          <w:tcPr>
            <w:cnfStyle w:val="001000000000" w:firstRow="0" w:lastRow="0" w:firstColumn="1" w:lastColumn="0" w:oddVBand="0" w:evenVBand="0" w:oddHBand="0" w:evenHBand="0" w:firstRowFirstColumn="0" w:firstRowLastColumn="0" w:lastRowFirstColumn="0" w:lastRowLastColumn="0"/>
            <w:tcW w:w="1797" w:type="pct"/>
            <w:tcPrChange w:id="741" w:author="Schult, Christoph" w:date="2026-09-16T10:54:00Z" w16du:dateUtc="2026-09-16T08:54:00Z">
              <w:tcPr>
                <w:tcW w:w="4430" w:type="dxa"/>
                <w:gridSpan w:val="3"/>
              </w:tcPr>
            </w:tcPrChange>
          </w:tcPr>
          <w:p w14:paraId="00354D7B" w14:textId="77777777" w:rsidR="00BA6F01" w:rsidRPr="00231EEF" w:rsidRDefault="00BA6F01">
            <w:pPr>
              <w:cnfStyle w:val="001000100000" w:firstRow="0" w:lastRow="0" w:firstColumn="1" w:lastColumn="0" w:oddVBand="0" w:evenVBand="0" w:oddHBand="1" w:evenHBand="0" w:firstRowFirstColumn="0" w:firstRowLastColumn="0" w:lastRowFirstColumn="0" w:lastRowLastColumn="0"/>
              <w:rPr>
                <w:rFonts w:ascii="Futura Hv BT" w:hAnsi="Futura Hv BT"/>
                <w:sz w:val="22"/>
                <w:szCs w:val="22"/>
                <w:lang w:val="en-US"/>
                <w:rPrChange w:id="742" w:author="Schult, Christoph" w:date="2026-09-17T13:50:00Z" w16du:dateUtc="2026-09-17T11:50:00Z">
                  <w:rPr>
                    <w:lang w:val="en-US"/>
                  </w:rPr>
                </w:rPrChange>
              </w:rPr>
              <w:pPrChange w:id="743" w:author="Schult, Christoph" w:date="2026-09-17T13:50:00Z" w16du:dateUtc="2026-09-17T11:50:00Z">
                <w:pPr>
                  <w:pStyle w:val="Quelle"/>
                  <w:jc w:val="left"/>
                  <w:cnfStyle w:val="001000100000" w:firstRow="0" w:lastRow="0" w:firstColumn="1" w:lastColumn="0" w:oddVBand="0" w:evenVBand="0" w:oddHBand="1" w:evenHBand="0" w:firstRowFirstColumn="0" w:firstRowLastColumn="0" w:lastRowFirstColumn="0" w:lastRowLastColumn="0"/>
                </w:pPr>
              </w:pPrChange>
            </w:pPr>
            <w:del w:id="744" w:author="Schult, Christoph" w:date="2026-09-18T09:30:00Z" w16du:dateUtc="2026-09-18T07:30:00Z">
              <w:r w:rsidRPr="00463599">
                <w:rPr>
                  <w:rFonts w:asciiTheme="minorHAnsi" w:eastAsiaTheme="minorEastAsia" w:hAnsiTheme="minorHAnsi"/>
                  <w:sz w:val="22"/>
                  <w:szCs w:val="22"/>
                  <w:lang w:val="en-US" w:eastAsia="en-US"/>
                  <w:rPrChange w:id="745" w:author="Albert, Joscha GIZ" w:date="2026-09-18T15:20:00Z" w16du:dateUtc="2026-09-18T13:20:00Z">
                    <w:rPr>
                      <w:rFonts w:eastAsiaTheme="minorEastAsia"/>
                    </w:rPr>
                  </w:rPrChange>
                </w:rPr>
                <w:delText>Green bonds</w:delText>
              </w:r>
            </w:del>
          </w:p>
        </w:tc>
        <w:tc>
          <w:tcPr>
            <w:tcW w:w="3203" w:type="pct"/>
            <w:tcPrChange w:id="746" w:author="Schult, Christoph" w:date="2026-09-16T10:54:00Z" w16du:dateUtc="2026-09-16T08:54:00Z">
              <w:tcPr>
                <w:tcW w:w="3917" w:type="dxa"/>
              </w:tcPr>
            </w:tcPrChange>
          </w:tcPr>
          <w:p w14:paraId="17EA1CCF" w14:textId="77777777" w:rsidR="00BA6F01" w:rsidRPr="00231EEF" w:rsidRDefault="00BA6F01">
            <w:pPr>
              <w:cnfStyle w:val="000000100000" w:firstRow="0" w:lastRow="0" w:firstColumn="0" w:lastColumn="0" w:oddVBand="0" w:evenVBand="0" w:oddHBand="1" w:evenHBand="0" w:firstRowFirstColumn="0" w:firstRowLastColumn="0" w:lastRowFirstColumn="0" w:lastRowLastColumn="0"/>
              <w:rPr>
                <w:rFonts w:ascii="Futura Hv BT" w:hAnsi="Futura Hv BT"/>
                <w:sz w:val="22"/>
                <w:szCs w:val="22"/>
                <w:lang w:val="en-US"/>
                <w:rPrChange w:id="747" w:author="Schult, Christoph" w:date="2026-09-17T13:50:00Z" w16du:dateUtc="2026-09-17T11:50:00Z">
                  <w:rPr>
                    <w:lang w:val="en-US"/>
                  </w:rPr>
                </w:rPrChange>
              </w:rPr>
              <w:pPrChange w:id="748" w:author="Schult, Christoph" w:date="2026-09-17T13:50:00Z" w16du:dateUtc="2026-09-17T11:50:00Z">
                <w:pPr>
                  <w:pStyle w:val="Quelle"/>
                  <w:jc w:val="left"/>
                  <w:cnfStyle w:val="000000100000" w:firstRow="0" w:lastRow="0" w:firstColumn="0" w:lastColumn="0" w:oddVBand="0" w:evenVBand="0" w:oddHBand="1" w:evenHBand="0" w:firstRowFirstColumn="0" w:firstRowLastColumn="0" w:lastRowFirstColumn="0" w:lastRowLastColumn="0"/>
                </w:pPr>
              </w:pPrChange>
            </w:pPr>
            <w:del w:id="749" w:author="Schult, Christoph" w:date="2026-09-18T09:30:00Z" w16du:dateUtc="2026-09-18T07:30:00Z">
              <w:r>
                <w:rPr>
                  <w:rFonts w:asciiTheme="minorHAnsi" w:eastAsiaTheme="minorEastAsia" w:hAnsiTheme="minorHAnsi"/>
                  <w:sz w:val="22"/>
                  <w:szCs w:val="22"/>
                  <w:lang w:val="en-US" w:eastAsia="en-US"/>
                  <w:rPrChange w:id="750" w:author="Schult, Christoph" w:date="2026-09-17T13:50:00Z" w16du:dateUtc="2026-09-17T11:50:00Z">
                    <w:rPr>
                      <w:rFonts w:eastAsiaTheme="minorEastAsia"/>
                      <w:lang w:val="en-US"/>
                    </w:rPr>
                  </w:rPrChange>
                </w:rPr>
                <w:delText>Expand long-term financing for infrastructure</w:delText>
              </w:r>
            </w:del>
          </w:p>
        </w:tc>
      </w:tr>
      <w:tr w:rsidR="00BA6F01" w:rsidRPr="007E15B9" w14:paraId="54124CD7" w14:textId="77777777" w:rsidTr="00410B8C">
        <w:trPr>
          <w:cnfStyle w:val="000000010000" w:firstRow="0" w:lastRow="0" w:firstColumn="0" w:lastColumn="0" w:oddVBand="0" w:evenVBand="0" w:oddHBand="0" w:evenHBand="1" w:firstRowFirstColumn="0" w:firstRowLastColumn="0" w:lastRowFirstColumn="0" w:lastRowLastColumn="0"/>
          <w:trHeight w:val="638"/>
          <w:del w:id="751" w:author="Schult, Christoph" w:date="2026-09-18T09:30:00Z"/>
          <w:trPrChange w:id="752" w:author="Schult, Christoph" w:date="2026-09-16T10:54:00Z" w16du:dateUtc="2026-09-16T08:54:00Z">
            <w:trPr>
              <w:gridAfter w:val="1"/>
              <w:trHeight w:val="638"/>
            </w:trPr>
          </w:trPrChange>
        </w:trPr>
        <w:tc>
          <w:tcPr>
            <w:cnfStyle w:val="001000000000" w:firstRow="0" w:lastRow="0" w:firstColumn="1" w:lastColumn="0" w:oddVBand="0" w:evenVBand="0" w:oddHBand="0" w:evenHBand="0" w:firstRowFirstColumn="0" w:firstRowLastColumn="0" w:lastRowFirstColumn="0" w:lastRowLastColumn="0"/>
            <w:tcW w:w="1797" w:type="pct"/>
            <w:tcPrChange w:id="753" w:author="Schult, Christoph" w:date="2026-09-16T10:54:00Z" w16du:dateUtc="2026-09-16T08:54:00Z">
              <w:tcPr>
                <w:tcW w:w="4430" w:type="dxa"/>
                <w:gridSpan w:val="3"/>
              </w:tcPr>
            </w:tcPrChange>
          </w:tcPr>
          <w:p w14:paraId="7D554D06" w14:textId="77777777" w:rsidR="00BA6F01" w:rsidRPr="00231EEF" w:rsidRDefault="00BA6F01">
            <w:pPr>
              <w:cnfStyle w:val="001000010000" w:firstRow="0" w:lastRow="0" w:firstColumn="1" w:lastColumn="0" w:oddVBand="0" w:evenVBand="0" w:oddHBand="0" w:evenHBand="1" w:firstRowFirstColumn="0" w:firstRowLastColumn="0" w:lastRowFirstColumn="0" w:lastRowLastColumn="0"/>
              <w:rPr>
                <w:rFonts w:ascii="Futura Hv BT" w:hAnsi="Futura Hv BT"/>
                <w:sz w:val="22"/>
                <w:szCs w:val="22"/>
                <w:lang w:val="en-US"/>
                <w:rPrChange w:id="754" w:author="Schult, Christoph" w:date="2026-09-17T13:50:00Z" w16du:dateUtc="2026-09-17T11:50:00Z">
                  <w:rPr>
                    <w:lang w:val="en-US"/>
                  </w:rPr>
                </w:rPrChange>
              </w:rPr>
              <w:pPrChange w:id="755" w:author="Schult, Christoph" w:date="2026-09-17T13:50:00Z" w16du:dateUtc="2026-09-17T11:50:00Z">
                <w:pPr>
                  <w:pStyle w:val="Quelle"/>
                  <w:jc w:val="left"/>
                  <w:cnfStyle w:val="001000010000" w:firstRow="0" w:lastRow="0" w:firstColumn="1" w:lastColumn="0" w:oddVBand="0" w:evenVBand="0" w:oddHBand="0" w:evenHBand="1" w:firstRowFirstColumn="0" w:firstRowLastColumn="0" w:lastRowFirstColumn="0" w:lastRowLastColumn="0"/>
                </w:pPr>
              </w:pPrChange>
            </w:pPr>
            <w:del w:id="756" w:author="Schult, Christoph" w:date="2026-09-18T09:30:00Z" w16du:dateUtc="2026-09-18T07:30:00Z">
              <w:r w:rsidRPr="00463599">
                <w:rPr>
                  <w:rFonts w:asciiTheme="minorHAnsi" w:eastAsiaTheme="minorEastAsia" w:hAnsiTheme="minorHAnsi"/>
                  <w:sz w:val="22"/>
                  <w:szCs w:val="22"/>
                  <w:lang w:val="en-US" w:eastAsia="en-US"/>
                  <w:rPrChange w:id="757" w:author="Albert, Joscha GIZ" w:date="2026-09-18T15:20:00Z" w16du:dateUtc="2026-09-18T13:20:00Z">
                    <w:rPr>
                      <w:rFonts w:eastAsiaTheme="minorEastAsia"/>
                    </w:rPr>
                  </w:rPrChange>
                </w:rPr>
                <w:delText>Development-bank facilities</w:delText>
              </w:r>
            </w:del>
          </w:p>
        </w:tc>
        <w:tc>
          <w:tcPr>
            <w:tcW w:w="3203" w:type="pct"/>
            <w:tcPrChange w:id="758" w:author="Schult, Christoph" w:date="2026-09-16T10:54:00Z" w16du:dateUtc="2026-09-16T08:54:00Z">
              <w:tcPr>
                <w:tcW w:w="3917" w:type="dxa"/>
              </w:tcPr>
            </w:tcPrChange>
          </w:tcPr>
          <w:p w14:paraId="4C78DF10" w14:textId="77777777" w:rsidR="00BA6F01" w:rsidRPr="00231EEF" w:rsidRDefault="00BA6F01">
            <w:pPr>
              <w:cnfStyle w:val="000000010000" w:firstRow="0" w:lastRow="0" w:firstColumn="0" w:lastColumn="0" w:oddVBand="0" w:evenVBand="0" w:oddHBand="0" w:evenHBand="1" w:firstRowFirstColumn="0" w:firstRowLastColumn="0" w:lastRowFirstColumn="0" w:lastRowLastColumn="0"/>
              <w:rPr>
                <w:rFonts w:ascii="Futura Hv BT" w:hAnsi="Futura Hv BT"/>
                <w:sz w:val="22"/>
                <w:szCs w:val="22"/>
                <w:lang w:val="en-US"/>
                <w:rPrChange w:id="759" w:author="Schult, Christoph" w:date="2026-09-17T13:50:00Z" w16du:dateUtc="2026-09-17T11:50:00Z">
                  <w:rPr>
                    <w:lang w:val="en-US"/>
                  </w:rPr>
                </w:rPrChange>
              </w:rPr>
              <w:pPrChange w:id="760" w:author="Schult, Christoph" w:date="2026-09-17T13:50:00Z" w16du:dateUtc="2026-09-17T11:50:00Z">
                <w:pPr>
                  <w:pStyle w:val="Quelle"/>
                  <w:jc w:val="left"/>
                  <w:cnfStyle w:val="000000010000" w:firstRow="0" w:lastRow="0" w:firstColumn="0" w:lastColumn="0" w:oddVBand="0" w:evenVBand="0" w:oddHBand="0" w:evenHBand="1" w:firstRowFirstColumn="0" w:firstRowLastColumn="0" w:lastRowFirstColumn="0" w:lastRowLastColumn="0"/>
                </w:pPr>
              </w:pPrChange>
            </w:pPr>
            <w:del w:id="761" w:author="Schult, Christoph" w:date="2026-09-18T09:30:00Z" w16du:dateUtc="2026-09-18T07:30:00Z">
              <w:r>
                <w:rPr>
                  <w:rFonts w:asciiTheme="minorHAnsi" w:eastAsiaTheme="minorEastAsia" w:hAnsiTheme="minorHAnsi"/>
                  <w:sz w:val="22"/>
                  <w:szCs w:val="22"/>
                  <w:lang w:val="en-US" w:eastAsia="en-US"/>
                  <w:rPrChange w:id="762" w:author="Schult, Christoph" w:date="2026-09-17T13:50:00Z" w16du:dateUtc="2026-09-17T11:50:00Z">
                    <w:rPr>
                      <w:rFonts w:eastAsiaTheme="minorEastAsia"/>
                      <w:lang w:val="en-US"/>
                    </w:rPr>
                  </w:rPrChange>
                </w:rPr>
                <w:delText>Reduce investment constraints during the transition</w:delText>
              </w:r>
            </w:del>
            <w:commentRangeEnd w:id="707"/>
            <w:r w:rsidRPr="00231EEF">
              <w:rPr>
                <w:rStyle w:val="CommentReference"/>
                <w:rFonts w:ascii="Futura Hv BT" w:hAnsi="Futura Hv BT"/>
                <w:sz w:val="22"/>
                <w:szCs w:val="22"/>
                <w:lang w:val="en-US"/>
                <w:rPrChange w:id="763" w:author="Schult, Christoph" w:date="2026-09-17T13:50:00Z" w16du:dateUtc="2026-09-17T11:50:00Z">
                  <w:rPr>
                    <w:rStyle w:val="CommentReference"/>
                    <w:szCs w:val="20"/>
                    <w:lang w:val="en-US"/>
                  </w:rPr>
                </w:rPrChange>
              </w:rPr>
              <w:commentReference w:id="707"/>
            </w:r>
            <w:commentRangeEnd w:id="706"/>
            <w:r w:rsidRPr="00231EEF">
              <w:rPr>
                <w:rStyle w:val="CommentReference"/>
                <w:rFonts w:ascii="Futura Hv BT" w:hAnsi="Futura Hv BT"/>
                <w:sz w:val="22"/>
                <w:szCs w:val="22"/>
                <w:lang w:val="en-US"/>
                <w:rPrChange w:id="764" w:author="Schult, Christoph" w:date="2026-09-17T13:50:00Z" w16du:dateUtc="2026-09-17T11:50:00Z">
                  <w:rPr>
                    <w:rStyle w:val="CommentReference"/>
                    <w:szCs w:val="20"/>
                    <w:lang w:val="en-US"/>
                  </w:rPr>
                </w:rPrChange>
              </w:rPr>
              <w:commentReference w:id="706"/>
            </w:r>
          </w:p>
        </w:tc>
      </w:tr>
    </w:tbl>
    <w:p w14:paraId="3EB8E216" w14:textId="75E2926F" w:rsidR="00BA6F01" w:rsidRPr="00F95E15" w:rsidRDefault="00BA6F01" w:rsidP="00BA6F01">
      <w:pPr>
        <w:pStyle w:val="IWHFunote"/>
        <w:rPr>
          <w:lang w:val="en-US"/>
        </w:rPr>
      </w:pPr>
      <w:r>
        <w:rPr>
          <w:lang w:val="en-US"/>
        </w:rPr>
        <w:t>Source: Authors’ compilation.</w:t>
      </w:r>
    </w:p>
    <w:p w14:paraId="08AE4A6C" w14:textId="0154D395" w:rsidR="006D6360" w:rsidRPr="000373C2" w:rsidRDefault="00417268" w:rsidP="004D2BCC">
      <w:pPr>
        <w:pStyle w:val="IWHFlietext"/>
        <w:rPr>
          <w:lang w:val="en-US"/>
        </w:rPr>
      </w:pPr>
      <w:commentRangeStart w:id="765"/>
      <w:commentRangeStart w:id="766"/>
      <w:r>
        <w:rPr>
          <w:b/>
          <w:bCs/>
          <w:lang w:val="en-GB"/>
        </w:rPr>
        <w:t>Carbon market development.</w:t>
      </w:r>
      <w:r>
        <w:rPr>
          <w:lang w:val="en-GB"/>
        </w:rPr>
        <w:t xml:space="preserve"> </w:t>
      </w:r>
      <w:r>
        <w:rPr>
          <w:lang w:val="en-US"/>
        </w:rPr>
        <w:t xml:space="preserve">At the same time, </w:t>
      </w:r>
      <w:del w:id="767" w:author="Schult, Christoph" w:date="2026-09-17T13:49:00Z" w16du:dateUtc="2026-09-17T11:49:00Z">
        <w:r>
          <w:rPr>
            <w:lang w:val="en-US"/>
          </w:rPr>
          <w:delText>Viet Nam</w:delText>
        </w:r>
      </w:del>
      <w:ins w:id="768" w:author="Schult, Christoph" w:date="2026-09-17T13:49:00Z" w16du:dateUtc="2026-09-17T11:49:00Z">
        <w:r>
          <w:rPr>
            <w:lang w:val="en-US"/>
          </w:rPr>
          <w:t>Vietnam</w:t>
        </w:r>
      </w:ins>
      <w:r>
        <w:rPr>
          <w:lang w:val="en-US"/>
        </w:rPr>
        <w:t xml:space="preserve"> is implementing a pilot domestic emissions trading system under Decree No. 06/2022/NĐ-CP, as amended by Decree No. 119/2025/NĐ-CP, with the domestic carbon exchange governed by Decree No. 29/2026/NĐ-CP and Decree No. 83/2026/NĐ-CP.</w:t>
      </w:r>
      <w:ins w:id="769" w:author="Schult, Christoph" w:date="2026-09-18T10:00:00Z" w16du:dateUtc="2026-09-18T08:00:00Z">
        <w:r>
          <w:rPr>
            <w:lang w:val="en-GB"/>
          </w:rPr>
          <w:t xml:space="preserve"> The macroeconomic impacts of this emerging carbon-pricing mechanism operate mainly through two channels: rising energy costs for carbon-intensive sectors and households, which raise adjustment costs during the transition unless offset by revenue recycling; and the price signal itself, which redirects investment toward lower-emission technologies as the emissions cap tightens over time. Because the pilot ETS's sector coverage and allocation method (free versus auctioned permits) are still being finalised, the scale of these impacts remains more uncertain than for the energy-efficiency and green-finance policy areas assessed elsewhere in this report.</w:t>
        </w:r>
      </w:ins>
      <w:r>
        <w:rPr>
          <w:lang w:val="en-GB"/>
        </w:rPr>
        <w:t xml:space="preserve"> Together, financing conditions and carbon pricing will play a central role in determining both the pace and the macroeconomic cost of the energy transition.</w:t>
      </w:r>
      <w:commentRangeEnd w:id="766"/>
      <w:r w:rsidRPr="000373C2">
        <w:rPr>
          <w:rStyle w:val="CommentReference"/>
          <w:sz w:val="22"/>
          <w:szCs w:val="20"/>
          <w:lang w:val="en-US"/>
        </w:rPr>
        <w:commentReference w:id="766"/>
      </w:r>
      <w:commentRangeEnd w:id="765"/>
      <w:r w:rsidRPr="000373C2">
        <w:rPr>
          <w:rStyle w:val="CommentReference"/>
          <w:sz w:val="22"/>
          <w:szCs w:val="20"/>
          <w:lang w:val="en-US"/>
        </w:rPr>
        <w:commentReference w:id="765"/>
      </w:r>
    </w:p>
    <w:p w14:paraId="738D5E0B" w14:textId="3955840D" w:rsidR="006D6360" w:rsidRPr="00295507" w:rsidRDefault="006D6360" w:rsidP="00740E13">
      <w:pPr>
        <w:pStyle w:val="Heading2"/>
      </w:pPr>
      <w:bookmarkStart w:id="770" w:name="_Toc240458064"/>
      <w:r>
        <w:t>Policy questions</w:t>
      </w:r>
      <w:bookmarkEnd w:id="770"/>
    </w:p>
    <w:p w14:paraId="6A69094A" w14:textId="55736F9C" w:rsidR="006D6360" w:rsidRPr="000373C2" w:rsidRDefault="006D6360" w:rsidP="00417268">
      <w:pPr>
        <w:pStyle w:val="IWHFlietext"/>
        <w:rPr>
          <w:lang w:val="en-GB"/>
        </w:rPr>
      </w:pPr>
      <w:r>
        <w:rPr>
          <w:lang w:val="en-GB"/>
        </w:rPr>
        <w:t xml:space="preserve">Against this background, this report evaluates three policy areas that are central to </w:t>
      </w:r>
      <w:del w:id="771" w:author="Schult, Christoph" w:date="2026-09-17T13:49:00Z" w16du:dateUtc="2026-09-17T11:49:00Z">
        <w:r>
          <w:rPr>
            <w:lang w:val="en-GB"/>
          </w:rPr>
          <w:delText>Viet Nam</w:delText>
        </w:r>
      </w:del>
      <w:ins w:id="772" w:author="Schult, Christoph" w:date="2026-09-17T13:49:00Z" w16du:dateUtc="2026-09-17T11:49:00Z">
        <w:r>
          <w:rPr>
            <w:lang w:val="en-GB"/>
          </w:rPr>
          <w:t>Vietnam</w:t>
        </w:r>
      </w:ins>
      <w:r>
        <w:rPr>
          <w:lang w:val="en-GB"/>
        </w:rPr>
        <w:t>'s energy transition. Each addresses a different c</w:t>
      </w:r>
      <w:ins w:id="773" w:author="Albert, Joscha GIZ" w:date="2026-09-17T15:04:00Z" w16du:dateUtc="2026-09-17T13:04:00Z">
        <w:r>
          <w:rPr>
            <w:lang w:val="en-GB"/>
          </w:rPr>
          <w:t>hallenge</w:t>
        </w:r>
      </w:ins>
      <w:del w:id="774" w:author="Albert, Joscha GIZ" w:date="2026-09-17T15:04:00Z" w16du:dateUtc="2026-09-17T13:04:00Z">
        <w:r>
          <w:rPr>
            <w:lang w:val="en-GB"/>
          </w:rPr>
          <w:delText>onstraint</w:delText>
        </w:r>
      </w:del>
      <w:r>
        <w:rPr>
          <w:lang w:val="en-GB"/>
        </w:rPr>
        <w:t xml:space="preserve"> to achieving the country's climate objectives while sustaining long-term economic growth.</w:t>
      </w:r>
    </w:p>
    <w:p w14:paraId="5A963C2A" w14:textId="77777777" w:rsidR="006D6360" w:rsidRPr="000373C2" w:rsidRDefault="006D6360" w:rsidP="006D6360">
      <w:pPr>
        <w:pStyle w:val="IWHFlietext"/>
        <w:numPr>
          <w:ilvl w:val="0"/>
          <w:numId w:val="51"/>
        </w:numPr>
        <w:rPr>
          <w:rFonts w:asciiTheme="majorHAnsi" w:hAnsiTheme="majorHAnsi"/>
          <w:szCs w:val="22"/>
          <w:lang w:val="en-GB"/>
        </w:rPr>
      </w:pPr>
      <w:r>
        <w:rPr>
          <w:rFonts w:asciiTheme="majorHAnsi" w:hAnsiTheme="majorHAnsi"/>
          <w:b/>
          <w:bCs/>
          <w:szCs w:val="22"/>
          <w:lang w:val="en-GB"/>
        </w:rPr>
        <w:t>Energy efficiency.</w:t>
      </w:r>
      <w:r>
        <w:rPr>
          <w:rFonts w:asciiTheme="majorHAnsi" w:hAnsiTheme="majorHAnsi"/>
          <w:szCs w:val="22"/>
          <w:lang w:val="en-GB"/>
        </w:rPr>
        <w:t xml:space="preserve"> How much can accelerated improvements in energy efficiency reduce energy demand, lower investment requirements, and support economic growth? The analysis examines alternative efficiency pathways to quantify their macroeconomic implications and their contribution to reducing the overall cost of the energy transition. </w:t>
      </w:r>
    </w:p>
    <w:p w14:paraId="508F00C2" w14:textId="64917EB1" w:rsidR="006D6360" w:rsidRPr="000373C2" w:rsidRDefault="006D6360" w:rsidP="006D6360">
      <w:pPr>
        <w:pStyle w:val="IWHFlietext"/>
        <w:numPr>
          <w:ilvl w:val="0"/>
          <w:numId w:val="51"/>
        </w:numPr>
        <w:rPr>
          <w:rFonts w:asciiTheme="majorHAnsi" w:hAnsiTheme="majorHAnsi"/>
          <w:szCs w:val="22"/>
          <w:lang w:val="en-GB"/>
        </w:rPr>
      </w:pPr>
      <w:r>
        <w:rPr>
          <w:rFonts w:asciiTheme="majorHAnsi" w:hAnsiTheme="majorHAnsi"/>
          <w:b/>
          <w:bCs/>
          <w:szCs w:val="22"/>
          <w:lang w:val="en-GB"/>
        </w:rPr>
        <w:t>Green finance.</w:t>
      </w:r>
      <w:r>
        <w:rPr>
          <w:rFonts w:asciiTheme="majorHAnsi" w:hAnsiTheme="majorHAnsi"/>
          <w:szCs w:val="22"/>
          <w:lang w:val="en-GB"/>
        </w:rPr>
        <w:t xml:space="preserve"> To what extent can improved financing conditions accelerate investment in </w:t>
      </w:r>
      <w:commentRangeStart w:id="775"/>
      <w:r>
        <w:rPr>
          <w:rFonts w:asciiTheme="majorHAnsi" w:hAnsiTheme="majorHAnsi"/>
          <w:szCs w:val="22"/>
          <w:lang w:val="en-GB"/>
        </w:rPr>
        <w:t>renewable energy</w:t>
      </w:r>
      <w:ins w:id="776" w:author="Schult, Christoph" w:date="2026-09-08T16:09:00Z" w16du:dateUtc="2026-09-08T14:09:00Z">
        <w:r>
          <w:rPr>
            <w:rFonts w:asciiTheme="majorHAnsi" w:hAnsiTheme="majorHAnsi"/>
            <w:szCs w:val="22"/>
            <w:lang w:val="en-GB"/>
          </w:rPr>
          <w:t xml:space="preserve"> during the energy transition</w:t>
        </w:r>
      </w:ins>
      <w:r>
        <w:rPr>
          <w:rFonts w:asciiTheme="majorHAnsi" w:hAnsiTheme="majorHAnsi"/>
          <w:szCs w:val="22"/>
          <w:lang w:val="en-GB"/>
        </w:rPr>
        <w:t xml:space="preserve">? </w:t>
      </w:r>
      <w:commentRangeEnd w:id="775"/>
      <w:r>
        <w:rPr>
          <w:rStyle w:val="CommentReference"/>
          <w:rFonts w:asciiTheme="majorHAnsi" w:hAnsiTheme="majorHAnsi"/>
          <w:sz w:val="22"/>
          <w:szCs w:val="22"/>
          <w:lang w:val="en-GB"/>
        </w:rPr>
        <w:commentReference w:id="775"/>
      </w:r>
      <w:r>
        <w:rPr>
          <w:rFonts w:asciiTheme="majorHAnsi" w:hAnsiTheme="majorHAnsi"/>
          <w:szCs w:val="22"/>
          <w:lang w:val="en-GB"/>
        </w:rPr>
        <w:t xml:space="preserve">The analysis evaluates </w:t>
      </w:r>
      <w:commentRangeStart w:id="777"/>
      <w:r>
        <w:rPr>
          <w:rFonts w:asciiTheme="majorHAnsi" w:hAnsiTheme="majorHAnsi"/>
          <w:szCs w:val="22"/>
          <w:lang w:val="en-GB"/>
        </w:rPr>
        <w:t xml:space="preserve">how lower financing costs—through concessional lending, blended finance, green bonds, </w:t>
      </w:r>
      <w:ins w:id="778" w:author="Schult, Christoph" w:date="2026-09-18T09:00:00Z" w16du:dateUtc="2026-09-18T07:00:00Z">
        <w:r>
          <w:rPr>
            <w:rFonts w:asciiTheme="majorHAnsi" w:hAnsiTheme="majorHAnsi"/>
            <w:szCs w:val="22"/>
            <w:lang w:val="en-GB"/>
          </w:rPr>
          <w:t xml:space="preserve">green credit, </w:t>
        </w:r>
      </w:ins>
      <w:r>
        <w:rPr>
          <w:rFonts w:asciiTheme="majorHAnsi" w:hAnsiTheme="majorHAnsi"/>
          <w:szCs w:val="22"/>
          <w:lang w:val="en-GB"/>
        </w:rPr>
        <w:t>and other financial instruments</w:t>
      </w:r>
      <w:commentRangeEnd w:id="777"/>
      <w:r>
        <w:rPr>
          <w:rStyle w:val="CommentReference"/>
          <w:rFonts w:asciiTheme="majorHAnsi" w:hAnsiTheme="majorHAnsi"/>
          <w:sz w:val="22"/>
          <w:szCs w:val="22"/>
          <w:lang w:val="en-GB"/>
        </w:rPr>
        <w:commentReference w:id="777"/>
      </w:r>
      <w:commentRangeStart w:id="780"/>
      <w:commentRangeStart w:id="781"/>
      <w:r>
        <w:rPr>
          <w:rFonts w:asciiTheme="majorHAnsi" w:hAnsiTheme="majorHAnsi"/>
          <w:szCs w:val="22"/>
          <w:lang w:val="en-GB"/>
        </w:rPr>
        <w:t>—</w:t>
      </w:r>
      <w:commentRangeEnd w:id="780"/>
      <w:r>
        <w:rPr>
          <w:rStyle w:val="CommentReference"/>
          <w:rFonts w:asciiTheme="majorHAnsi" w:hAnsiTheme="majorHAnsi"/>
          <w:sz w:val="22"/>
          <w:szCs w:val="22"/>
          <w:lang w:val="en-GB"/>
        </w:rPr>
        <w:commentReference w:id="780"/>
      </w:r>
      <w:commentRangeEnd w:id="781"/>
      <w:r>
        <w:rPr>
          <w:rStyle w:val="CommentReference"/>
          <w:rFonts w:asciiTheme="majorHAnsi" w:hAnsiTheme="majorHAnsi"/>
          <w:sz w:val="22"/>
          <w:szCs w:val="22"/>
          <w:lang w:val="en-GB"/>
        </w:rPr>
        <w:commentReference w:id="781"/>
      </w:r>
      <w:r>
        <w:rPr>
          <w:rFonts w:asciiTheme="majorHAnsi" w:hAnsiTheme="majorHAnsi"/>
          <w:szCs w:val="22"/>
          <w:lang w:val="en-GB"/>
        </w:rPr>
        <w:t xml:space="preserve">affect investment, economic growth, and the affordability of </w:t>
      </w:r>
      <w:del w:id="782" w:author="Schult, Christoph" w:date="2026-09-17T13:49:00Z" w16du:dateUtc="2026-09-17T11:49:00Z">
        <w:r>
          <w:rPr>
            <w:rFonts w:asciiTheme="majorHAnsi" w:hAnsiTheme="majorHAnsi"/>
            <w:szCs w:val="22"/>
            <w:lang w:val="en-GB"/>
          </w:rPr>
          <w:delText>Viet Nam</w:delText>
        </w:r>
      </w:del>
      <w:ins w:id="783" w:author="Schult, Christoph" w:date="2026-09-17T13:49:00Z" w16du:dateUtc="2026-09-17T11:49:00Z">
        <w:r>
          <w:rPr>
            <w:rFonts w:asciiTheme="majorHAnsi" w:hAnsiTheme="majorHAnsi"/>
            <w:szCs w:val="22"/>
            <w:lang w:val="en-GB"/>
          </w:rPr>
          <w:t>Vietnam</w:t>
        </w:r>
      </w:ins>
      <w:r>
        <w:rPr>
          <w:rFonts w:asciiTheme="majorHAnsi" w:hAnsiTheme="majorHAnsi"/>
          <w:szCs w:val="22"/>
          <w:lang w:val="en-GB"/>
        </w:rPr>
        <w:t xml:space="preserve">'s energy transition. </w:t>
      </w:r>
    </w:p>
    <w:p w14:paraId="191CE2BA" w14:textId="379663A9" w:rsidR="006D6360" w:rsidRPr="000373C2" w:rsidRDefault="006D6360" w:rsidP="006D6360">
      <w:pPr>
        <w:pStyle w:val="IWHFlietext"/>
        <w:numPr>
          <w:ilvl w:val="0"/>
          <w:numId w:val="51"/>
        </w:numPr>
        <w:rPr>
          <w:rFonts w:asciiTheme="majorHAnsi" w:hAnsiTheme="majorHAnsi"/>
          <w:szCs w:val="22"/>
          <w:lang w:val="en-GB"/>
        </w:rPr>
      </w:pPr>
      <w:r>
        <w:rPr>
          <w:rFonts w:asciiTheme="majorHAnsi" w:hAnsiTheme="majorHAnsi"/>
          <w:b/>
          <w:bCs/>
          <w:szCs w:val="22"/>
          <w:lang w:val="en-GB"/>
        </w:rPr>
        <w:t>Carbon pricing.</w:t>
      </w:r>
      <w:r>
        <w:rPr>
          <w:rFonts w:asciiTheme="majorHAnsi" w:hAnsiTheme="majorHAnsi"/>
          <w:szCs w:val="22"/>
          <w:lang w:val="en-GB"/>
        </w:rPr>
        <w:t xml:space="preserve"> How can an emissions trading system (ETS) support </w:t>
      </w:r>
      <w:del w:id="784" w:author="Schult, Christoph" w:date="2026-09-17T13:49:00Z" w16du:dateUtc="2026-09-17T11:49:00Z">
        <w:r>
          <w:rPr>
            <w:rFonts w:asciiTheme="majorHAnsi" w:hAnsiTheme="majorHAnsi"/>
            <w:szCs w:val="22"/>
            <w:lang w:val="en-GB"/>
          </w:rPr>
          <w:delText>Viet Nam</w:delText>
        </w:r>
      </w:del>
      <w:ins w:id="785" w:author="Schult, Christoph" w:date="2026-09-17T13:49:00Z" w16du:dateUtc="2026-09-17T11:49:00Z">
        <w:r>
          <w:rPr>
            <w:rFonts w:asciiTheme="majorHAnsi" w:hAnsiTheme="majorHAnsi"/>
            <w:szCs w:val="22"/>
            <w:lang w:val="en-GB"/>
          </w:rPr>
          <w:t>Vietnam</w:t>
        </w:r>
      </w:ins>
      <w:r>
        <w:rPr>
          <w:rFonts w:asciiTheme="majorHAnsi" w:hAnsiTheme="majorHAnsi"/>
          <w:szCs w:val="22"/>
          <w:lang w:val="en-GB"/>
        </w:rPr>
        <w:t xml:space="preserve">'s Net Zero commitment while limiting macroeconomic adjustment costs? The analysis examines alternative carbon-revenue recycling pathways and assesses how complementary policies influence both emissions reductions and economic performance. </w:t>
      </w:r>
    </w:p>
    <w:p w14:paraId="610D0EF7" w14:textId="55540585" w:rsidR="006D6360" w:rsidRPr="00295507" w:rsidRDefault="006D6360" w:rsidP="004D2BCC">
      <w:pPr>
        <w:pStyle w:val="IWHFlietext"/>
        <w:rPr>
          <w:lang w:val="en-GB"/>
        </w:rPr>
      </w:pPr>
      <w:del w:id="786" w:author="Schult, Christoph" w:date="2026-09-18T09:00:00Z" w16du:dateUtc="2026-09-18T07:00:00Z">
        <w:r>
          <w:rPr>
            <w:lang w:val="en-GB"/>
          </w:rPr>
          <w:delText xml:space="preserve">Taken together, these policy instruments address the three principal dimensions of the energy transition: </w:delText>
        </w:r>
      </w:del>
      <w:ins w:id="787" w:author="Schult, Christoph" w:date="2026-09-18T09:00:00Z" w16du:dateUtc="2026-09-18T07:00:00Z">
        <w:r>
          <w:rPr>
            <w:lang w:val="en-GB"/>
          </w:rPr>
          <w:t xml:space="preserve">Taken together, these policy areas address the three principal dimensions of the energy transition: </w:t>
        </w:r>
      </w:ins>
      <w:r>
        <w:rPr>
          <w:b/>
          <w:bCs/>
          <w:lang w:val="en-GB"/>
        </w:rPr>
        <w:t xml:space="preserve">reducing energy demand, mobilising investment, and </w:t>
      </w:r>
      <w:commentRangeStart w:id="788"/>
      <w:commentRangeStart w:id="789"/>
      <w:del w:id="790" w:author="Schult, Christoph" w:date="2026-09-18T09:00:00Z" w16du:dateUtc="2026-09-18T07:00:00Z">
        <w:r>
          <w:rPr>
            <w:b/>
            <w:bCs/>
            <w:lang w:val="en-GB"/>
          </w:rPr>
          <w:delText>creating incentives for decarbonisation</w:delText>
        </w:r>
      </w:del>
      <w:ins w:id="791" w:author="Schult, Christoph" w:date="2026-09-18T09:00:00Z" w16du:dateUtc="2026-09-18T07:00:00Z">
        <w:r>
          <w:rPr>
            <w:b/>
            <w:bCs/>
            <w:lang w:val="en-GB"/>
          </w:rPr>
          <w:t>managing the adjustment costs of decarbonisation</w:t>
        </w:r>
      </w:ins>
      <w:r>
        <w:rPr>
          <w:lang w:val="en-GB"/>
        </w:rPr>
        <w:t xml:space="preserve">. </w:t>
      </w:r>
      <w:commentRangeEnd w:id="789"/>
      <w:r>
        <w:rPr>
          <w:rStyle w:val="CommentReference"/>
          <w:sz w:val="22"/>
          <w:szCs w:val="20"/>
          <w:lang w:val="en-GB"/>
        </w:rPr>
        <w:commentReference w:id="789"/>
      </w:r>
      <w:commentRangeEnd w:id="788"/>
      <w:r>
        <w:rPr>
          <w:rStyle w:val="CommentReference"/>
          <w:sz w:val="22"/>
          <w:szCs w:val="20"/>
          <w:lang w:val="en-GB"/>
        </w:rPr>
        <w:commentReference w:id="788"/>
      </w:r>
      <w:r>
        <w:rPr>
          <w:lang w:val="en-GB"/>
        </w:rPr>
        <w:t>While each policy can influence macroeconomic outcomes individually, their greatest impact is expected when implemented as part of a coordinated policy package.</w:t>
      </w:r>
    </w:p>
    <w:p w14:paraId="3EAC1CD8" w14:textId="5067348E" w:rsidR="006D6360" w:rsidRPr="00295507" w:rsidRDefault="006D6360" w:rsidP="00740E13">
      <w:pPr>
        <w:pStyle w:val="Heading2"/>
      </w:pPr>
      <w:bookmarkStart w:id="792" w:name="_Toc240458065"/>
      <w:commentRangeStart w:id="793"/>
      <w:commentRangeStart w:id="794"/>
      <w:commentRangeStart w:id="795"/>
      <w:commentRangeStart w:id="796"/>
      <w:commentRangeStart w:id="797"/>
      <w:r>
        <w:t xml:space="preserve">Purpose </w:t>
      </w:r>
      <w:commentRangeEnd w:id="797"/>
      <w:r>
        <w:rPr>
          <w:rStyle w:val="CommentReference"/>
          <w:sz w:val="24"/>
          <w:szCs w:val="26"/>
        </w:rPr>
        <w:commentReference w:id="797"/>
      </w:r>
      <w:commentRangeEnd w:id="793"/>
      <w:r>
        <w:rPr>
          <w:rStyle w:val="CommentReference"/>
          <w:sz w:val="24"/>
          <w:szCs w:val="26"/>
        </w:rPr>
        <w:commentReference w:id="793"/>
      </w:r>
      <w:commentRangeEnd w:id="794"/>
      <w:r w:rsidR="00784CE4">
        <w:rPr>
          <w:rStyle w:val="CommentReference"/>
          <w:sz w:val="24"/>
          <w:szCs w:val="26"/>
        </w:rPr>
        <w:commentReference w:id="794"/>
      </w:r>
      <w:commentRangeEnd w:id="795"/>
      <w:r w:rsidR="007F5A19">
        <w:rPr>
          <w:rStyle w:val="CommentReference"/>
          <w:sz w:val="24"/>
          <w:szCs w:val="26"/>
        </w:rPr>
        <w:commentReference w:id="795"/>
      </w:r>
      <w:commentRangeEnd w:id="796"/>
      <w:r>
        <w:rPr>
          <w:rStyle w:val="CommentReference"/>
          <w:sz w:val="24"/>
          <w:szCs w:val="26"/>
        </w:rPr>
        <w:commentReference w:id="796"/>
      </w:r>
      <w:r>
        <w:t>of this report</w:t>
      </w:r>
      <w:bookmarkEnd w:id="792"/>
    </w:p>
    <w:p w14:paraId="4085918A" w14:textId="35494410" w:rsidR="00BE5BE6" w:rsidRDefault="006D6360">
      <w:pPr>
        <w:pStyle w:val="IWHFlietext"/>
        <w:rPr>
          <w:ins w:id="801" w:author="Schult, Christoph" w:date="2026-09-22T17:53:00Z" w16du:dateUtc="2026-09-22T15:53:00Z"/>
          <w:lang w:val="en-GB"/>
        </w:rPr>
      </w:pPr>
      <w:ins w:id="802" w:author="Schult, Christoph" w:date="2026-09-18T10:00:00Z" w16du:dateUtc="2026-09-18T08:00:00Z">
        <w:r>
          <w:rPr>
            <w:lang w:val="en-GB"/>
          </w:rPr>
          <w:t>This report is intended to inform the design and sequencing of Vietnam's energy transition policy package under the revised PDP8 — in particular, the level of energy-efficiency ambition, the choice of green finance instruments, and the design of the emissions trading system (ETS). Energy efficiency, green finance, and carbon pricing are frequently assessed individually; this report's contribution is to evaluate how the three interact under a common modelling framework, providing quantitative evidence to support policymakers and development partners in prioritising investments and policy reforms for a cost-effective and economically resilient transition to Net Zero emissions.</w:t>
        </w:r>
      </w:ins>
      <w:ins w:id="803" w:author="Schult, Christoph" w:date="2026-09-22T17:42:00Z" w16du:dateUtc="2026-09-22T15:42:00Z">
        <w:r>
          <w:rPr>
            <w:lang w:val="en-GB"/>
          </w:rPr>
          <w:t xml:space="preserve"> </w:t>
        </w:r>
      </w:ins>
      <w:ins w:id="804" w:author="Schult, Christoph" w:date="2026-09-22T17:54:00Z" w16du:dateUtc="2026-09-22T15:54:00Z">
        <w:r>
          <w:rPr>
            <w:lang w:val="en-US"/>
            <w:rPrChange w:id="805" w:author="Schult, Christoph" w:date="2026-09-22T17:54:00Z" w16du:dateUtc="2026-09-22T15:54:00Z">
              <w:rPr/>
            </w:rPrChange>
          </w:rPr>
          <w:t>Because the three policy areas are shown to be complementary rather than substitutable, the report's recommendations emphasise their coordinated implementation rather than treating any one instrument in isolation.</w:t>
        </w:r>
      </w:ins>
    </w:p>
    <w:p w14:paraId="1A2B3C4D" w14:textId="1EA1CEC1" w:rsidR="006D6360" w:rsidRDefault="00FD2075">
      <w:pPr>
        <w:pStyle w:val="IWHFlietext"/>
        <w:rPr>
          <w:ins w:id="806" w:author="Schult, Christoph" w:date="2026-09-18T10:00:00Z" w16du:dateUtc="2026-09-18T08:00:00Z"/>
          <w:lang w:val="en-GB"/>
        </w:rPr>
      </w:pPr>
      <w:ins w:id="807" w:author="Schult, Christoph" w:date="2026-09-22T17:42:00Z" w16du:dateUtc="2026-09-22T15:42:00Z">
        <w:r>
          <w:rPr>
            <w:lang w:val="en-GB"/>
          </w:rPr>
          <w:t xml:space="preserve">This report is written for Vietnamese policymakers and development partners: for policymakers, it is intended to inform the sequencing and design of energy-efficiency, green-finance, and carbon-pricing measures under the revised PDP8; for development partners, it identifies where concessional finance and technical support can be most effectively targeted. It forms part of a broader assessment for Vietnam's energy transition, alongside the Investment Needs Assessment </w:t>
        </w:r>
      </w:ins>
      <w:ins w:id="808" w:author="Schult, Christoph" w:date="2026-09-22T17:43:00Z" w16du:dateUtc="2026-09-22T15:43:00Z">
        <w:r>
          <w:rPr>
            <w:lang w:val="en-GB"/>
          </w:rPr>
          <w:t xml:space="preserve">(IWH Investment Needs Assessment Report, 2026) </w:t>
        </w:r>
      </w:ins>
      <w:ins w:id="809" w:author="Schult, Christoph" w:date="2026-09-22T17:42:00Z" w16du:dateUtc="2026-09-22T15:42:00Z">
        <w:r>
          <w:rPr>
            <w:lang w:val="en-GB"/>
          </w:rPr>
          <w:t>and Financial Assessment Report</w:t>
        </w:r>
      </w:ins>
      <w:ins w:id="810" w:author="Schult, Christoph" w:date="2026-09-22T17:43:00Z" w16du:dateUtc="2026-09-22T15:43:00Z">
        <w:r>
          <w:rPr>
            <w:lang w:val="en-GB"/>
          </w:rPr>
          <w:t xml:space="preserve"> (IWH Financial Assessment Report, 2026)</w:t>
        </w:r>
      </w:ins>
      <w:ins w:id="811" w:author="Schult, Christoph" w:date="2026-09-22T17:42:00Z" w16du:dateUtc="2026-09-22T15:42:00Z">
        <w:r>
          <w:rPr>
            <w:lang w:val="en-GB"/>
          </w:rPr>
          <w:t>.</w:t>
        </w:r>
      </w:ins>
    </w:p>
    <w:p w14:paraId="3B146B66" w14:textId="1FAE18A7" w:rsidR="006D6360" w:rsidRPr="00295507" w:rsidRDefault="006D6360" w:rsidP="004D2BCC">
      <w:pPr>
        <w:pStyle w:val="IWHFlietext"/>
        <w:rPr>
          <w:lang w:val="en-GB"/>
        </w:rPr>
      </w:pPr>
      <w:r>
        <w:rPr>
          <w:lang w:val="en-GB"/>
        </w:rPr>
        <w:t xml:space="preserve">This report evaluates the macroeconomic implications of alternative policy pathways using </w:t>
      </w:r>
      <w:r>
        <w:rPr>
          <w:b/>
          <w:bCs/>
          <w:lang w:val="en-GB"/>
        </w:rPr>
        <w:t xml:space="preserve">DGE-METRIC </w:t>
      </w:r>
      <w:r>
        <w:rPr>
          <w:lang w:val="en-GB"/>
        </w:rPr>
        <w:t>(</w:t>
      </w:r>
      <w:r>
        <w:rPr>
          <w:b/>
          <w:bCs/>
          <w:lang w:val="en-GB"/>
        </w:rPr>
        <w:t>D</w:t>
      </w:r>
      <w:r>
        <w:rPr>
          <w:lang w:val="en-GB"/>
        </w:rPr>
        <w:t xml:space="preserve">ynamic </w:t>
      </w:r>
      <w:r>
        <w:rPr>
          <w:b/>
          <w:bCs/>
          <w:lang w:val="en-GB"/>
        </w:rPr>
        <w:t>G</w:t>
      </w:r>
      <w:r>
        <w:rPr>
          <w:lang w:val="en-GB"/>
        </w:rPr>
        <w:t xml:space="preserve">eneral </w:t>
      </w:r>
      <w:r>
        <w:rPr>
          <w:b/>
          <w:bCs/>
          <w:lang w:val="en-GB"/>
        </w:rPr>
        <w:t>E</w:t>
      </w:r>
      <w:r>
        <w:rPr>
          <w:lang w:val="en-GB"/>
        </w:rPr>
        <w:t xml:space="preserve">quilibrium for </w:t>
      </w:r>
      <w:r>
        <w:rPr>
          <w:b/>
          <w:bCs/>
          <w:lang w:val="en-GB"/>
        </w:rPr>
        <w:t>M</w:t>
      </w:r>
      <w:r>
        <w:rPr>
          <w:lang w:val="en-GB"/>
        </w:rPr>
        <w:t xml:space="preserve">acroeconomic </w:t>
      </w:r>
      <w:r>
        <w:rPr>
          <w:b/>
          <w:bCs/>
          <w:lang w:val="en-GB"/>
        </w:rPr>
        <w:t>E</w:t>
      </w:r>
      <w:r>
        <w:rPr>
          <w:lang w:val="en-GB"/>
        </w:rPr>
        <w:t xml:space="preserve">nergy </w:t>
      </w:r>
      <w:r>
        <w:rPr>
          <w:b/>
          <w:bCs/>
          <w:lang w:val="en-GB"/>
        </w:rPr>
        <w:t>T</w:t>
      </w:r>
      <w:r>
        <w:rPr>
          <w:lang w:val="en-GB"/>
        </w:rPr>
        <w:t xml:space="preserve">ransition </w:t>
      </w:r>
      <w:r>
        <w:rPr>
          <w:b/>
          <w:bCs/>
          <w:lang w:val="en-GB"/>
        </w:rPr>
        <w:t>I</w:t>
      </w:r>
      <w:r>
        <w:rPr>
          <w:lang w:val="en-GB"/>
        </w:rPr>
        <w:t xml:space="preserve">ncorporating </w:t>
      </w:r>
      <w:r>
        <w:rPr>
          <w:b/>
          <w:bCs/>
          <w:lang w:val="en-GB"/>
        </w:rPr>
        <w:t>C</w:t>
      </w:r>
      <w:r>
        <w:rPr>
          <w:lang w:val="en-GB"/>
        </w:rPr>
        <w:t xml:space="preserve">arbon markets), a dynamic general equilibrium model calibrated to the </w:t>
      </w:r>
      <w:del w:id="812" w:author="Schult, Christoph" w:date="2026-09-16T19:28:00Z" w16du:dateUtc="2026-09-16T17:28:00Z">
        <w:r>
          <w:rPr>
            <w:lang w:val="en-GB"/>
          </w:rPr>
          <w:delText>Vietnam</w:delText>
        </w:r>
      </w:del>
      <w:del w:id="813" w:author="Schult, Christoph" w:date="2026-09-16T19:38:00Z" w16du:dateUtc="2026-09-16T17:38:00Z">
        <w:r>
          <w:rPr>
            <w:lang w:val="en-GB"/>
          </w:rPr>
          <w:delText>ese</w:delText>
        </w:r>
      </w:del>
      <w:ins w:id="814" w:author="Schult, Christoph" w:date="2026-09-16T19:38:00Z" w16du:dateUtc="2026-09-16T17:38:00Z">
        <w:r>
          <w:rPr>
            <w:lang w:val="en-GB"/>
          </w:rPr>
          <w:t>Vietnamese</w:t>
        </w:r>
      </w:ins>
      <w:r>
        <w:rPr>
          <w:lang w:val="en-GB"/>
        </w:rPr>
        <w:t xml:space="preserve"> economy. The model captures interactions between households, firms, government, international trade, and the energy sector, allowing alternative policy scenarios to be evaluated within a consistent macroeconomic framework. Rather than forecasting </w:t>
      </w:r>
      <w:del w:id="815" w:author="Schult, Christoph" w:date="2026-09-17T13:49:00Z" w16du:dateUtc="2026-09-17T11:49:00Z">
        <w:r>
          <w:rPr>
            <w:lang w:val="en-GB"/>
          </w:rPr>
          <w:delText>Viet Nam</w:delText>
        </w:r>
      </w:del>
      <w:ins w:id="816" w:author="Schult, Christoph" w:date="2026-09-17T13:49:00Z" w16du:dateUtc="2026-09-17T11:49:00Z">
        <w:r>
          <w:rPr>
            <w:lang w:val="en-GB"/>
          </w:rPr>
          <w:t>Vietnam</w:t>
        </w:r>
      </w:ins>
      <w:r>
        <w:rPr>
          <w:lang w:val="en-GB"/>
        </w:rPr>
        <w:t xml:space="preserve">'s future economy, the model compares internally consistent policy scenarios to identify the economic consequences of different policy choices and the mechanisms through which they affect long-term development. </w:t>
      </w:r>
    </w:p>
    <w:p w14:paraId="004C9310" w14:textId="5829A2D0" w:rsidR="006D6360" w:rsidRPr="000373C2" w:rsidRDefault="008660D9" w:rsidP="004D2BCC">
      <w:pPr>
        <w:pStyle w:val="IWHFlietext"/>
        <w:rPr>
          <w:del w:id="817" w:author="Schult, Christoph" w:date="2026-09-22T17:59:00Z" w16du:dateUtc="2026-09-22T15:59:00Z"/>
          <w:lang w:val="en-GB"/>
        </w:rPr>
      </w:pPr>
      <w:del w:id="818" w:author="Schult, Christoph" w:date="2026-09-22T17:59:00Z" w16du:dateUtc="2026-09-22T15:59:00Z">
        <w:r>
          <w:rPr>
            <w:lang w:val="en-GB"/>
          </w:rPr>
          <w:delText xml:space="preserve">The model compares internally consistent policy scenarios to examine how alternative assumptions regarding energy efficiency, financing conditions, and carbon pricing influence economic growth, investment, energy demand, and emissions over the period 2026–2050. The analysis is intended to inform policy design by identifying the mechanisms through which different policy instruments—and combinations of instruments—affect both the pace and the cost of </w:delText>
        </w:r>
      </w:del>
      <w:del w:id="819" w:author="Schult, Christoph" w:date="2026-09-17T13:49:00Z" w16du:dateUtc="2026-09-17T11:49:00Z">
        <w:r>
          <w:rPr>
            <w:lang w:val="en-GB"/>
          </w:rPr>
          <w:delText xml:space="preserve">Viet </w:delText>
        </w:r>
      </w:del>
      <w:del w:id="820" w:author="Schult, Christoph" w:date="2026-09-22T17:59:00Z" w16du:dateUtc="2026-09-22T15:59:00Z">
        <w:r>
          <w:rPr>
            <w:lang w:val="en-GB"/>
          </w:rPr>
          <w:delText>Nam's transition to Net Zero emissions.</w:delText>
        </w:r>
      </w:del>
    </w:p>
    <w:p w14:paraId="26DB0DAA" w14:textId="73C6BE29" w:rsidR="00E14EDE" w:rsidRPr="00295507" w:rsidRDefault="006D6360">
      <w:pPr>
        <w:pStyle w:val="IWHFlietext"/>
        <w:rPr>
          <w:lang w:val="en-GB"/>
        </w:rPr>
      </w:pPr>
      <w:r>
        <w:rPr>
          <w:lang w:val="en-GB"/>
        </w:rPr>
        <w:t xml:space="preserve">The remainder of this report is organised as follows. Section 2 presents the macroeconomic assessment of the three </w:t>
      </w:r>
      <w:del w:id="821" w:author="Schult, Christoph" w:date="2026-09-18T09:00:00Z" w16du:dateUtc="2026-09-18T07:00:00Z">
        <w:r>
          <w:rPr>
            <w:lang w:val="en-GB"/>
          </w:rPr>
          <w:delText>policy instruments</w:delText>
        </w:r>
      </w:del>
      <w:ins w:id="822" w:author="Schult, Christoph" w:date="2026-09-18T09:00:00Z" w16du:dateUtc="2026-09-18T07:00:00Z">
        <w:r>
          <w:rPr>
            <w:lang w:val="en-GB"/>
          </w:rPr>
          <w:t>policy areas</w:t>
        </w:r>
      </w:ins>
      <w:r>
        <w:rPr>
          <w:lang w:val="en-GB"/>
        </w:rPr>
        <w:t>, covering energy efficiency, green finance, and carbon pricing. Section 3 synthesises the cross-cutting findings and discusses their policy implications. Section 4 presents recommendations for policymakers and development partners, while Section 5 concludes. A concise description of the modelling framework is provided in the Annex, with additional methodological details available in the accompanying technical report.</w:t>
      </w:r>
    </w:p>
    <w:p w14:paraId="6B3EDD2F" w14:textId="2E845E5A" w:rsidR="00417268" w:rsidRPr="00295507" w:rsidRDefault="00DE5F8C" w:rsidP="00417268">
      <w:pPr>
        <w:pStyle w:val="Heading1"/>
        <w:rPr>
          <w:lang w:val="en-GB"/>
        </w:rPr>
      </w:pPr>
      <w:bookmarkStart w:id="823" w:name="_Toc240458066"/>
      <w:del w:id="824" w:author="Schult, Christoph" w:date="2026-09-18T09:00:00Z" w16du:dateUtc="2026-09-18T07:00:00Z">
        <w:r>
          <w:rPr>
            <w:lang w:val="en-GB"/>
          </w:rPr>
          <w:delText>Policy Instruments Assessed</w:delText>
        </w:r>
      </w:del>
      <w:ins w:id="825" w:author="Schult, Christoph" w:date="2026-09-18T09:00:00Z" w16du:dateUtc="2026-09-18T07:00:00Z">
        <w:r>
          <w:rPr>
            <w:lang w:val="en-GB"/>
          </w:rPr>
          <w:t>Policy Areas Assessed</w:t>
        </w:r>
      </w:ins>
      <w:bookmarkEnd w:id="823"/>
    </w:p>
    <w:p w14:paraId="6B7EC2E9" w14:textId="2D3F9B6B" w:rsidR="00417268" w:rsidRPr="00295507" w:rsidRDefault="00417268" w:rsidP="000373C2">
      <w:pPr>
        <w:pStyle w:val="IWHFlietext"/>
        <w:rPr>
          <w:lang w:val="en-GB"/>
        </w:rPr>
      </w:pPr>
      <w:commentRangeStart w:id="826"/>
      <w:commentRangeStart w:id="827"/>
      <w:r>
        <w:rPr>
          <w:lang w:val="en-GB"/>
        </w:rPr>
        <w:t xml:space="preserve">This section evaluates three complementary </w:t>
      </w:r>
      <w:commentRangeStart w:id="828"/>
      <w:commentRangeStart w:id="829"/>
      <w:del w:id="830" w:author="Schult, Christoph" w:date="2026-09-18T09:00:00Z" w16du:dateUtc="2026-09-18T07:00:00Z">
        <w:r>
          <w:rPr>
            <w:lang w:val="en-GB"/>
          </w:rPr>
          <w:delText xml:space="preserve">policy instruments </w:delText>
        </w:r>
      </w:del>
      <w:ins w:id="831" w:author="Schult, Christoph" w:date="2026-09-18T09:00:00Z" w16du:dateUtc="2026-09-18T07:00:00Z">
        <w:r>
          <w:rPr>
            <w:lang w:val="en-GB"/>
          </w:rPr>
          <w:t xml:space="preserve">policy areas </w:t>
        </w:r>
      </w:ins>
      <w:commentRangeEnd w:id="829"/>
      <w:r>
        <w:rPr>
          <w:rStyle w:val="CommentReference"/>
          <w:sz w:val="22"/>
          <w:szCs w:val="20"/>
          <w:lang w:val="en-GB"/>
        </w:rPr>
        <w:commentReference w:id="829"/>
      </w:r>
      <w:commentRangeEnd w:id="828"/>
      <w:r>
        <w:rPr>
          <w:rStyle w:val="CommentReference"/>
          <w:sz w:val="22"/>
          <w:szCs w:val="20"/>
          <w:lang w:val="en-GB"/>
        </w:rPr>
        <w:commentReference w:id="828"/>
      </w:r>
      <w:r>
        <w:rPr>
          <w:lang w:val="en-GB"/>
        </w:rPr>
        <w:t xml:space="preserve">that address different dimensions of </w:t>
      </w:r>
      <w:del w:id="832" w:author="Schult, Christoph" w:date="2026-09-17T13:49:00Z" w16du:dateUtc="2026-09-17T11:49:00Z">
        <w:r>
          <w:rPr>
            <w:lang w:val="en-GB"/>
          </w:rPr>
          <w:delText>Viet Nam</w:delText>
        </w:r>
      </w:del>
      <w:ins w:id="833" w:author="Schult, Christoph" w:date="2026-09-17T13:49:00Z" w16du:dateUtc="2026-09-17T11:49:00Z">
        <w:r>
          <w:rPr>
            <w:lang w:val="en-GB"/>
          </w:rPr>
          <w:t>Vietnam</w:t>
        </w:r>
      </w:ins>
      <w:r>
        <w:rPr>
          <w:lang w:val="en-GB"/>
        </w:rPr>
        <w:t xml:space="preserve">'s energy transition. While each instrument can influence macroeconomic outcomes individually, the greatest benefits arise when they are implemented as part of a coherent policy package. The analysis therefore examines the effects of energy-efficiency improvements, alternative green-finance architectures, and carbon pricing under a common modelling framework, allowing their individual and combined macroeconomic impacts to be assessed. </w:t>
      </w:r>
      <w:commentRangeEnd w:id="827"/>
      <w:r w:rsidRPr="00295507">
        <w:rPr>
          <w:rStyle w:val="CommentReference"/>
          <w:sz w:val="22"/>
          <w:szCs w:val="20"/>
          <w:lang w:val="en-GB"/>
        </w:rPr>
        <w:commentReference w:id="827"/>
      </w:r>
      <w:commentRangeEnd w:id="826"/>
      <w:r w:rsidRPr="00295507">
        <w:rPr>
          <w:rStyle w:val="CommentReference"/>
          <w:sz w:val="22"/>
          <w:szCs w:val="20"/>
          <w:lang w:val="en-GB"/>
        </w:rPr>
        <w:commentReference w:id="826"/>
      </w:r>
    </w:p>
    <w:p w14:paraId="4E20C532" w14:textId="77777777" w:rsidR="00DE5F8C" w:rsidRPr="00295507" w:rsidRDefault="00DE5F8C" w:rsidP="00740E13">
      <w:pPr>
        <w:pStyle w:val="Heading2"/>
      </w:pPr>
      <w:bookmarkStart w:id="834" w:name="_Toc240458067"/>
      <w:r>
        <w:t>Energy efficiency</w:t>
      </w:r>
      <w:bookmarkEnd w:id="834"/>
    </w:p>
    <w:p w14:paraId="4068144C" w14:textId="377333D0" w:rsidR="00417268" w:rsidRDefault="00DE5F8C" w:rsidP="00DE5F8C">
      <w:pPr>
        <w:pStyle w:val="IWHFlietext"/>
        <w:rPr>
          <w:ins w:id="835" w:author="Schult, Christoph" w:date="2026-09-10T17:04:00Z" w16du:dateUtc="2026-09-10T15:04:00Z"/>
          <w:lang w:val="en-GB"/>
        </w:rPr>
      </w:pPr>
      <w:r>
        <w:rPr>
          <w:rStyle w:val="IntenseEmphasis"/>
          <w:lang w:val="en-GB"/>
        </w:rPr>
        <w:t xml:space="preserve">Policy context. </w:t>
      </w:r>
      <w:r>
        <w:rPr>
          <w:lang w:val="en-GB"/>
        </w:rPr>
        <w:t xml:space="preserve">Improving energy efficiency is widely recognised as one of the </w:t>
      </w:r>
      <w:r>
        <w:rPr>
          <w:b/>
          <w:bCs/>
          <w:lang w:val="en-GB"/>
        </w:rPr>
        <w:t>most cost-effective measures</w:t>
      </w:r>
      <w:r>
        <w:rPr>
          <w:lang w:val="en-GB"/>
        </w:rPr>
        <w:t xml:space="preserve"> for reducing future energy demand while supporting economic growth. </w:t>
      </w:r>
      <w:del w:id="836" w:author="Schult, Christoph" w:date="2026-09-17T13:49:00Z" w16du:dateUtc="2026-09-17T11:49:00Z">
        <w:r>
          <w:rPr>
            <w:lang w:val="en-GB"/>
          </w:rPr>
          <w:delText>Viet Nam</w:delText>
        </w:r>
      </w:del>
      <w:ins w:id="837" w:author="Schult, Christoph" w:date="2026-09-17T13:49:00Z" w16du:dateUtc="2026-09-17T11:49:00Z">
        <w:r>
          <w:rPr>
            <w:lang w:val="en-GB"/>
          </w:rPr>
          <w:t>Vietnam</w:t>
        </w:r>
      </w:ins>
      <w:r>
        <w:rPr>
          <w:lang w:val="en-GB"/>
        </w:rPr>
        <w:t xml:space="preserve">'s </w:t>
      </w:r>
      <w:del w:id="838" w:author="Albert, Joscha GIZ" w:date="2026-09-17T17:35:00Z" w16du:dateUtc="2026-09-17T15:35:00Z">
        <w:r>
          <w:rPr>
            <w:lang w:val="en-GB"/>
          </w:rPr>
          <w:delText xml:space="preserve">revised </w:delText>
        </w:r>
      </w:del>
      <w:r>
        <w:rPr>
          <w:lang w:val="en-GB"/>
        </w:rPr>
        <w:t xml:space="preserve">PDP8-rev already incorporates significant efficiency improvements across industry and services, while </w:t>
      </w:r>
      <w:ins w:id="839" w:author="Schult, Christoph" w:date="2026-09-20T14:00:00Z">
        <w:r>
          <w:rPr>
            <w:lang w:val="en-GB"/>
          </w:rPr>
          <w:t xml:space="preserve">Decision No. 280/QĐ-TTg approving the National Energy Efficiency Programme (VNEEP3) provides the overarching legal framework for energy efficiency in Vietnam. </w:t>
        </w:r>
      </w:ins>
      <w:commentRangeStart w:id="840"/>
      <w:commentRangeStart w:id="841"/>
      <w:ins w:id="842" w:author="Schult, Christoph" w:date="2026-09-18T09:00:00Z" w16du:dateUtc="2026-09-18T07:00:00Z">
        <w:r>
          <w:rPr>
            <w:lang w:val="en-GB"/>
          </w:rPr>
          <w:t xml:space="preserve">Prime Minister Directive 09/CT-TTg on strengthening energy saving and efficient use, together with </w:t>
        </w:r>
      </w:ins>
      <w:r>
        <w:rPr>
          <w:lang w:val="en-GB"/>
        </w:rPr>
        <w:t>Prime Minister Directive 10/CT-TTg of 30 March 2026 c</w:t>
      </w:r>
      <w:commentRangeEnd w:id="840"/>
      <w:r>
        <w:rPr>
          <w:rStyle w:val="CommentReference"/>
          <w:sz w:val="22"/>
          <w:szCs w:val="20"/>
          <w:lang w:val="en-GB"/>
        </w:rPr>
        <w:commentReference w:id="840"/>
      </w:r>
      <w:commentRangeEnd w:id="841"/>
      <w:r>
        <w:rPr>
          <w:rStyle w:val="CommentReference"/>
          <w:sz w:val="22"/>
          <w:szCs w:val="20"/>
          <w:lang w:val="en-GB"/>
        </w:rPr>
        <w:commentReference w:id="841"/>
      </w:r>
      <w:r>
        <w:rPr>
          <w:lang w:val="en-GB"/>
        </w:rPr>
        <w:t>alls for a more ambitious acceleration of energy-saving measures and rooftop solar (RTS). A key policy question is whether increasing energy-efficiency ambition generates sufficient macroeconomic benefits to justify the additional investment required. Battery energy storage systems (BESS) are also assessed as part of the analysis to distinguish their contribution to system performance from their aggregate macroeconomic effects.</w:t>
      </w:r>
    </w:p>
    <w:p w14:paraId="5638CEE3" w14:textId="08A4D12C" w:rsidR="00CC006E" w:rsidRPr="000373C2" w:rsidDel="00684610" w:rsidRDefault="00CC006E" w:rsidP="00DE5F8C">
      <w:pPr>
        <w:pStyle w:val="IWHFlietext"/>
        <w:rPr>
          <w:del w:id="843" w:author="Schult, Christoph" w:date="2026-09-10T17:54:00Z" w16du:dateUtc="2026-09-10T15:54:00Z"/>
          <w:lang w:val="en-GB"/>
        </w:rPr>
      </w:pPr>
    </w:p>
    <w:p w14:paraId="26BF96CA" w14:textId="2C7D585E" w:rsidR="007A0D5E" w:rsidRDefault="00684610" w:rsidP="007A0D5E">
      <w:pPr>
        <w:pStyle w:val="IWHFlietext"/>
        <w:rPr>
          <w:ins w:id="844" w:author="Schult, Christoph" w:date="2026-09-11T17:35:00Z" w16du:dateUtc="2026-09-11T15:35:00Z"/>
          <w:lang w:val="en-US"/>
        </w:rPr>
      </w:pPr>
      <w:ins w:id="845" w:author="Schult, Christoph" w:date="2026-09-10T17:54:00Z" w16du:dateUtc="2026-09-10T15:54:00Z">
        <w:r>
          <w:rPr>
            <w:rStyle w:val="IntenseEmphasis"/>
            <w:lang w:val="en-GB"/>
          </w:rPr>
          <w:t>Scenarios</w:t>
        </w:r>
      </w:ins>
      <w:del w:id="846" w:author="Schult, Christoph" w:date="2026-09-11T10:15:00Z" w16du:dateUtc="2026-09-11T08:15:00Z">
        <w:r>
          <w:rPr>
            <w:rStyle w:val="IntenseEmphasis"/>
            <w:lang w:val="en-GB"/>
          </w:rPr>
          <w:delText>Energy Efficiency Directive 10</w:delText>
        </w:r>
      </w:del>
      <w:r>
        <w:rPr>
          <w:rStyle w:val="IntenseEmphasis"/>
          <w:lang w:val="en-GB"/>
        </w:rPr>
        <w:t>.</w:t>
      </w:r>
      <w:r>
        <w:rPr>
          <w:lang w:val="en-GB"/>
        </w:rPr>
        <w:t xml:space="preserve"> </w:t>
      </w:r>
      <w:r>
        <w:rPr>
          <w:lang w:val="en-US"/>
        </w:rPr>
        <w:t xml:space="preserve">Directive No. 10/CT-TTg places electricity saving and demand-side management at the centre of </w:t>
      </w:r>
      <w:del w:id="847" w:author="Schult, Christoph" w:date="2026-09-17T13:49:00Z" w16du:dateUtc="2026-09-17T11:49:00Z">
        <w:r>
          <w:rPr>
            <w:lang w:val="en-US"/>
          </w:rPr>
          <w:delText>Viet Nam</w:delText>
        </w:r>
      </w:del>
      <w:ins w:id="848" w:author="Schult, Christoph" w:date="2026-09-17T13:49:00Z" w16du:dateUtc="2026-09-17T11:49:00Z">
        <w:r>
          <w:rPr>
            <w:lang w:val="en-US"/>
          </w:rPr>
          <w:t>Vietnam</w:t>
        </w:r>
      </w:ins>
      <w:r>
        <w:rPr>
          <w:lang w:val="en-US"/>
        </w:rPr>
        <w:t xml:space="preserve">'s response to rapid demand growth and emerging risks to security of supply. It calls for stronger electricity savings, lower peak demand, more efficient equipment and production processes, and greater use of self-consumption rooftop solar combined, where appropriate, with battery energy storage. The </w:t>
      </w:r>
      <w:r>
        <w:rPr>
          <w:color w:val="242B84" w:themeColor="accent1"/>
          <w:lang w:val="en-US"/>
        </w:rPr>
        <w:t>EE Directive 10</w:t>
      </w:r>
      <w:r>
        <w:rPr>
          <w:lang w:val="en-US"/>
        </w:rPr>
        <w:t xml:space="preserve"> scenario translates this policy direction into an economy-wide pathway and is evaluated against the more moderate </w:t>
      </w:r>
      <w:commentRangeStart w:id="849"/>
      <w:commentRangeStart w:id="850"/>
      <w:r>
        <w:rPr>
          <w:lang w:val="en-US"/>
        </w:rPr>
        <w:t>revised PDP</w:t>
      </w:r>
      <w:del w:id="851" w:author="Schult, Christoph" w:date="2026-09-16T19:28:00Z" w16du:dateUtc="2026-09-16T17:28:00Z">
        <w:r>
          <w:rPr>
            <w:lang w:val="en-US"/>
          </w:rPr>
          <w:delText xml:space="preserve"> </w:delText>
        </w:r>
      </w:del>
      <w:r>
        <w:rPr>
          <w:lang w:val="en-US"/>
        </w:rPr>
        <w:t>8</w:t>
      </w:r>
      <w:ins w:id="852" w:author="Schult, Christoph" w:date="2026-09-16T19:28:00Z" w16du:dateUtc="2026-09-16T17:28:00Z">
        <w:r>
          <w:rPr>
            <w:lang w:val="en-US"/>
          </w:rPr>
          <w:t>-rev</w:t>
        </w:r>
      </w:ins>
      <w:del w:id="853" w:author="Schult, Christoph" w:date="2026-09-16T19:28:00Z" w16du:dateUtc="2026-09-16T17:28:00Z">
        <w:r>
          <w:rPr>
            <w:lang w:val="en-US"/>
          </w:rPr>
          <w:delText xml:space="preserve"> reference</w:delText>
        </w:r>
      </w:del>
      <w:ins w:id="854" w:author="Schult, Christoph" w:date="2026-09-18T09:00:00Z" w16du:dateUtc="2026-09-18T07:00:00Z">
        <w:r>
          <w:rPr>
            <w:lang w:val="en-US"/>
          </w:rPr>
          <w:t xml:space="preserve"> (our Baseline scenario, defined above)</w:t>
        </w:r>
      </w:ins>
      <w:r>
        <w:rPr>
          <w:lang w:val="en-US"/>
        </w:rPr>
        <w:t xml:space="preserve">. </w:t>
      </w:r>
      <w:commentRangeEnd w:id="849"/>
      <w:r>
        <w:rPr>
          <w:rStyle w:val="CommentReference"/>
          <w:sz w:val="22"/>
          <w:szCs w:val="20"/>
          <w:lang w:val="en-US"/>
        </w:rPr>
        <w:commentReference w:id="849"/>
      </w:r>
      <w:commentRangeEnd w:id="850"/>
      <w:r>
        <w:rPr>
          <w:rStyle w:val="CommentReference"/>
          <w:sz w:val="22"/>
          <w:szCs w:val="20"/>
          <w:lang w:val="en-US"/>
        </w:rPr>
        <w:commentReference w:id="850"/>
      </w:r>
      <w:r>
        <w:rPr>
          <w:lang w:val="en-US"/>
        </w:rPr>
        <w:t xml:space="preserve">The Directive 10 pathway assumes sector-specific energy savings by 2030 of approximately </w:t>
      </w:r>
      <w:r>
        <w:rPr>
          <w:b/>
          <w:bCs/>
          <w:lang w:val="en-US"/>
        </w:rPr>
        <w:t>7.4% in industry and 5.1% in services</w:t>
      </w:r>
      <w:r>
        <w:rPr>
          <w:lang w:val="en-US"/>
        </w:rPr>
        <w:t xml:space="preserve">, </w:t>
      </w:r>
      <w:commentRangeStart w:id="855"/>
      <w:commentRangeStart w:id="856"/>
      <w:commentRangeStart w:id="857"/>
      <w:r>
        <w:rPr>
          <w:lang w:val="en-US"/>
        </w:rPr>
        <w:t xml:space="preserve">supported </w:t>
      </w:r>
      <w:ins w:id="858" w:author="Schult, Christoph" w:date="2026-09-16T13:43:00Z" w16du:dateUtc="2026-09-16T11:43:00Z">
        <w:r>
          <w:rPr>
            <w:lang w:val="en-US"/>
          </w:rPr>
          <w:t xml:space="preserve">by </w:t>
        </w:r>
      </w:ins>
      <w:ins w:id="859" w:author="Schult, Christoph" w:date="2026-09-16T13:23:00Z" w16du:dateUtc="2026-09-16T11:23:00Z">
        <w:r>
          <w:rPr>
            <w:lang w:val="en-US"/>
          </w:rPr>
          <w:t>efficiency</w:t>
        </w:r>
      </w:ins>
      <w:del w:id="860" w:author="Schult, Christoph" w:date="2026-09-16T13:23:00Z" w16du:dateUtc="2026-09-16T11:23:00Z">
        <w:r>
          <w:rPr>
            <w:lang w:val="en-US"/>
          </w:rPr>
          <w:delText>by combined</w:delText>
        </w:r>
      </w:del>
      <w:r>
        <w:rPr>
          <w:lang w:val="en-US"/>
        </w:rPr>
        <w:t xml:space="preserve"> investment of </w:t>
      </w:r>
      <w:ins w:id="861" w:author="Schult, Christoph" w:date="2026-09-16T18:42:00Z" w16du:dateUtc="2026-09-16T16:42:00Z">
        <w:r>
          <w:rPr>
            <w:lang w:val="en-US"/>
          </w:rPr>
          <w:t>less than</w:t>
        </w:r>
      </w:ins>
      <w:del w:id="862" w:author="Schult, Christoph" w:date="2026-09-16T18:42:00Z" w16du:dateUtc="2026-09-16T16:42:00Z">
        <w:r>
          <w:rPr>
            <w:lang w:val="en-US"/>
          </w:rPr>
          <w:delText>about</w:delText>
        </w:r>
      </w:del>
      <w:r>
        <w:rPr>
          <w:lang w:val="en-US"/>
        </w:rPr>
        <w:t xml:space="preserve"> </w:t>
      </w:r>
      <w:r>
        <w:rPr>
          <w:b/>
          <w:bCs/>
          <w:lang w:val="en-US"/>
        </w:rPr>
        <w:t xml:space="preserve">USD </w:t>
      </w:r>
      <w:ins w:id="863" w:author="Schult, Christoph" w:date="2026-09-14T12:03:00Z" w16du:dateUtc="2026-09-14T10:03:00Z">
        <w:r>
          <w:rPr>
            <w:b/>
            <w:bCs/>
            <w:lang w:val="en-US"/>
          </w:rPr>
          <w:t>400</w:t>
        </w:r>
      </w:ins>
      <w:del w:id="864" w:author="Schult, Christoph" w:date="2026-09-14T12:03:00Z" w16du:dateUtc="2026-09-14T10:03:00Z">
        <w:r>
          <w:rPr>
            <w:b/>
            <w:bCs/>
            <w:lang w:val="en-US"/>
          </w:rPr>
          <w:delText>361</w:delText>
        </w:r>
      </w:del>
      <w:r>
        <w:rPr>
          <w:b/>
          <w:bCs/>
          <w:lang w:val="en-US"/>
        </w:rPr>
        <w:t xml:space="preserve"> million</w:t>
      </w:r>
      <w:r>
        <w:rPr>
          <w:lang w:val="en-US"/>
        </w:rPr>
        <w:t xml:space="preserve"> per year, equivalent to approximately </w:t>
      </w:r>
      <w:r>
        <w:rPr>
          <w:b/>
          <w:bCs/>
          <w:lang w:val="en-US"/>
        </w:rPr>
        <w:t>0.076%</w:t>
      </w:r>
      <w:r>
        <w:rPr>
          <w:lang w:val="en-US"/>
        </w:rPr>
        <w:t xml:space="preserve"> of GDP. These values are expert-calibrated modelling assumptions translating the Directive's higher efficiency ambition into model variables; they are not quantitative targets stated verbatim in the Directive</w:t>
      </w:r>
      <w:commentRangeEnd w:id="855"/>
      <w:r>
        <w:rPr>
          <w:rStyle w:val="CommentReference"/>
          <w:sz w:val="22"/>
          <w:szCs w:val="20"/>
          <w:lang w:val="en-US"/>
        </w:rPr>
        <w:commentReference w:id="855"/>
      </w:r>
      <w:commentRangeEnd w:id="856"/>
      <w:r>
        <w:rPr>
          <w:rStyle w:val="CommentReference"/>
          <w:sz w:val="22"/>
          <w:szCs w:val="20"/>
          <w:lang w:val="en-US"/>
        </w:rPr>
        <w:commentReference w:id="856"/>
      </w:r>
      <w:commentRangeEnd w:id="857"/>
      <w:r>
        <w:rPr>
          <w:rStyle w:val="CommentReference"/>
          <w:sz w:val="22"/>
          <w:szCs w:val="20"/>
          <w:lang w:val="en-US"/>
        </w:rPr>
        <w:commentReference w:id="857"/>
      </w:r>
      <w:r>
        <w:rPr>
          <w:lang w:val="en-US"/>
        </w:rPr>
        <w:t>.</w:t>
      </w:r>
      <w:ins w:id="865" w:author="Schult, Christoph" w:date="2026-09-11T10:22:00Z" w16du:dateUtc="2026-09-11T08:22:00Z">
        <w:r>
          <w:rPr>
            <w:rStyle w:val="FootnoteReference"/>
            <w:lang w:val="en-US"/>
          </w:rPr>
          <w:footnoteReference w:id="2"/>
        </w:r>
      </w:ins>
      <w:r>
        <w:rPr>
          <w:lang w:val="en-US"/>
        </w:rPr>
        <w:t xml:space="preserve"> </w:t>
      </w:r>
      <w:ins w:id="888" w:author="GIZ" w:date="2026-08-14T15:19:00Z" w16du:dateUtc="2026-08-14T13:19:00Z">
        <w:r>
          <w:rPr>
            <w:lang w:val="en-US"/>
          </w:rPr>
          <w:t xml:space="preserve">The </w:t>
        </w:r>
      </w:ins>
      <w:r>
        <w:rPr>
          <w:lang w:val="en-GB"/>
        </w:rPr>
        <w:t>Baseline and EE Directive 10 scenario</w:t>
      </w:r>
      <w:ins w:id="889" w:author="GIZ" w:date="2026-08-14T15:19:00Z" w16du:dateUtc="2026-08-14T13:19:00Z">
        <w:r>
          <w:rPr>
            <w:lang w:val="en-GB"/>
          </w:rPr>
          <w:t>s</w:t>
        </w:r>
      </w:ins>
      <w:r>
        <w:rPr>
          <w:lang w:val="en-GB"/>
        </w:rPr>
        <w:t xml:space="preserve"> follow </w:t>
      </w:r>
      <w:r>
        <w:rPr>
          <w:lang w:val="en-US"/>
        </w:rPr>
        <w:t xml:space="preserve">the emissions trajectory given by the carbon cap, so that differences in outcomes capture the macroeconomic effects of stronger energy efficiency. </w:t>
      </w:r>
    </w:p>
    <w:p w14:paraId="11D09662" w14:textId="7C2F3BC1" w:rsidR="00A749C3" w:rsidRPr="00F67E6A" w:rsidRDefault="00CC58C2">
      <w:pPr>
        <w:pStyle w:val="Caption"/>
        <w:rPr>
          <w:ins w:id="890" w:author="Schult, Christoph" w:date="2026-09-10T18:11:00Z" w16du:dateUtc="2026-09-10T16:11:00Z"/>
          <w:lang w:val="en-US"/>
        </w:rPr>
        <w:pPrChange w:id="891" w:author="Schult, Christoph" w:date="2026-09-11T10:17:00Z" w16du:dateUtc="2026-09-11T08:17:00Z">
          <w:pPr>
            <w:pStyle w:val="IWHFlietext"/>
          </w:pPr>
        </w:pPrChange>
      </w:pPr>
      <w:bookmarkStart w:id="892" w:name="_Ref240286263"/>
      <w:bookmarkStart w:id="893" w:name="_Toc240458095"/>
      <w:commentRangeStart w:id="894"/>
      <w:commentRangeStart w:id="895"/>
      <w:ins w:id="896" w:author="Schult, Christoph" w:date="2026-09-11T10:17:00Z" w16du:dateUtc="2026-09-11T08:17:00Z">
        <w:r>
          <w:rPr>
            <w:lang w:val="en-US"/>
            <w:rPrChange w:id="897" w:author="Schult, Christoph" w:date="2026-09-11T10:19:00Z" w16du:dateUtc="2026-09-11T08:19:00Z">
              <w:rPr/>
            </w:rPrChange>
          </w:rPr>
          <w:t xml:space="preserve">Table </w:t>
        </w:r>
        <w:r>
          <w:fldChar w:fldCharType="begin"/>
        </w:r>
        <w:r>
          <w:rPr>
            <w:lang w:val="en-US"/>
            <w:rPrChange w:id="898" w:author="Schult, Christoph" w:date="2026-09-11T10:19:00Z" w16du:dateUtc="2026-09-11T08:19:00Z">
              <w:rPr/>
            </w:rPrChange>
          </w:rPr>
          <w:instrText xml:space="preserve"> SEQ Table \* ARABIC </w:instrText>
        </w:r>
      </w:ins>
      <w:r>
        <w:fldChar w:fldCharType="separate"/>
      </w:r>
      <w:ins w:id="899" w:author="Schult, Christoph" w:date="2026-09-16T13:34:00Z" w16du:dateUtc="2026-09-16T11:34:00Z">
        <w:r>
          <w:rPr>
            <w:noProof/>
            <w:lang w:val="en-US"/>
          </w:rPr>
          <w:t>2</w:t>
        </w:r>
      </w:ins>
      <w:ins w:id="900" w:author="Schult, Christoph" w:date="2026-09-11T10:17:00Z" w16du:dateUtc="2026-09-11T08:17:00Z">
        <w:r>
          <w:fldChar w:fldCharType="end"/>
        </w:r>
      </w:ins>
      <w:bookmarkEnd w:id="892"/>
      <w:ins w:id="901" w:author="Schult, Christoph" w:date="2026-09-11T10:18:00Z" w16du:dateUtc="2026-09-11T08:18:00Z">
        <w:r>
          <w:rPr>
            <w:lang w:val="en-US"/>
            <w:rPrChange w:id="902" w:author="Schult, Christoph" w:date="2026-09-11T10:19:00Z" w16du:dateUtc="2026-09-11T08:19:00Z">
              <w:rPr/>
            </w:rPrChange>
          </w:rPr>
          <w:t xml:space="preserve">: </w:t>
        </w:r>
      </w:ins>
      <w:ins w:id="903" w:author="Schult, Christoph" w:date="2026-09-11T10:19:00Z" w16du:dateUtc="2026-09-11T08:19:00Z">
        <w:r>
          <w:rPr>
            <w:lang w:val="en-US"/>
          </w:rPr>
          <w:t xml:space="preserve">Overview of </w:t>
        </w:r>
        <w:r>
          <w:rPr>
            <w:lang w:val="en-US"/>
            <w:rPrChange w:id="904" w:author="Schult, Christoph" w:date="2026-09-11T10:19:00Z" w16du:dateUtc="2026-09-11T08:19:00Z">
              <w:rPr/>
            </w:rPrChange>
          </w:rPr>
          <w:t>Energy Efficiency Scenarios</w:t>
        </w:r>
      </w:ins>
      <w:bookmarkEnd w:id="893"/>
      <w:commentRangeEnd w:id="894"/>
      <w:r w:rsidRPr="00F67E6A">
        <w:rPr>
          <w:rStyle w:val="CommentReference"/>
          <w:sz w:val="20"/>
          <w:szCs w:val="18"/>
          <w:lang w:val="en-US"/>
        </w:rPr>
        <w:commentReference w:id="894"/>
      </w:r>
      <w:commentRangeEnd w:id="895"/>
      <w:r w:rsidRPr="00F67E6A">
        <w:rPr>
          <w:rStyle w:val="CommentReference"/>
          <w:sz w:val="20"/>
          <w:szCs w:val="18"/>
          <w:lang w:val="en-US"/>
        </w:rPr>
        <w:commentReference w:id="895"/>
      </w:r>
    </w:p>
    <w:tbl>
      <w:tblPr>
        <w:tblW w:w="0" w:type="auto"/>
        <w:tblLook w:val="04A0" w:firstRow="1" w:lastRow="0" w:firstColumn="1" w:lastColumn="0" w:noHBand="0" w:noVBand="1"/>
        <w:tblPrChange w:id="905" w:author="Schult, Christoph" w:date="2026-09-10T18:14:00Z" w16du:dateUtc="2026-09-10T16:14:00Z">
          <w:tblPr>
            <w:tblW w:w="0" w:type="auto"/>
            <w:tblCellMar>
              <w:top w:w="15" w:type="dxa"/>
              <w:left w:w="15" w:type="dxa"/>
              <w:bottom w:w="15" w:type="dxa"/>
              <w:right w:w="15" w:type="dxa"/>
            </w:tblCellMar>
            <w:tblLook w:val="04A0" w:firstRow="1" w:lastRow="0" w:firstColumn="1" w:lastColumn="0" w:noHBand="0" w:noVBand="1"/>
          </w:tblPr>
        </w:tblPrChange>
      </w:tblPr>
      <w:tblGrid>
        <w:gridCol w:w="2407"/>
        <w:gridCol w:w="2407"/>
        <w:gridCol w:w="2407"/>
        <w:gridCol w:w="2408"/>
        <w:tblGridChange w:id="906">
          <w:tblGrid>
            <w:gridCol w:w="5"/>
            <w:gridCol w:w="1075"/>
            <w:gridCol w:w="360"/>
            <w:gridCol w:w="972"/>
            <w:gridCol w:w="108"/>
            <w:gridCol w:w="720"/>
            <w:gridCol w:w="1579"/>
            <w:gridCol w:w="2407"/>
            <w:gridCol w:w="2408"/>
          </w:tblGrid>
        </w:tblGridChange>
      </w:tblGrid>
      <w:tr w:rsidR="00A749C3" w:rsidRPr="00A749C3" w14:paraId="51703A8C" w14:textId="77777777" w:rsidTr="5FA65916">
        <w:trPr>
          <w:ins w:id="907" w:author="Schult, Christoph" w:date="2026-09-10T18:11:00Z"/>
          <w:trPrChange w:id="908" w:author="Schult, Christoph" w:date="2026-09-10T18:14:00Z" w16du:dateUtc="2026-09-10T16:14:00Z">
            <w:trPr>
              <w:gridAfter w:val="3"/>
              <w:tblHeader/>
            </w:trPr>
          </w:trPrChange>
        </w:trPr>
        <w:tc>
          <w:tcPr>
            <w:tcW w:w="2407" w:type="dxa"/>
            <w:tcBorders>
              <w:top w:val="single" w:sz="4" w:space="0" w:color="auto"/>
              <w:left w:val="single" w:sz="4" w:space="0" w:color="auto"/>
              <w:bottom w:val="single" w:sz="4" w:space="0" w:color="auto"/>
              <w:right w:val="nil"/>
            </w:tcBorders>
            <w:shd w:val="clear" w:color="auto" w:fill="242B84" w:themeFill="accent1"/>
            <w:hideMark/>
            <w:tcPrChange w:id="909"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01512516" w14:textId="77777777" w:rsidR="00A749C3" w:rsidRPr="00A749C3" w:rsidRDefault="00A749C3">
            <w:pPr>
              <w:rPr>
                <w:ins w:id="910" w:author="Schult, Christoph" w:date="2026-09-10T18:11:00Z" w16du:dateUtc="2026-09-10T16:11:00Z"/>
                <w:rFonts w:eastAsia="Times New Roman"/>
                <w:color w:val="FFFFFF" w:themeColor="background1"/>
                <w:rPrChange w:id="911" w:author="Schult, Christoph" w:date="2026-09-10T18:12:00Z" w16du:dateUtc="2026-09-10T16:12:00Z">
                  <w:rPr>
                    <w:ins w:id="912" w:author="Schult, Christoph" w:date="2026-09-10T18:11:00Z" w16du:dateUtc="2026-09-10T16:11:00Z"/>
                    <w:rFonts w:ascii="Segoe UI" w:eastAsia="Times New Roman" w:hAnsi="Segoe UI" w:cs="Segoe UI"/>
                    <w:b/>
                    <w:color w:val="000000"/>
                    <w:sz w:val="21"/>
                    <w:szCs w:val="21"/>
                    <w:lang w:val="en-US"/>
                  </w:rPr>
                </w:rPrChange>
              </w:rPr>
              <w:pPrChange w:id="913" w:author="Schult, Christoph" w:date="2026-09-17T13:50:00Z" w16du:dateUtc="2026-09-17T11:50:00Z">
                <w:pPr>
                  <w:spacing w:after="168"/>
                </w:pPr>
              </w:pPrChange>
            </w:pPr>
            <w:ins w:id="914" w:author="Schult, Christoph" w:date="2026-09-10T18:11:00Z" w16du:dateUtc="2026-09-10T16:11:00Z">
              <w:r>
                <w:rPr>
                  <w:rPrChange w:id="915" w:author="Schult, Christoph" w:date="2026-09-10T18:12:00Z" w16du:dateUtc="2026-09-10T16:12:00Z">
                    <w:rPr>
                      <w:rFonts w:ascii="Segoe UI" w:hAnsi="Segoe UI" w:cs="Segoe UI"/>
                      <w:b/>
                      <w:color w:val="000000"/>
                      <w:sz w:val="21"/>
                      <w:szCs w:val="21"/>
                      <w:lang w:val="en-US"/>
                    </w:rPr>
                  </w:rPrChange>
                </w:rPr>
                <w:t>Scenario</w:t>
              </w:r>
            </w:ins>
          </w:p>
        </w:tc>
        <w:tc>
          <w:tcPr>
            <w:tcW w:w="2407" w:type="dxa"/>
            <w:tcBorders>
              <w:top w:val="single" w:sz="4" w:space="0" w:color="auto"/>
              <w:left w:val="nil"/>
              <w:bottom w:val="single" w:sz="4" w:space="0" w:color="auto"/>
              <w:right w:val="nil"/>
            </w:tcBorders>
            <w:shd w:val="clear" w:color="auto" w:fill="242B84" w:themeFill="accent1"/>
            <w:hideMark/>
            <w:tcPrChange w:id="916" w:author="Schult, Christoph" w:date="2026-09-10T18:14:00Z" w16du:dateUtc="2026-09-10T16:14:00Z">
              <w:tcPr>
                <w:tcW w:w="0" w:type="auto"/>
                <w:tcMar>
                  <w:top w:w="75" w:type="dxa"/>
                  <w:left w:w="150" w:type="dxa"/>
                  <w:bottom w:w="75" w:type="dxa"/>
                  <w:right w:w="150" w:type="dxa"/>
                </w:tcMar>
                <w:vAlign w:val="center"/>
                <w:hideMark/>
              </w:tcPr>
            </w:tcPrChange>
          </w:tcPr>
          <w:p w14:paraId="21087BA3" w14:textId="77777777" w:rsidR="00A749C3" w:rsidRPr="00A749C3" w:rsidRDefault="00A749C3">
            <w:pPr>
              <w:rPr>
                <w:ins w:id="917" w:author="Schult, Christoph" w:date="2026-09-10T18:11:00Z" w16du:dateUtc="2026-09-10T16:11:00Z"/>
                <w:rFonts w:eastAsia="Times New Roman"/>
                <w:color w:val="FFFFFF" w:themeColor="background1"/>
                <w:rPrChange w:id="918" w:author="Schult, Christoph" w:date="2026-09-10T18:12:00Z" w16du:dateUtc="2026-09-10T16:12:00Z">
                  <w:rPr>
                    <w:ins w:id="919" w:author="Schult, Christoph" w:date="2026-09-10T18:11:00Z" w16du:dateUtc="2026-09-10T16:11:00Z"/>
                    <w:rFonts w:eastAsia="Times New Roman" w:cs="Segoe UI"/>
                    <w:b/>
                    <w:color w:val="000000"/>
                    <w:sz w:val="21"/>
                    <w:szCs w:val="21"/>
                    <w:lang w:val="en-US"/>
                  </w:rPr>
                </w:rPrChange>
              </w:rPr>
              <w:pPrChange w:id="920" w:author="Schult, Christoph" w:date="2026-09-17T13:50:00Z" w16du:dateUtc="2026-09-17T11:50:00Z">
                <w:pPr>
                  <w:spacing w:after="168"/>
                </w:pPr>
              </w:pPrChange>
            </w:pPr>
            <w:ins w:id="921" w:author="Schult, Christoph" w:date="2026-09-10T18:11:00Z" w16du:dateUtc="2026-09-10T16:11:00Z">
              <w:r>
                <w:rPr>
                  <w:rPrChange w:id="922" w:author="Schult, Christoph" w:date="2026-09-10T18:12:00Z" w16du:dateUtc="2026-09-10T16:12:00Z">
                    <w:rPr>
                      <w:rFonts w:cs="Segoe UI"/>
                      <w:b/>
                      <w:color w:val="000000"/>
                      <w:sz w:val="21"/>
                      <w:szCs w:val="21"/>
                      <w:lang w:val="en-US"/>
                    </w:rPr>
                  </w:rPrChange>
                </w:rPr>
                <w:t>Policy interpretation</w:t>
              </w:r>
            </w:ins>
          </w:p>
        </w:tc>
        <w:tc>
          <w:tcPr>
            <w:tcW w:w="2407" w:type="dxa"/>
            <w:tcBorders>
              <w:top w:val="single" w:sz="4" w:space="0" w:color="auto"/>
              <w:left w:val="nil"/>
              <w:bottom w:val="single" w:sz="4" w:space="0" w:color="auto"/>
              <w:right w:val="nil"/>
            </w:tcBorders>
            <w:shd w:val="clear" w:color="auto" w:fill="242B84" w:themeFill="accent1"/>
            <w:hideMark/>
            <w:tcPrChange w:id="923"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5D7BD7A6" w14:textId="77777777" w:rsidR="00A749C3" w:rsidRPr="00CF0A95" w:rsidRDefault="00A749C3">
            <w:pPr>
              <w:rPr>
                <w:ins w:id="924" w:author="Schult, Christoph" w:date="2026-09-10T18:11:00Z" w16du:dateUtc="2026-09-10T16:11:00Z"/>
                <w:rFonts w:eastAsia="Times New Roman"/>
                <w:color w:val="FFFFFF" w:themeColor="background1"/>
                <w:lang w:val="en-GB"/>
                <w:rPrChange w:id="925" w:author="GIZ" w:date="2026-09-15T09:15:00Z" w16du:dateUtc="2026-09-15T07:15:00Z">
                  <w:rPr>
                    <w:ins w:id="926" w:author="Schult, Christoph" w:date="2026-09-10T18:11:00Z" w16du:dateUtc="2026-09-10T16:11:00Z"/>
                    <w:rFonts w:eastAsia="Times New Roman" w:cs="Segoe UI"/>
                    <w:b/>
                    <w:color w:val="000000"/>
                    <w:sz w:val="21"/>
                    <w:szCs w:val="21"/>
                    <w:lang w:val="en-US"/>
                  </w:rPr>
                </w:rPrChange>
              </w:rPr>
              <w:pPrChange w:id="927" w:author="Schult, Christoph" w:date="2026-09-17T13:50:00Z" w16du:dateUtc="2026-09-17T11:50:00Z">
                <w:pPr>
                  <w:spacing w:after="168"/>
                </w:pPr>
              </w:pPrChange>
            </w:pPr>
            <w:ins w:id="928" w:author="Schult, Christoph" w:date="2026-09-10T18:11:00Z" w16du:dateUtc="2026-09-10T16:11:00Z">
              <w:r>
                <w:rPr>
                  <w:lang w:val="en-GB"/>
                  <w:rPrChange w:id="929" w:author="GIZ" w:date="2026-09-15T09:15:00Z" w16du:dateUtc="2026-09-15T07:15:00Z">
                    <w:rPr>
                      <w:rFonts w:cs="Segoe UI"/>
                      <w:b/>
                      <w:color w:val="000000"/>
                      <w:sz w:val="21"/>
                      <w:szCs w:val="21"/>
                      <w:lang w:val="en-US"/>
                    </w:rPr>
                  </w:rPrChange>
                </w:rPr>
                <w:t>What it shocks vs. Baseline</w:t>
              </w:r>
            </w:ins>
          </w:p>
        </w:tc>
        <w:tc>
          <w:tcPr>
            <w:tcW w:w="2408" w:type="dxa"/>
            <w:tcBorders>
              <w:top w:val="single" w:sz="4" w:space="0" w:color="auto"/>
              <w:left w:val="nil"/>
              <w:bottom w:val="single" w:sz="4" w:space="0" w:color="auto"/>
              <w:right w:val="single" w:sz="4" w:space="0" w:color="auto"/>
            </w:tcBorders>
            <w:shd w:val="clear" w:color="auto" w:fill="242B84" w:themeFill="accent1"/>
            <w:hideMark/>
            <w:tcPrChange w:id="930" w:author="Schult, Christoph" w:date="2026-09-10T18:14:00Z" w16du:dateUtc="2026-09-10T16:14:00Z">
              <w:tcPr>
                <w:tcW w:w="0" w:type="auto"/>
                <w:tcMar>
                  <w:top w:w="75" w:type="dxa"/>
                  <w:left w:w="150" w:type="dxa"/>
                  <w:bottom w:w="75" w:type="dxa"/>
                  <w:right w:w="150" w:type="dxa"/>
                </w:tcMar>
                <w:vAlign w:val="center"/>
                <w:hideMark/>
              </w:tcPr>
            </w:tcPrChange>
          </w:tcPr>
          <w:p w14:paraId="730CE9BF" w14:textId="77777777" w:rsidR="00A749C3" w:rsidRPr="00A749C3" w:rsidRDefault="00A749C3">
            <w:pPr>
              <w:rPr>
                <w:ins w:id="931" w:author="Schult, Christoph" w:date="2026-09-10T18:11:00Z" w16du:dateUtc="2026-09-10T16:11:00Z"/>
                <w:rFonts w:eastAsia="Times New Roman"/>
                <w:color w:val="FFFFFF" w:themeColor="background1"/>
                <w:rPrChange w:id="932" w:author="Schult, Christoph" w:date="2026-09-10T18:12:00Z" w16du:dateUtc="2026-09-10T16:12:00Z">
                  <w:rPr>
                    <w:ins w:id="933" w:author="Schult, Christoph" w:date="2026-09-10T18:11:00Z" w16du:dateUtc="2026-09-10T16:11:00Z"/>
                    <w:rFonts w:eastAsia="Times New Roman" w:cs="Segoe UI"/>
                    <w:b/>
                    <w:color w:val="000000"/>
                    <w:sz w:val="21"/>
                    <w:szCs w:val="21"/>
                    <w:lang w:val="en-US"/>
                  </w:rPr>
                </w:rPrChange>
              </w:rPr>
              <w:pPrChange w:id="934" w:author="Schult, Christoph" w:date="2026-09-17T13:50:00Z" w16du:dateUtc="2026-09-17T11:50:00Z">
                <w:pPr>
                  <w:spacing w:after="168"/>
                </w:pPr>
              </w:pPrChange>
            </w:pPr>
            <w:ins w:id="935" w:author="Schult, Christoph" w:date="2026-09-10T18:11:00Z" w16du:dateUtc="2026-09-10T16:11:00Z">
              <w:r>
                <w:rPr>
                  <w:rPrChange w:id="936" w:author="Schult, Christoph" w:date="2026-09-10T18:12:00Z" w16du:dateUtc="2026-09-10T16:12:00Z">
                    <w:rPr>
                      <w:rFonts w:cs="Segoe UI"/>
                      <w:b/>
                      <w:color w:val="000000"/>
                      <w:sz w:val="21"/>
                      <w:szCs w:val="21"/>
                      <w:lang w:val="en-US"/>
                    </w:rPr>
                  </w:rPrChange>
                </w:rPr>
                <w:t>Key modelling constraint</w:t>
              </w:r>
            </w:ins>
          </w:p>
        </w:tc>
      </w:tr>
      <w:tr w:rsidR="00A749C3" w:rsidRPr="007E15B9" w14:paraId="4B662ADA" w14:textId="77777777" w:rsidTr="5FA65916">
        <w:trPr>
          <w:ins w:id="937" w:author="Schult, Christoph" w:date="2026-09-10T18:11:00Z"/>
          <w:trPrChange w:id="938" w:author="Schult, Christoph" w:date="2026-09-10T18:14:00Z" w16du:dateUtc="2026-09-10T16:14:00Z">
            <w:trPr>
              <w:gridAfter w:val="3"/>
            </w:trPr>
          </w:trPrChange>
        </w:trPr>
        <w:tc>
          <w:tcPr>
            <w:tcW w:w="2407" w:type="dxa"/>
            <w:tcBorders>
              <w:right w:val="nil"/>
            </w:tcBorders>
            <w:shd w:val="clear" w:color="auto" w:fill="D4E0F4" w:themeFill="accent2" w:themeFillTint="3F"/>
            <w:hideMark/>
            <w:tcPrChange w:id="939"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5982F7EE" w14:textId="00A1A5A0" w:rsidR="00A749C3" w:rsidRPr="00A749C3" w:rsidRDefault="00A749C3">
            <w:pPr>
              <w:rPr>
                <w:ins w:id="940" w:author="Schult, Christoph" w:date="2026-09-10T18:11:00Z" w16du:dateUtc="2026-09-10T16:11:00Z"/>
                <w:color w:val="000000"/>
              </w:rPr>
              <w:pPrChange w:id="941" w:author="Schult, Christoph" w:date="2026-09-17T13:50:00Z" w16du:dateUtc="2026-09-17T11:50:00Z">
                <w:pPr>
                  <w:spacing w:after="168"/>
                </w:pPr>
              </w:pPrChange>
            </w:pPr>
            <w:ins w:id="942" w:author="Schult, Christoph" w:date="2026-09-10T18:11:00Z" w16du:dateUtc="2026-09-10T16:11:00Z">
              <w:r>
                <w:rPr>
                  <w:color w:val="000000"/>
                </w:rPr>
                <w:t>Dir</w:t>
              </w:r>
            </w:ins>
            <w:ins w:id="943" w:author="Schult, Christoph" w:date="2026-09-10T18:12:00Z" w16du:dateUtc="2026-09-10T16:12:00Z">
              <w:r>
                <w:rPr>
                  <w:color w:val="000000"/>
                </w:rPr>
                <w:t xml:space="preserve">ective </w:t>
              </w:r>
            </w:ins>
            <w:ins w:id="944" w:author="Schult, Christoph" w:date="2026-09-10T18:11:00Z" w16du:dateUtc="2026-09-10T16:11:00Z">
              <w:r>
                <w:rPr>
                  <w:color w:val="000000"/>
                </w:rPr>
                <w:t>10</w:t>
              </w:r>
            </w:ins>
            <w:ins w:id="945" w:author="Schult, Christoph" w:date="2026-09-10T18:13:00Z" w16du:dateUtc="2026-09-10T16:13:00Z">
              <w:r>
                <w:rPr>
                  <w:color w:val="000000"/>
                </w:rPr>
                <w:t xml:space="preserve"> (full)</w:t>
              </w:r>
            </w:ins>
          </w:p>
        </w:tc>
        <w:tc>
          <w:tcPr>
            <w:tcW w:w="2407" w:type="dxa"/>
            <w:tcBorders>
              <w:left w:val="nil"/>
              <w:right w:val="nil"/>
            </w:tcBorders>
            <w:shd w:val="clear" w:color="auto" w:fill="D4E0F4" w:themeFill="accent2" w:themeFillTint="3F"/>
            <w:hideMark/>
            <w:tcPrChange w:id="946" w:author="Schult, Christoph" w:date="2026-09-10T18:14:00Z" w16du:dateUtc="2026-09-10T16:14:00Z">
              <w:tcPr>
                <w:tcW w:w="0" w:type="auto"/>
                <w:tcMar>
                  <w:top w:w="75" w:type="dxa"/>
                  <w:left w:w="150" w:type="dxa"/>
                  <w:bottom w:w="75" w:type="dxa"/>
                  <w:right w:w="150" w:type="dxa"/>
                </w:tcMar>
                <w:vAlign w:val="center"/>
                <w:hideMark/>
              </w:tcPr>
            </w:tcPrChange>
          </w:tcPr>
          <w:p w14:paraId="106E54F5" w14:textId="630467B7" w:rsidR="00A749C3" w:rsidRPr="00CF0A95" w:rsidRDefault="00A749C3">
            <w:pPr>
              <w:rPr>
                <w:ins w:id="947" w:author="Schult, Christoph" w:date="2026-09-10T18:11:00Z" w16du:dateUtc="2026-09-10T16:11:00Z"/>
                <w:rFonts w:eastAsia="Times New Roman"/>
                <w:color w:val="000000"/>
                <w:lang w:val="en-GB"/>
                <w:rPrChange w:id="948" w:author="GIZ" w:date="2026-09-15T09:15:00Z" w16du:dateUtc="2026-09-15T07:15:00Z">
                  <w:rPr>
                    <w:ins w:id="949" w:author="Schult, Christoph" w:date="2026-09-10T18:11:00Z" w16du:dateUtc="2026-09-10T16:11:00Z"/>
                    <w:color w:val="000000"/>
                  </w:rPr>
                </w:rPrChange>
              </w:rPr>
              <w:pPrChange w:id="950" w:author="Schult, Christoph" w:date="2026-09-17T13:50:00Z" w16du:dateUtc="2026-09-17T11:50:00Z">
                <w:pPr>
                  <w:spacing w:after="168"/>
                </w:pPr>
              </w:pPrChange>
            </w:pPr>
            <w:ins w:id="951" w:author="Schult, Christoph" w:date="2026-09-10T18:11:00Z" w16du:dateUtc="2026-09-10T16:11:00Z">
              <w:r>
                <w:rPr>
                  <w:rFonts w:eastAsia="Times New Roman"/>
                  <w:color w:val="000000"/>
                  <w:lang w:val="en-GB"/>
                  <w:rPrChange w:id="952" w:author="GIZ" w:date="2026-09-15T09:15:00Z" w16du:dateUtc="2026-09-15T07:15:00Z">
                    <w:rPr>
                      <w:color w:val="000000"/>
                    </w:rPr>
                  </w:rPrChange>
                </w:rPr>
                <w:t>Directive 10 ambition: stronger industry/services efficiency</w:t>
              </w:r>
            </w:ins>
            <w:ins w:id="953" w:author="Schult, Christoph" w:date="2026-09-16T13:39:00Z" w16du:dateUtc="2026-09-16T11:39:00Z">
              <w:r>
                <w:rPr>
                  <w:color w:val="000000"/>
                  <w:lang w:val="en-GB"/>
                </w:rPr>
                <w:t xml:space="preserve"> +</w:t>
              </w:r>
            </w:ins>
            <w:ins w:id="954" w:author="Schult, Christoph" w:date="2026-09-16T13:42:00Z" w16du:dateUtc="2026-09-16T11:42:00Z">
              <w:r>
                <w:rPr>
                  <w:color w:val="000000"/>
                  <w:lang w:val="en-GB"/>
                </w:rPr>
                <w:t xml:space="preserve"> RTS rollout to 135 GW (as in the revised PDP8 high case and already in the Baseline, so no additional RTS shock)</w:t>
              </w:r>
            </w:ins>
            <w:ins w:id="955" w:author="Schult, Christoph" w:date="2026-09-10T18:11:00Z" w16du:dateUtc="2026-09-10T16:11:00Z">
              <w:r>
                <w:rPr>
                  <w:rFonts w:eastAsia="Times New Roman"/>
                  <w:color w:val="000000"/>
                  <w:lang w:val="en-GB"/>
                  <w:rPrChange w:id="956" w:author="GIZ" w:date="2026-09-15T09:15:00Z" w16du:dateUtc="2026-09-15T07:15:00Z">
                    <w:rPr>
                      <w:color w:val="000000"/>
                    </w:rPr>
                  </w:rPrChange>
                </w:rPr>
                <w:t xml:space="preserve"> + PV–battery (BESS) integration</w:t>
              </w:r>
            </w:ins>
          </w:p>
        </w:tc>
        <w:tc>
          <w:tcPr>
            <w:tcW w:w="2407" w:type="dxa"/>
            <w:tcBorders>
              <w:left w:val="nil"/>
              <w:right w:val="nil"/>
            </w:tcBorders>
            <w:shd w:val="clear" w:color="auto" w:fill="D4E0F4" w:themeFill="accent2" w:themeFillTint="3F"/>
            <w:hideMark/>
            <w:tcPrChange w:id="957"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73BDF944" w14:textId="715251A0" w:rsidR="00A749C3" w:rsidRPr="00CF0A95" w:rsidRDefault="00A749C3">
            <w:pPr>
              <w:rPr>
                <w:ins w:id="958" w:author="Schult, Christoph" w:date="2026-09-10T18:11:00Z" w16du:dateUtc="2026-09-10T16:11:00Z"/>
                <w:rFonts w:eastAsia="Times New Roman"/>
                <w:color w:val="000000"/>
                <w:lang w:val="en-GB"/>
                <w:rPrChange w:id="959" w:author="GIZ" w:date="2026-09-15T09:15:00Z" w16du:dateUtc="2026-09-15T07:15:00Z">
                  <w:rPr>
                    <w:ins w:id="960" w:author="Schult, Christoph" w:date="2026-09-10T18:11:00Z" w16du:dateUtc="2026-09-10T16:11:00Z"/>
                    <w:color w:val="000000"/>
                  </w:rPr>
                </w:rPrChange>
              </w:rPr>
              <w:pPrChange w:id="961" w:author="Schult, Christoph" w:date="2026-09-17T13:50:00Z" w16du:dateUtc="2026-09-17T11:50:00Z">
                <w:pPr>
                  <w:spacing w:after="168"/>
                </w:pPr>
              </w:pPrChange>
            </w:pPr>
            <w:ins w:id="962" w:author="Schult, Christoph" w:date="2026-09-10T18:11:00Z" w16du:dateUtc="2026-09-10T16:11:00Z">
              <w:r>
                <w:rPr>
                  <w:rFonts w:eastAsia="Times New Roman"/>
                  <w:color w:val="000000"/>
                  <w:lang w:val="en-GB"/>
                  <w:rPrChange w:id="963" w:author="GIZ" w:date="2026-09-15T09:15:00Z" w16du:dateUtc="2026-09-15T07:15:00Z">
                    <w:rPr>
                      <w:color w:val="000000"/>
                    </w:rPr>
                  </w:rPrChange>
                </w:rPr>
                <w:t>Sector energy-productivity gains (≈7.4% industry, ≈5.1% services by 2030)</w:t>
              </w:r>
            </w:ins>
          </w:p>
        </w:tc>
        <w:tc>
          <w:tcPr>
            <w:tcW w:w="2408" w:type="dxa"/>
            <w:tcBorders>
              <w:left w:val="nil"/>
            </w:tcBorders>
            <w:shd w:val="clear" w:color="auto" w:fill="D4E0F4" w:themeFill="accent2" w:themeFillTint="3F"/>
            <w:hideMark/>
            <w:tcPrChange w:id="964" w:author="Schult, Christoph" w:date="2026-09-10T18:14:00Z" w16du:dateUtc="2026-09-10T16:14:00Z">
              <w:tcPr>
                <w:tcW w:w="0" w:type="auto"/>
                <w:tcMar>
                  <w:top w:w="75" w:type="dxa"/>
                  <w:left w:w="150" w:type="dxa"/>
                  <w:bottom w:w="75" w:type="dxa"/>
                  <w:right w:w="150" w:type="dxa"/>
                </w:tcMar>
                <w:vAlign w:val="center"/>
                <w:hideMark/>
              </w:tcPr>
            </w:tcPrChange>
          </w:tcPr>
          <w:p w14:paraId="5A10A3BB" w14:textId="77777777" w:rsidR="00A749C3" w:rsidRPr="00A749C3" w:rsidRDefault="00A749C3">
            <w:pPr>
              <w:rPr>
                <w:ins w:id="965" w:author="Schult, Christoph" w:date="2026-09-10T18:11:00Z" w16du:dateUtc="2026-09-10T16:11:00Z"/>
                <w:color w:val="000000"/>
                <w:lang w:val="en-US"/>
              </w:rPr>
              <w:pPrChange w:id="966" w:author="Schult, Christoph" w:date="2026-09-17T13:50:00Z" w16du:dateUtc="2026-09-17T11:50:00Z">
                <w:pPr>
                  <w:spacing w:after="168"/>
                </w:pPr>
              </w:pPrChange>
            </w:pPr>
            <w:ins w:id="967" w:author="Schult, Christoph" w:date="2026-09-10T18:11:00Z" w16du:dateUtc="2026-09-10T16:11:00Z">
              <w:r>
                <w:rPr>
                  <w:color w:val="000000"/>
                  <w:lang w:val="en-US"/>
                </w:rPr>
                <w:t>Emissions held to the Baseline ETS cap; BESS/RTS deployment and cost paths are assumed, not optimised</w:t>
              </w:r>
            </w:ins>
          </w:p>
        </w:tc>
      </w:tr>
      <w:tr w:rsidR="00A749C3" w:rsidRPr="007E15B9" w14:paraId="2F3A7D3D" w14:textId="77777777" w:rsidTr="5FA65916">
        <w:trPr>
          <w:ins w:id="968" w:author="Schult, Christoph" w:date="2026-09-10T18:11:00Z"/>
          <w:trPrChange w:id="969" w:author="Schult, Christoph" w:date="2026-09-10T18:14:00Z" w16du:dateUtc="2026-09-10T16:14:00Z">
            <w:trPr>
              <w:gridAfter w:val="3"/>
            </w:trPr>
          </w:trPrChange>
        </w:trPr>
        <w:tc>
          <w:tcPr>
            <w:tcW w:w="2407" w:type="dxa"/>
            <w:tcBorders>
              <w:right w:val="nil"/>
            </w:tcBorders>
            <w:shd w:val="clear" w:color="auto" w:fill="FFFFFF" w:themeFill="background1"/>
            <w:hideMark/>
            <w:tcPrChange w:id="970"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2986D8F2" w14:textId="081A12E9" w:rsidR="00A749C3" w:rsidRPr="00A749C3" w:rsidRDefault="00B66253">
            <w:pPr>
              <w:rPr>
                <w:ins w:id="971" w:author="Schult, Christoph" w:date="2026-09-10T18:11:00Z" w16du:dateUtc="2026-09-10T16:11:00Z"/>
                <w:color w:val="000000"/>
              </w:rPr>
              <w:pPrChange w:id="972" w:author="Schult, Christoph" w:date="2026-09-17T13:50:00Z" w16du:dateUtc="2026-09-17T11:50:00Z">
                <w:pPr>
                  <w:spacing w:after="168"/>
                </w:pPr>
              </w:pPrChange>
            </w:pPr>
            <w:ins w:id="973" w:author="Schult, Christoph" w:date="2026-09-10T18:15:00Z" w16du:dateUtc="2026-09-10T16:15:00Z">
              <w:r>
                <w:rPr>
                  <w:color w:val="000000"/>
                </w:rPr>
                <w:t>Directive 10 (no BESS)</w:t>
              </w:r>
            </w:ins>
          </w:p>
        </w:tc>
        <w:tc>
          <w:tcPr>
            <w:tcW w:w="2407" w:type="dxa"/>
            <w:tcBorders>
              <w:left w:val="nil"/>
              <w:right w:val="nil"/>
            </w:tcBorders>
            <w:shd w:val="clear" w:color="auto" w:fill="FFFFFF" w:themeFill="background1"/>
            <w:hideMark/>
            <w:tcPrChange w:id="974" w:author="Schult, Christoph" w:date="2026-09-10T18:14:00Z" w16du:dateUtc="2026-09-10T16:14:00Z">
              <w:tcPr>
                <w:tcW w:w="0" w:type="auto"/>
                <w:tcMar>
                  <w:top w:w="75" w:type="dxa"/>
                  <w:left w:w="150" w:type="dxa"/>
                  <w:bottom w:w="75" w:type="dxa"/>
                  <w:right w:w="150" w:type="dxa"/>
                </w:tcMar>
                <w:vAlign w:val="center"/>
                <w:hideMark/>
              </w:tcPr>
            </w:tcPrChange>
          </w:tcPr>
          <w:p w14:paraId="353D7709" w14:textId="77777777" w:rsidR="00A749C3" w:rsidRPr="00CF0A95" w:rsidRDefault="00A749C3">
            <w:pPr>
              <w:rPr>
                <w:ins w:id="975" w:author="Schult, Christoph" w:date="2026-09-10T18:11:00Z" w16du:dateUtc="2026-09-10T16:11:00Z"/>
                <w:rFonts w:eastAsia="Times New Roman"/>
                <w:color w:val="000000"/>
                <w:lang w:val="en-GB"/>
                <w:rPrChange w:id="976" w:author="GIZ" w:date="2026-09-15T09:15:00Z" w16du:dateUtc="2026-09-15T07:15:00Z">
                  <w:rPr>
                    <w:ins w:id="977" w:author="Schult, Christoph" w:date="2026-09-10T18:11:00Z" w16du:dateUtc="2026-09-10T16:11:00Z"/>
                    <w:color w:val="000000"/>
                  </w:rPr>
                </w:rPrChange>
              </w:rPr>
              <w:pPrChange w:id="978" w:author="Schult, Christoph" w:date="2026-09-17T13:50:00Z" w16du:dateUtc="2026-09-17T11:50:00Z">
                <w:pPr>
                  <w:spacing w:after="168"/>
                </w:pPr>
              </w:pPrChange>
            </w:pPr>
            <w:ins w:id="979" w:author="Schult, Christoph" w:date="2026-09-10T18:11:00Z" w16du:dateUtc="2026-09-10T16:11:00Z">
              <w:r>
                <w:rPr>
                  <w:rFonts w:eastAsia="Times New Roman"/>
                  <w:color w:val="000000"/>
                  <w:lang w:val="en-GB"/>
                  <w:rPrChange w:id="980" w:author="GIZ" w:date="2026-09-15T09:15:00Z" w16du:dateUtc="2026-09-15T07:15:00Z">
                    <w:rPr>
                      <w:color w:val="000000"/>
                    </w:rPr>
                  </w:rPrChange>
                </w:rPr>
                <w:t>Same package, storage-specific contribution removed</w:t>
              </w:r>
            </w:ins>
          </w:p>
        </w:tc>
        <w:tc>
          <w:tcPr>
            <w:tcW w:w="2407" w:type="dxa"/>
            <w:tcBorders>
              <w:left w:val="nil"/>
              <w:right w:val="nil"/>
            </w:tcBorders>
            <w:shd w:val="clear" w:color="auto" w:fill="FFFFFF" w:themeFill="background1"/>
            <w:hideMark/>
            <w:tcPrChange w:id="981"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120C53D0" w14:textId="0759C05C" w:rsidR="00A749C3" w:rsidRPr="00CF0A95" w:rsidRDefault="00A749C3">
            <w:pPr>
              <w:rPr>
                <w:ins w:id="982" w:author="Schult, Christoph" w:date="2026-09-10T18:11:00Z" w16du:dateUtc="2026-09-10T16:11:00Z"/>
                <w:rFonts w:eastAsia="Times New Roman"/>
                <w:color w:val="000000"/>
                <w:lang w:val="en-GB"/>
                <w:rPrChange w:id="983" w:author="GIZ" w:date="2026-09-15T09:15:00Z" w16du:dateUtc="2026-09-15T07:15:00Z">
                  <w:rPr>
                    <w:ins w:id="984" w:author="Schult, Christoph" w:date="2026-09-10T18:11:00Z" w16du:dateUtc="2026-09-10T16:11:00Z"/>
                    <w:color w:val="000000"/>
                  </w:rPr>
                </w:rPrChange>
              </w:rPr>
              <w:pPrChange w:id="985" w:author="Schult, Christoph" w:date="2026-09-17T13:50:00Z" w16du:dateUtc="2026-09-17T11:50:00Z">
                <w:pPr>
                  <w:spacing w:after="168"/>
                </w:pPr>
              </w:pPrChange>
            </w:pPr>
            <w:ins w:id="986" w:author="Schult, Christoph" w:date="2026-09-10T18:11:00Z" w16du:dateUtc="2026-09-10T16:11:00Z">
              <w:r>
                <w:rPr>
                  <w:rFonts w:eastAsia="Times New Roman"/>
                  <w:color w:val="000000"/>
                  <w:lang w:val="en-GB"/>
                  <w:rPrChange w:id="987" w:author="GIZ" w:date="2026-09-15T09:15:00Z" w16du:dateUtc="2026-09-15T07:15:00Z">
                    <w:rPr>
                      <w:color w:val="000000"/>
                    </w:rPr>
                  </w:rPrChange>
                </w:rPr>
                <w:t xml:space="preserve">As </w:t>
              </w:r>
            </w:ins>
            <w:ins w:id="988" w:author="Schult, Christoph" w:date="2026-09-16T18:40:00Z" w16du:dateUtc="2026-09-16T16:40:00Z">
              <w:r>
                <w:rPr>
                  <w:color w:val="000000"/>
                  <w:lang w:val="en-GB"/>
                </w:rPr>
                <w:t>D</w:t>
              </w:r>
            </w:ins>
            <w:ins w:id="989" w:author="Schult, Christoph" w:date="2026-09-10T18:11:00Z" w16du:dateUtc="2026-09-10T16:11:00Z">
              <w:r>
                <w:rPr>
                  <w:rFonts w:eastAsia="Times New Roman"/>
                  <w:color w:val="000000"/>
                  <w:lang w:val="en-GB"/>
                  <w:rPrChange w:id="990" w:author="GIZ" w:date="2026-09-15T09:15:00Z" w16du:dateUtc="2026-09-15T07:15:00Z">
                    <w:rPr>
                      <w:color w:val="000000"/>
                    </w:rPr>
                  </w:rPrChange>
                </w:rPr>
                <w:t>ir</w:t>
              </w:r>
            </w:ins>
            <w:ins w:id="991" w:author="Schult, Christoph" w:date="2026-09-16T18:40:00Z" w16du:dateUtc="2026-09-16T16:40:00Z">
              <w:r>
                <w:rPr>
                  <w:color w:val="000000"/>
                  <w:lang w:val="en-GB"/>
                </w:rPr>
                <w:t xml:space="preserve">ective </w:t>
              </w:r>
            </w:ins>
            <w:ins w:id="992" w:author="Schult, Christoph" w:date="2026-09-10T18:11:00Z" w16du:dateUtc="2026-09-10T16:11:00Z">
              <w:r>
                <w:rPr>
                  <w:rFonts w:eastAsia="Times New Roman"/>
                  <w:color w:val="000000"/>
                  <w:lang w:val="en-GB"/>
                  <w:rPrChange w:id="993" w:author="GIZ" w:date="2026-09-15T09:15:00Z" w16du:dateUtc="2026-09-15T07:15:00Z">
                    <w:rPr>
                      <w:color w:val="000000"/>
                    </w:rPr>
                  </w:rPrChange>
                </w:rPr>
                <w:t>10</w:t>
              </w:r>
            </w:ins>
            <w:ins w:id="994" w:author="Schult, Christoph" w:date="2026-09-16T18:41:00Z" w16du:dateUtc="2026-09-16T16:41:00Z">
              <w:r>
                <w:rPr>
                  <w:color w:val="000000"/>
                  <w:lang w:val="en-GB"/>
                </w:rPr>
                <w:t xml:space="preserve"> (</w:t>
              </w:r>
            </w:ins>
            <w:ins w:id="995" w:author="Schult, Christoph" w:date="2026-09-10T18:11:00Z" w16du:dateUtc="2026-09-10T16:11:00Z">
              <w:r>
                <w:rPr>
                  <w:rFonts w:eastAsia="Times New Roman"/>
                  <w:color w:val="000000"/>
                  <w:lang w:val="en-GB"/>
                  <w:rPrChange w:id="996" w:author="GIZ" w:date="2026-09-15T09:15:00Z" w16du:dateUtc="2026-09-15T07:15:00Z">
                    <w:rPr>
                      <w:color w:val="000000"/>
                    </w:rPr>
                  </w:rPrChange>
                </w:rPr>
                <w:t>full</w:t>
              </w:r>
            </w:ins>
            <w:ins w:id="997" w:author="Schult, Christoph" w:date="2026-09-16T18:41:00Z" w16du:dateUtc="2026-09-16T16:41:00Z">
              <w:r>
                <w:rPr>
                  <w:color w:val="000000"/>
                  <w:lang w:val="en-GB"/>
                </w:rPr>
                <w:t>)</w:t>
              </w:r>
            </w:ins>
            <w:ins w:id="998" w:author="Schult, Christoph" w:date="2026-09-10T18:11:00Z" w16du:dateUtc="2026-09-10T16:11:00Z">
              <w:r>
                <w:rPr>
                  <w:rFonts w:eastAsia="Times New Roman"/>
                  <w:color w:val="000000"/>
                  <w:lang w:val="en-GB"/>
                  <w:rPrChange w:id="999" w:author="GIZ" w:date="2026-09-15T09:15:00Z" w16du:dateUtc="2026-09-15T07:15:00Z">
                    <w:rPr>
                      <w:color w:val="000000"/>
                    </w:rPr>
                  </w:rPrChange>
                </w:rPr>
                <w:t>, but grid BESS reset to Baseline</w:t>
              </w:r>
            </w:ins>
          </w:p>
        </w:tc>
        <w:tc>
          <w:tcPr>
            <w:tcW w:w="2408" w:type="dxa"/>
            <w:tcBorders>
              <w:left w:val="nil"/>
            </w:tcBorders>
            <w:shd w:val="clear" w:color="auto" w:fill="FFFFFF" w:themeFill="background1"/>
            <w:hideMark/>
            <w:tcPrChange w:id="1000" w:author="Schult, Christoph" w:date="2026-09-10T18:14:00Z" w16du:dateUtc="2026-09-10T16:14:00Z">
              <w:tcPr>
                <w:tcW w:w="0" w:type="auto"/>
                <w:tcMar>
                  <w:top w:w="75" w:type="dxa"/>
                  <w:left w:w="150" w:type="dxa"/>
                  <w:bottom w:w="75" w:type="dxa"/>
                  <w:right w:w="150" w:type="dxa"/>
                </w:tcMar>
                <w:vAlign w:val="center"/>
                <w:hideMark/>
              </w:tcPr>
            </w:tcPrChange>
          </w:tcPr>
          <w:p w14:paraId="7DF8073C" w14:textId="77777777" w:rsidR="00A749C3" w:rsidRPr="00CF0A95" w:rsidRDefault="00A749C3">
            <w:pPr>
              <w:rPr>
                <w:ins w:id="1001" w:author="Schult, Christoph" w:date="2026-09-10T18:11:00Z" w16du:dateUtc="2026-09-10T16:11:00Z"/>
                <w:rFonts w:eastAsia="Times New Roman"/>
                <w:color w:val="000000"/>
                <w:lang w:val="en-GB"/>
                <w:rPrChange w:id="1002" w:author="GIZ" w:date="2026-09-15T09:15:00Z" w16du:dateUtc="2026-09-15T07:15:00Z">
                  <w:rPr>
                    <w:ins w:id="1003" w:author="Schult, Christoph" w:date="2026-09-10T18:11:00Z" w16du:dateUtc="2026-09-10T16:11:00Z"/>
                    <w:color w:val="000000"/>
                  </w:rPr>
                </w:rPrChange>
              </w:rPr>
              <w:pPrChange w:id="1004" w:author="Schult, Christoph" w:date="2026-09-17T13:50:00Z" w16du:dateUtc="2026-09-17T11:50:00Z">
                <w:pPr>
                  <w:spacing w:after="168"/>
                </w:pPr>
              </w:pPrChange>
            </w:pPr>
            <w:ins w:id="1005" w:author="Schult, Christoph" w:date="2026-09-10T18:11:00Z" w16du:dateUtc="2026-09-10T16:11:00Z">
              <w:r>
                <w:rPr>
                  <w:rFonts w:eastAsia="Times New Roman"/>
                  <w:color w:val="000000"/>
                  <w:lang w:val="en-GB"/>
                  <w:rPrChange w:id="1006" w:author="GIZ" w:date="2026-09-15T09:15:00Z" w16du:dateUtc="2026-09-15T07:15:00Z">
                    <w:rPr>
                      <w:color w:val="000000"/>
                    </w:rPr>
                  </w:rPrChange>
                </w:rPr>
                <w:t>Isolates the macro contribution of BESS</w:t>
              </w:r>
            </w:ins>
          </w:p>
        </w:tc>
      </w:tr>
      <w:tr w:rsidR="00A749C3" w:rsidRPr="007E15B9" w14:paraId="34404437" w14:textId="77777777" w:rsidTr="5FA65916">
        <w:trPr>
          <w:ins w:id="1007" w:author="Schult, Christoph" w:date="2026-09-10T18:11:00Z"/>
          <w:trPrChange w:id="1008" w:author="Schult, Christoph" w:date="2026-09-10T18:14:00Z" w16du:dateUtc="2026-09-10T16:14:00Z">
            <w:trPr>
              <w:gridAfter w:val="3"/>
            </w:trPr>
          </w:trPrChange>
        </w:trPr>
        <w:tc>
          <w:tcPr>
            <w:tcW w:w="2407" w:type="dxa"/>
            <w:tcBorders>
              <w:right w:val="nil"/>
            </w:tcBorders>
            <w:shd w:val="clear" w:color="auto" w:fill="D4E0F4" w:themeFill="accent2" w:themeFillTint="3F"/>
            <w:hideMark/>
            <w:tcPrChange w:id="1009"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71E34B20" w14:textId="7EAE503E" w:rsidR="00A749C3" w:rsidRPr="00CF0A95" w:rsidRDefault="00A749C3">
            <w:pPr>
              <w:rPr>
                <w:ins w:id="1010" w:author="Schult, Christoph" w:date="2026-09-10T18:11:00Z" w16du:dateUtc="2026-09-10T16:11:00Z"/>
                <w:rFonts w:eastAsia="Times New Roman"/>
                <w:color w:val="000000"/>
                <w:lang w:val="en-GB"/>
                <w:rPrChange w:id="1011" w:author="GIZ" w:date="2026-09-15T09:15:00Z" w16du:dateUtc="2026-09-15T07:15:00Z">
                  <w:rPr>
                    <w:ins w:id="1012" w:author="Schult, Christoph" w:date="2026-09-10T18:11:00Z" w16du:dateUtc="2026-09-10T16:11:00Z"/>
                    <w:color w:val="000000"/>
                  </w:rPr>
                </w:rPrChange>
              </w:rPr>
              <w:pPrChange w:id="1013" w:author="Schult, Christoph" w:date="2026-09-17T13:50:00Z" w16du:dateUtc="2026-09-17T11:50:00Z">
                <w:pPr>
                  <w:spacing w:after="168"/>
                </w:pPr>
              </w:pPrChange>
            </w:pPr>
            <w:ins w:id="1014" w:author="Schult, Christoph" w:date="2026-09-10T18:11:00Z" w16du:dateUtc="2026-09-10T16:11:00Z">
              <w:r>
                <w:rPr>
                  <w:rFonts w:eastAsia="Times New Roman"/>
                  <w:color w:val="000000"/>
                  <w:lang w:val="en-GB"/>
                  <w:rPrChange w:id="1015" w:author="GIZ" w:date="2026-09-15T09:15:00Z" w16du:dateUtc="2026-09-15T07:15:00Z">
                    <w:rPr>
                      <w:color w:val="000000"/>
                    </w:rPr>
                  </w:rPrChange>
                </w:rPr>
                <w:t>RTS</w:t>
              </w:r>
            </w:ins>
            <w:ins w:id="1016" w:author="Schult, Christoph" w:date="2026-09-10T18:15:00Z" w16du:dateUtc="2026-09-10T16:15:00Z">
              <w:r>
                <w:rPr>
                  <w:rFonts w:eastAsia="Times New Roman"/>
                  <w:color w:val="000000"/>
                  <w:lang w:val="en-GB"/>
                  <w:rPrChange w:id="1017" w:author="GIZ" w:date="2026-09-15T09:15:00Z" w16du:dateUtc="2026-09-15T07:15:00Z">
                    <w:rPr>
                      <w:color w:val="000000"/>
                    </w:rPr>
                  </w:rPrChange>
                </w:rPr>
                <w:t xml:space="preserve"> at pre-revision </w:t>
              </w:r>
            </w:ins>
            <w:ins w:id="1018" w:author="Schult, Christoph" w:date="2026-09-10T18:11:00Z" w16du:dateUtc="2026-09-10T16:11:00Z">
              <w:r>
                <w:rPr>
                  <w:rFonts w:eastAsia="Times New Roman"/>
                  <w:color w:val="000000"/>
                  <w:lang w:val="en-GB"/>
                  <w:rPrChange w:id="1019" w:author="GIZ" w:date="2026-09-15T09:15:00Z" w16du:dateUtc="2026-09-15T07:15:00Z">
                    <w:rPr>
                      <w:color w:val="000000"/>
                    </w:rPr>
                  </w:rPrChange>
                </w:rPr>
                <w:t>95</w:t>
              </w:r>
            </w:ins>
            <w:ins w:id="1020" w:author="Schult, Christoph" w:date="2026-09-10T18:15:00Z" w16du:dateUtc="2026-09-10T16:15:00Z">
              <w:r>
                <w:rPr>
                  <w:rFonts w:eastAsia="Times New Roman"/>
                  <w:color w:val="000000"/>
                  <w:lang w:val="en-GB"/>
                  <w:rPrChange w:id="1021" w:author="GIZ" w:date="2026-09-15T09:15:00Z" w16du:dateUtc="2026-09-15T07:15:00Z">
                    <w:rPr>
                      <w:color w:val="000000"/>
                    </w:rPr>
                  </w:rPrChange>
                </w:rPr>
                <w:t xml:space="preserve"> G</w:t>
              </w:r>
            </w:ins>
            <w:ins w:id="1022" w:author="Schult, Christoph" w:date="2026-09-10T18:11:00Z" w16du:dateUtc="2026-09-10T16:11:00Z">
              <w:r>
                <w:rPr>
                  <w:rFonts w:eastAsia="Times New Roman"/>
                  <w:color w:val="000000"/>
                  <w:lang w:val="en-GB"/>
                  <w:rPrChange w:id="1023" w:author="GIZ" w:date="2026-09-15T09:15:00Z" w16du:dateUtc="2026-09-15T07:15:00Z">
                    <w:rPr>
                      <w:color w:val="000000"/>
                    </w:rPr>
                  </w:rPrChange>
                </w:rPr>
                <w:t>W</w:t>
              </w:r>
            </w:ins>
          </w:p>
        </w:tc>
        <w:tc>
          <w:tcPr>
            <w:tcW w:w="2407" w:type="dxa"/>
            <w:tcBorders>
              <w:left w:val="nil"/>
              <w:right w:val="nil"/>
            </w:tcBorders>
            <w:shd w:val="clear" w:color="auto" w:fill="D4E0F4" w:themeFill="accent2" w:themeFillTint="3F"/>
            <w:hideMark/>
            <w:tcPrChange w:id="1024" w:author="Schult, Christoph" w:date="2026-09-10T18:14:00Z" w16du:dateUtc="2026-09-10T16:14:00Z">
              <w:tcPr>
                <w:tcW w:w="0" w:type="auto"/>
                <w:tcMar>
                  <w:top w:w="75" w:type="dxa"/>
                  <w:left w:w="150" w:type="dxa"/>
                  <w:bottom w:w="75" w:type="dxa"/>
                  <w:right w:w="150" w:type="dxa"/>
                </w:tcMar>
                <w:vAlign w:val="center"/>
                <w:hideMark/>
              </w:tcPr>
            </w:tcPrChange>
          </w:tcPr>
          <w:p w14:paraId="37C5ECC8" w14:textId="3B219E48" w:rsidR="00A749C3" w:rsidRPr="00CF0A95" w:rsidRDefault="00A749C3">
            <w:pPr>
              <w:rPr>
                <w:ins w:id="1025" w:author="Schult, Christoph" w:date="2026-09-10T18:11:00Z" w16du:dateUtc="2026-09-10T16:11:00Z"/>
                <w:rFonts w:eastAsia="Times New Roman"/>
                <w:color w:val="000000"/>
                <w:lang w:val="en-GB"/>
                <w:rPrChange w:id="1026" w:author="GIZ" w:date="2026-09-15T09:15:00Z" w16du:dateUtc="2026-09-15T07:15:00Z">
                  <w:rPr>
                    <w:ins w:id="1027" w:author="Schult, Christoph" w:date="2026-09-10T18:11:00Z" w16du:dateUtc="2026-09-10T16:11:00Z"/>
                    <w:color w:val="000000"/>
                  </w:rPr>
                </w:rPrChange>
              </w:rPr>
              <w:pPrChange w:id="1028" w:author="Schult, Christoph" w:date="2026-09-17T13:50:00Z" w16du:dateUtc="2026-09-17T11:50:00Z">
                <w:pPr>
                  <w:spacing w:after="168"/>
                </w:pPr>
              </w:pPrChange>
            </w:pPr>
            <w:ins w:id="1029" w:author="Schult, Christoph" w:date="2026-09-10T18:11:00Z" w16du:dateUtc="2026-09-10T16:11:00Z">
              <w:r>
                <w:rPr>
                  <w:rFonts w:eastAsia="Times New Roman"/>
                  <w:color w:val="000000"/>
                  <w:lang w:val="en-GB"/>
                  <w:rPrChange w:id="1030" w:author="GIZ" w:date="2026-09-15T09:15:00Z" w16du:dateUtc="2026-09-15T07:15:00Z">
                    <w:rPr>
                      <w:color w:val="000000"/>
                    </w:rPr>
                  </w:rPrChange>
                </w:rPr>
                <w:t xml:space="preserve">Rooftop solar under-delivers — reaches only the pre-revision </w:t>
              </w:r>
            </w:ins>
            <w:ins w:id="1031" w:author="Schult, Christoph" w:date="2026-09-14T11:39:00Z" w16du:dateUtc="2026-09-14T09:39:00Z">
              <w:r>
                <w:rPr>
                  <w:rFonts w:eastAsia="Times New Roman"/>
                  <w:color w:val="000000"/>
                  <w:lang w:val="en-GB"/>
                  <w:rPrChange w:id="1032" w:author="GIZ" w:date="2026-09-15T09:15:00Z" w16du:dateUtc="2026-09-15T07:15:00Z">
                    <w:rPr>
                      <w:color w:val="000000"/>
                    </w:rPr>
                  </w:rPrChange>
                </w:rPr>
                <w:t>≈</w:t>
              </w:r>
            </w:ins>
            <w:ins w:id="1033" w:author="Schult, Christoph" w:date="2026-09-10T18:11:00Z" w16du:dateUtc="2026-09-10T16:11:00Z">
              <w:r>
                <w:rPr>
                  <w:rFonts w:eastAsia="Times New Roman"/>
                  <w:color w:val="000000"/>
                  <w:lang w:val="en-GB"/>
                  <w:rPrChange w:id="1034" w:author="GIZ" w:date="2026-09-15T09:15:00Z" w16du:dateUtc="2026-09-15T07:15:00Z">
                    <w:rPr>
                      <w:color w:val="000000"/>
                    </w:rPr>
                  </w:rPrChange>
                </w:rPr>
                <w:t xml:space="preserve">95 GW instead of the </w:t>
              </w:r>
            </w:ins>
            <w:ins w:id="1035" w:author="Schult, Christoph" w:date="2026-09-14T11:39:00Z" w16du:dateUtc="2026-09-14T09:39:00Z">
              <w:r>
                <w:rPr>
                  <w:rFonts w:eastAsia="Times New Roman"/>
                  <w:color w:val="000000"/>
                  <w:lang w:val="en-GB"/>
                  <w:rPrChange w:id="1036" w:author="GIZ" w:date="2026-09-15T09:15:00Z" w16du:dateUtc="2026-09-15T07:15:00Z">
                    <w:rPr>
                      <w:color w:val="000000"/>
                    </w:rPr>
                  </w:rPrChange>
                </w:rPr>
                <w:t>≈</w:t>
              </w:r>
            </w:ins>
            <w:ins w:id="1037" w:author="Schult, Christoph" w:date="2026-09-10T18:11:00Z" w16du:dateUtc="2026-09-10T16:11:00Z">
              <w:r>
                <w:rPr>
                  <w:rFonts w:eastAsia="Times New Roman"/>
                  <w:color w:val="000000"/>
                  <w:lang w:val="en-GB"/>
                  <w:rPrChange w:id="1038" w:author="GIZ" w:date="2026-09-15T09:15:00Z" w16du:dateUtc="2026-09-15T07:15:00Z">
                    <w:rPr>
                      <w:color w:val="000000"/>
                    </w:rPr>
                  </w:rPrChange>
                </w:rPr>
                <w:t>135 GW now in the Baseline</w:t>
              </w:r>
            </w:ins>
          </w:p>
        </w:tc>
        <w:tc>
          <w:tcPr>
            <w:tcW w:w="2407" w:type="dxa"/>
            <w:tcBorders>
              <w:left w:val="nil"/>
              <w:right w:val="nil"/>
            </w:tcBorders>
            <w:shd w:val="clear" w:color="auto" w:fill="D4E0F4" w:themeFill="accent2" w:themeFillTint="3F"/>
            <w:hideMark/>
            <w:tcPrChange w:id="1039" w:author="Schult, Christoph" w:date="2026-09-10T18:14:00Z" w16du:dateUtc="2026-09-10T16:14:00Z">
              <w:tcPr>
                <w:tcW w:w="0" w:type="auto"/>
                <w:gridSpan w:val="2"/>
                <w:tcMar>
                  <w:top w:w="75" w:type="dxa"/>
                  <w:left w:w="150" w:type="dxa"/>
                  <w:bottom w:w="75" w:type="dxa"/>
                  <w:right w:w="150" w:type="dxa"/>
                </w:tcMar>
                <w:vAlign w:val="center"/>
                <w:hideMark/>
              </w:tcPr>
            </w:tcPrChange>
          </w:tcPr>
          <w:p w14:paraId="3F198CB3" w14:textId="0167D245" w:rsidR="00A749C3" w:rsidRPr="00CF0A95" w:rsidRDefault="00A749C3">
            <w:pPr>
              <w:rPr>
                <w:ins w:id="1040" w:author="Schult, Christoph" w:date="2026-09-10T18:11:00Z" w16du:dateUtc="2026-09-10T16:11:00Z"/>
                <w:rFonts w:eastAsia="Times New Roman"/>
                <w:color w:val="000000"/>
                <w:lang w:val="en-GB"/>
                <w:rPrChange w:id="1041" w:author="GIZ" w:date="2026-09-15T09:15:00Z" w16du:dateUtc="2026-09-15T07:15:00Z">
                  <w:rPr>
                    <w:ins w:id="1042" w:author="Schult, Christoph" w:date="2026-09-10T18:11:00Z" w16du:dateUtc="2026-09-10T16:11:00Z"/>
                    <w:color w:val="000000"/>
                  </w:rPr>
                </w:rPrChange>
              </w:rPr>
              <w:pPrChange w:id="1043" w:author="Schult, Christoph" w:date="2026-09-17T13:50:00Z" w16du:dateUtc="2026-09-17T11:50:00Z">
                <w:pPr>
                  <w:spacing w:after="168"/>
                </w:pPr>
              </w:pPrChange>
            </w:pPr>
            <w:ins w:id="1044" w:author="Schult, Christoph" w:date="2026-09-10T18:11:00Z" w16du:dateUtc="2026-09-10T16:11:00Z">
              <w:r>
                <w:rPr>
                  <w:rFonts w:eastAsia="Times New Roman"/>
                  <w:color w:val="000000"/>
                  <w:lang w:val="en-GB"/>
                  <w:rPrChange w:id="1045" w:author="GIZ" w:date="2026-09-15T09:15:00Z" w16du:dateUtc="2026-09-15T07:15:00Z">
                    <w:rPr>
                      <w:color w:val="000000"/>
                    </w:rPr>
                  </w:rPrChange>
                </w:rPr>
                <w:t>Rooftop-PV capacity and its efficiency/investment channels rewound to the 95 GW path; no retrofit EE, no BESS</w:t>
              </w:r>
            </w:ins>
          </w:p>
        </w:tc>
        <w:tc>
          <w:tcPr>
            <w:tcW w:w="2408" w:type="dxa"/>
            <w:tcBorders>
              <w:left w:val="nil"/>
            </w:tcBorders>
            <w:shd w:val="clear" w:color="auto" w:fill="D4E0F4" w:themeFill="accent2" w:themeFillTint="3F"/>
            <w:hideMark/>
            <w:tcPrChange w:id="1046" w:author="Schult, Christoph" w:date="2026-09-10T18:14:00Z" w16du:dateUtc="2026-09-10T16:14:00Z">
              <w:tcPr>
                <w:tcW w:w="0" w:type="auto"/>
                <w:tcMar>
                  <w:top w:w="75" w:type="dxa"/>
                  <w:left w:w="150" w:type="dxa"/>
                  <w:bottom w:w="75" w:type="dxa"/>
                  <w:right w:w="150" w:type="dxa"/>
                </w:tcMar>
                <w:vAlign w:val="center"/>
                <w:hideMark/>
              </w:tcPr>
            </w:tcPrChange>
          </w:tcPr>
          <w:p w14:paraId="523772E9" w14:textId="77777777" w:rsidR="00A749C3" w:rsidRPr="00CF0A95" w:rsidRDefault="00A749C3">
            <w:pPr>
              <w:rPr>
                <w:ins w:id="1047" w:author="Schult, Christoph" w:date="2026-09-10T18:11:00Z" w16du:dateUtc="2026-09-10T16:11:00Z"/>
                <w:rFonts w:eastAsia="Times New Roman"/>
                <w:color w:val="000000"/>
                <w:lang w:val="en-GB"/>
                <w:rPrChange w:id="1048" w:author="GIZ" w:date="2026-09-15T09:15:00Z" w16du:dateUtc="2026-09-15T07:15:00Z">
                  <w:rPr>
                    <w:ins w:id="1049" w:author="Schult, Christoph" w:date="2026-09-10T18:11:00Z" w16du:dateUtc="2026-09-10T16:11:00Z"/>
                    <w:color w:val="000000"/>
                  </w:rPr>
                </w:rPrChange>
              </w:rPr>
              <w:pPrChange w:id="1050" w:author="Schult, Christoph" w:date="2026-09-17T13:50:00Z" w16du:dateUtc="2026-09-17T11:50:00Z">
                <w:pPr>
                  <w:spacing w:after="168"/>
                </w:pPr>
              </w:pPrChange>
            </w:pPr>
            <w:ins w:id="1051" w:author="Schult, Christoph" w:date="2026-09-10T18:11:00Z" w16du:dateUtc="2026-09-10T16:11:00Z">
              <w:r>
                <w:rPr>
                  <w:rFonts w:eastAsia="Times New Roman"/>
                  <w:color w:val="000000"/>
                  <w:lang w:val="en-GB"/>
                  <w:rPrChange w:id="1052" w:author="GIZ" w:date="2026-09-15T09:15:00Z" w16du:dateUtc="2026-09-15T07:15:00Z">
                    <w:rPr>
                      <w:color w:val="000000"/>
                    </w:rPr>
                  </w:rPrChange>
                </w:rPr>
                <w:t>Downside counterfactual: quantifies the RTS contribution by removing it</w:t>
              </w:r>
            </w:ins>
          </w:p>
        </w:tc>
      </w:tr>
    </w:tbl>
    <w:p w14:paraId="605C0533" w14:textId="44C74525" w:rsidR="00A749C3" w:rsidRPr="00F93AEF" w:rsidRDefault="003D4006">
      <w:pPr>
        <w:pStyle w:val="IWHFunote"/>
        <w:rPr>
          <w:lang w:val="en-US"/>
        </w:rPr>
        <w:pPrChange w:id="1053" w:author="Schult, Christoph" w:date="2026-09-11T10:21:00Z" w16du:dateUtc="2026-09-11T08:21:00Z">
          <w:pPr>
            <w:pStyle w:val="IWHFlietext"/>
          </w:pPr>
        </w:pPrChange>
      </w:pPr>
      <w:ins w:id="1054" w:author="Schult, Christoph" w:date="2026-09-11T10:21:00Z" w16du:dateUtc="2026-09-11T08:21:00Z">
        <w:r>
          <w:rPr>
            <w:lang w:val="en-US"/>
          </w:rPr>
          <w:t>Note: RTS = rooftop solar; BESS = battery energy storage system; ETS = emissions trading scheme. All three scenarios are built on top of the Baseline and isolate the contribution of specific policy levers described in Directive 10:</w:t>
        </w:r>
      </w:ins>
      <w:ins w:id="1055" w:author="Schult, Christoph" w:date="2026-09-14T12:11:00Z" w16du:dateUtc="2026-09-14T10:11:00Z">
        <w:r>
          <w:rPr>
            <w:lang w:val="en-US"/>
            <w:rPrChange w:id="1056" w:author="Schult, Christoph" w:date="2026-09-14T12:11:00Z" w16du:dateUtc="2026-09-14T10:11:00Z">
              <w:rPr/>
            </w:rPrChange>
          </w:rPr>
          <w:t xml:space="preserve"> </w:t>
        </w:r>
        <w:r>
          <w:rPr>
            <w:lang w:val="en-US"/>
          </w:rPr>
          <w:t>Directive 10 (full)</w:t>
        </w:r>
      </w:ins>
      <w:ins w:id="1057" w:author="Schult, Christoph" w:date="2026-09-11T10:21:00Z" w16du:dateUtc="2026-09-11T08:21:00Z">
        <w:r>
          <w:rPr>
            <w:lang w:val="en-US"/>
          </w:rPr>
          <w:t xml:space="preserve"> applies the complete package of industrial/services efficiency gains</w:t>
        </w:r>
      </w:ins>
      <w:ins w:id="1058" w:author="Schult, Christoph" w:date="2026-09-16T18:08:00Z" w16du:dateUtc="2026-09-16T16:08:00Z">
        <w:r>
          <w:rPr>
            <w:lang w:val="en-US"/>
          </w:rPr>
          <w:t xml:space="preserve"> and BESS deployment, with rooftop solar at the Baseline's 135 GW path</w:t>
        </w:r>
      </w:ins>
      <w:ins w:id="1059" w:author="Schult, Christoph" w:date="2026-09-11T10:21:00Z" w16du:dateUtc="2026-09-11T08:21:00Z">
        <w:r>
          <w:rPr>
            <w:lang w:val="en-US"/>
          </w:rPr>
          <w:t xml:space="preserve">; </w:t>
        </w:r>
      </w:ins>
      <w:ins w:id="1060" w:author="Schult, Christoph" w:date="2026-09-14T12:11:00Z" w16du:dateUtc="2026-09-14T10:11:00Z">
        <w:r>
          <w:rPr>
            <w:lang w:val="en-US"/>
          </w:rPr>
          <w:t>Directive 10 (no BESS)</w:t>
        </w:r>
      </w:ins>
      <w:ins w:id="1061" w:author="Schult, Christoph" w:date="2026-09-11T10:21:00Z" w16du:dateUtc="2026-09-11T08:21:00Z">
        <w:r>
          <w:rPr>
            <w:lang w:val="en-US"/>
          </w:rPr>
          <w:t xml:space="preserve"> removes only the storage-specific contribution to isolate BESS's macro impact; and </w:t>
        </w:r>
      </w:ins>
      <w:ins w:id="1062" w:author="Schult, Christoph" w:date="2026-09-14T12:12:00Z" w16du:dateUtc="2026-09-14T10:12:00Z">
        <w:r>
          <w:rPr>
            <w:lang w:val="en-US"/>
          </w:rPr>
          <w:t>RTS at pre-revision 95 GW</w:t>
        </w:r>
      </w:ins>
      <w:ins w:id="1063" w:author="Schult, Christoph" w:date="2026-09-11T10:21:00Z" w16du:dateUtc="2026-09-11T08:21:00Z">
        <w:r>
          <w:rPr>
            <w:lang w:val="en-US"/>
          </w:rPr>
          <w:t xml:space="preserve"> tests a downside counterfactual in which rooftop-PV capacity underperforms and reverts to the pre-revision </w:t>
        </w:r>
      </w:ins>
      <w:ins w:id="1064" w:author="Schult, Christoph" w:date="2026-09-14T12:02:00Z" w16du:dateUtc="2026-09-14T10:02:00Z">
        <w:r>
          <w:rPr>
            <w:lang w:val="en-US"/>
          </w:rPr>
          <w:t>≈</w:t>
        </w:r>
      </w:ins>
      <w:ins w:id="1065" w:author="Schult, Christoph" w:date="2026-09-11T10:21:00Z" w16du:dateUtc="2026-09-11T08:21:00Z">
        <w:r>
          <w:rPr>
            <w:lang w:val="en-US"/>
          </w:rPr>
          <w:t xml:space="preserve">95 GW target instead of the </w:t>
        </w:r>
      </w:ins>
      <w:ins w:id="1066" w:author="Schult, Christoph" w:date="2026-09-14T11:39:00Z" w16du:dateUtc="2026-09-14T09:39:00Z">
        <w:r>
          <w:rPr>
            <w:lang w:val="en-US"/>
          </w:rPr>
          <w:t>≈</w:t>
        </w:r>
      </w:ins>
      <w:ins w:id="1067" w:author="Schult, Christoph" w:date="2026-09-11T10:21:00Z" w16du:dateUtc="2026-09-11T08:21:00Z">
        <w:r>
          <w:rPr>
            <w:lang w:val="en-US"/>
          </w:rPr>
          <w:t xml:space="preserve">135 GW assumed in the Baseline. Sector energy-productivity gains and BESS investment costs are model inputs (not </w:t>
        </w:r>
      </w:ins>
      <w:ins w:id="1068" w:author="Schult, Christoph" w:date="2026-09-16T19:27:00Z" w16du:dateUtc="2026-09-16T17:27:00Z">
        <w:r>
          <w:rPr>
            <w:lang w:val="en-US"/>
          </w:rPr>
          <w:t>optimised</w:t>
        </w:r>
      </w:ins>
      <w:ins w:id="1069" w:author="Schult, Christoph" w:date="2026-09-11T10:21:00Z" w16du:dateUtc="2026-09-11T08:21:00Z">
        <w:r>
          <w:rPr>
            <w:lang w:val="en-US"/>
          </w:rPr>
          <w:t xml:space="preserve"> outcomes), and emissions in all scenarios are capped at Baseline ETS levels.</w:t>
        </w:r>
      </w:ins>
    </w:p>
    <w:p w14:paraId="701B8F15" w14:textId="10360837" w:rsidR="003103E2" w:rsidRDefault="003103E2" w:rsidP="003103E2">
      <w:pPr>
        <w:pStyle w:val="IWHFlietext"/>
        <w:rPr>
          <w:ins w:id="1070" w:author="Schult, Christoph" w:date="2026-09-15T11:19:00Z" w16du:dateUtc="2026-09-15T09:19:00Z"/>
          <w:lang w:val="en-US"/>
        </w:rPr>
      </w:pPr>
      <w:ins w:id="1071" w:author="Schult, Christoph" w:date="2026-09-15T11:19:00Z" w16du:dateUtc="2026-09-15T09:19:00Z">
        <w:r>
          <w:rPr>
            <w:lang w:val="en-US"/>
          </w:rPr>
          <w:t xml:space="preserve">To test how the same efficiency ambition performs once the economy is on a binding </w:t>
        </w:r>
      </w:ins>
      <w:ins w:id="1072" w:author="Schult, Christoph" w:date="2026-09-16T19:27:00Z" w16du:dateUtc="2026-09-16T17:27:00Z">
        <w:r>
          <w:rPr>
            <w:lang w:val="en-US"/>
          </w:rPr>
          <w:t>decarbonisation</w:t>
        </w:r>
      </w:ins>
      <w:ins w:id="1073" w:author="Schult, Christoph" w:date="2026-09-15T11:19:00Z" w16du:dateUtc="2026-09-15T09:19:00Z">
        <w:r>
          <w:rPr>
            <w:lang w:val="en-US"/>
          </w:rPr>
          <w:t xml:space="preserve"> path, Directive 10 is run on top of the Net Zero emissions cap rather than the Baseline</w:t>
        </w:r>
      </w:ins>
      <w:ins w:id="1074" w:author="Schult, Christoph" w:date="2026-09-16T18:48:00Z" w16du:dateUtc="2026-09-16T16:48:00Z">
        <w:r>
          <w:rPr>
            <w:lang w:val="en-US"/>
          </w:rPr>
          <w:t xml:space="preserve"> (see </w:t>
        </w:r>
        <w:r>
          <w:rPr>
            <w:lang w:val="en-US"/>
          </w:rPr>
          <w:fldChar w:fldCharType="begin"/>
        </w:r>
        <w:r>
          <w:rPr>
            <w:lang w:val="en-US"/>
          </w:rPr>
          <w:instrText xml:space="preserve"> REF _Ref240041185 \h </w:instrText>
        </w:r>
      </w:ins>
      <w:r>
        <w:rPr>
          <w:lang w:val="en-US"/>
        </w:rPr>
      </w:r>
      <w:ins w:id="1075" w:author="Schult, Christoph" w:date="2026-09-16T18:48:00Z" w16du:dateUtc="2026-09-16T16:48:00Z">
        <w:r>
          <w:rPr>
            <w:lang w:val="en-US"/>
          </w:rPr>
          <w:fldChar w:fldCharType="separate"/>
        </w:r>
        <w:r>
          <w:rPr>
            <w:lang w:val="en-GB"/>
          </w:rPr>
          <w:t xml:space="preserve">Figure </w:t>
        </w:r>
        <w:r>
          <w:rPr>
            <w:noProof/>
            <w:lang w:val="en-GB"/>
          </w:rPr>
          <w:t>3</w:t>
        </w:r>
        <w:r>
          <w:rPr>
            <w:lang w:val="en-US"/>
          </w:rPr>
          <w:fldChar w:fldCharType="end"/>
        </w:r>
        <w:r>
          <w:rPr>
            <w:lang w:val="en-US"/>
          </w:rPr>
          <w:t>)</w:t>
        </w:r>
      </w:ins>
      <w:ins w:id="1076" w:author="Schult, Christoph" w:date="2026-09-15T11:19:00Z" w16du:dateUtc="2026-09-15T09:19:00Z">
        <w:r>
          <w:rPr>
            <w:lang w:val="en-US"/>
          </w:rPr>
          <w:t xml:space="preserve">. Three scenarios share the identical Net Zero cap, so that differences in outcomes isolate the contribution of energy efficiency and rooftop solar/BESS while holding the pace of </w:t>
        </w:r>
      </w:ins>
      <w:ins w:id="1077" w:author="Schult, Christoph" w:date="2026-09-16T19:27:00Z" w16du:dateUtc="2026-09-16T17:27:00Z">
        <w:r>
          <w:rPr>
            <w:lang w:val="en-US"/>
          </w:rPr>
          <w:t>decarbonisation</w:t>
        </w:r>
      </w:ins>
      <w:ins w:id="1078" w:author="Schult, Christoph" w:date="2026-09-15T11:19:00Z" w16du:dateUtc="2026-09-15T09:19:00Z">
        <w:r>
          <w:rPr>
            <w:lang w:val="en-US"/>
          </w:rPr>
          <w:t xml:space="preserve"> fixed: </w:t>
        </w:r>
        <w:r>
          <w:rPr>
            <w:b/>
            <w:bCs/>
            <w:lang w:val="en-US"/>
          </w:rPr>
          <w:t>Net Zero</w:t>
        </w:r>
        <w:r>
          <w:rPr>
            <w:lang w:val="en-US"/>
          </w:rPr>
          <w:t xml:space="preserve"> (the standalone </w:t>
        </w:r>
      </w:ins>
      <w:ins w:id="1079" w:author="Schult, Christoph" w:date="2026-09-16T19:27:00Z" w16du:dateUtc="2026-09-16T17:27:00Z">
        <w:r>
          <w:rPr>
            <w:lang w:val="en-US"/>
          </w:rPr>
          <w:t>decarbonisation</w:t>
        </w:r>
      </w:ins>
      <w:ins w:id="1080" w:author="Schult, Christoph" w:date="2026-09-15T11:19:00Z" w16du:dateUtc="2026-09-15T09:19:00Z">
        <w:r>
          <w:rPr>
            <w:lang w:val="en-US"/>
          </w:rPr>
          <w:t xml:space="preserve"> pathway, no additional efficiency package), </w:t>
        </w:r>
        <w:r>
          <w:rPr>
            <w:b/>
            <w:bCs/>
            <w:lang w:val="en-US"/>
          </w:rPr>
          <w:t>Net Zero and Directive 10 (full)</w:t>
        </w:r>
        <w:r>
          <w:rPr>
            <w:lang w:val="en-US"/>
          </w:rPr>
          <w:t xml:space="preserve"> (Net Zero combined with the complete Directive 10 package — stronger industry/services efficiency, rooftop solar (RTS) </w:t>
        </w:r>
      </w:ins>
      <w:ins w:id="1081" w:author="Schult, Christoph" w:date="2026-09-16T14:19:00Z" w16du:dateUtc="2026-09-16T12:19:00Z">
        <w:r>
          <w:rPr>
            <w:lang w:val="en-US"/>
          </w:rPr>
          <w:t>at the Baseline’s</w:t>
        </w:r>
      </w:ins>
      <w:ins w:id="1082" w:author="Schult, Christoph" w:date="2026-09-15T11:19:00Z" w16du:dateUtc="2026-09-15T09:19:00Z">
        <w:r>
          <w:rPr>
            <w:lang w:val="en-US"/>
          </w:rPr>
          <w:t xml:space="preserve"> ≈135 GW by 2050, and battery storage (BESS)), and </w:t>
        </w:r>
        <w:r>
          <w:rPr>
            <w:b/>
            <w:bCs/>
            <w:lang w:val="en-US"/>
          </w:rPr>
          <w:t>Net Zero and Directive 10 (no BESS)</w:t>
        </w:r>
        <w:r>
          <w:rPr>
            <w:lang w:val="en-US"/>
          </w:rPr>
          <w:t xml:space="preserve"> (the same package with the storage</w:t>
        </w:r>
        <w:r>
          <w:rPr>
            <w:lang w:val="en-US"/>
          </w:rPr>
          <w:noBreakHyphen/>
          <w:t>specific contribution removed).</w:t>
        </w:r>
      </w:ins>
    </w:p>
    <w:p w14:paraId="52E687C8" w14:textId="65E032E2" w:rsidR="00EA42DF" w:rsidRPr="00295507" w:rsidRDefault="00DE5F8C" w:rsidP="00EA42DF">
      <w:pPr>
        <w:pStyle w:val="IWHFlietext"/>
        <w:rPr>
          <w:lang w:val="en-GB"/>
        </w:rPr>
      </w:pPr>
      <w:r>
        <w:rPr>
          <w:rStyle w:val="IntenseEmphasis"/>
          <w:lang w:val="en-GB"/>
        </w:rPr>
        <w:t>Results.</w:t>
      </w:r>
      <w:r>
        <w:rPr>
          <w:lang w:val="en-GB"/>
        </w:rPr>
        <w:t xml:space="preserve"> The simulations produce </w:t>
      </w:r>
      <w:ins w:id="1083" w:author="Schult, Christoph" w:date="2026-09-11T17:45:00Z" w16du:dateUtc="2026-09-11T15:45:00Z">
        <w:r>
          <w:rPr>
            <w:lang w:val="en-GB"/>
          </w:rPr>
          <w:t>six</w:t>
        </w:r>
      </w:ins>
      <w:del w:id="1084" w:author="Schult, Christoph" w:date="2026-09-11T17:45:00Z" w16du:dateUtc="2026-09-11T15:45:00Z">
        <w:r>
          <w:rPr>
            <w:lang w:val="en-GB"/>
          </w:rPr>
          <w:delText>five</w:delText>
        </w:r>
      </w:del>
      <w:r>
        <w:rPr>
          <w:lang w:val="en-GB"/>
        </w:rPr>
        <w:t xml:space="preserve"> principal findings (</w:t>
      </w:r>
      <w:r>
        <w:rPr>
          <w:lang w:val="en-GB"/>
        </w:rPr>
        <w:fldChar w:fldCharType="begin"/>
      </w:r>
      <w:r>
        <w:rPr>
          <w:lang w:val="en-GB"/>
        </w:rPr>
        <w:instrText xml:space="preserve"> REF _Ref236059137 \h </w:instrText>
      </w:r>
      <w:r>
        <w:rPr>
          <w:lang w:val="en-GB"/>
        </w:rPr>
      </w:r>
      <w:r>
        <w:rPr>
          <w:lang w:val="en-GB"/>
        </w:rPr>
        <w:fldChar w:fldCharType="separate"/>
      </w:r>
      <w:ins w:id="1085" w:author="Schult, Christoph" w:date="2026-09-16T13:34:00Z" w16du:dateUtc="2026-09-16T11:34:00Z">
        <w:r>
          <w:rPr>
            <w:lang w:val="en-GB"/>
          </w:rPr>
          <w:t xml:space="preserve">Figure </w:t>
        </w:r>
        <w:r>
          <w:rPr>
            <w:noProof/>
            <w:lang w:val="en-GB"/>
          </w:rPr>
          <w:t>1</w:t>
        </w:r>
      </w:ins>
      <w:del w:id="1086" w:author="Schult, Christoph" w:date="2026-09-11T17:01:00Z" w16du:dateUtc="2026-09-11T15:01:00Z">
        <w:r>
          <w:rPr>
            <w:lang w:val="en-GB"/>
          </w:rPr>
          <w:delText xml:space="preserve">Figure </w:delText>
        </w:r>
        <w:r>
          <w:rPr>
            <w:noProof/>
            <w:lang w:val="en-GB"/>
          </w:rPr>
          <w:delText>1</w:delText>
        </w:r>
      </w:del>
      <w:r>
        <w:rPr>
          <w:lang w:val="en-GB"/>
        </w:rPr>
        <w:fldChar w:fldCharType="end"/>
      </w:r>
      <w:r>
        <w:rPr>
          <w:lang w:val="en-GB"/>
        </w:rPr>
        <w:t xml:space="preserve"> </w:t>
      </w:r>
      <w:ins w:id="1087" w:author="Schult, Christoph" w:date="2026-09-11T17:45:00Z" w16du:dateUtc="2026-09-11T15:45:00Z">
        <w:r>
          <w:rPr>
            <w:lang w:val="en-GB"/>
          </w:rPr>
          <w:t xml:space="preserve">to </w:t>
        </w:r>
      </w:ins>
      <w:ins w:id="1088" w:author="Schult, Christoph" w:date="2026-09-11T17:46:00Z" w16du:dateUtc="2026-09-11T15:46:00Z">
        <w:r>
          <w:rPr>
            <w:lang w:val="en-GB"/>
          </w:rPr>
          <w:fldChar w:fldCharType="begin"/>
        </w:r>
        <w:r>
          <w:rPr>
            <w:lang w:val="en-GB"/>
          </w:rPr>
          <w:instrText xml:space="preserve"> REF _Ref240041185 \h </w:instrText>
        </w:r>
      </w:ins>
      <w:r>
        <w:rPr>
          <w:lang w:val="en-GB"/>
        </w:rPr>
      </w:r>
      <w:ins w:id="1089" w:author="Schult, Christoph" w:date="2026-09-11T17:46:00Z" w16du:dateUtc="2026-09-11T15:46:00Z">
        <w:r>
          <w:rPr>
            <w:lang w:val="en-GB"/>
          </w:rPr>
          <w:fldChar w:fldCharType="separate"/>
        </w:r>
      </w:ins>
      <w:ins w:id="1090" w:author="Schult, Christoph" w:date="2026-09-16T13:34:00Z" w16du:dateUtc="2026-09-16T11:34:00Z">
        <w:r>
          <w:rPr>
            <w:lang w:val="en-GB"/>
          </w:rPr>
          <w:t xml:space="preserve">Figure </w:t>
        </w:r>
        <w:r>
          <w:rPr>
            <w:noProof/>
            <w:lang w:val="en-GB"/>
          </w:rPr>
          <w:t>3</w:t>
        </w:r>
      </w:ins>
      <w:ins w:id="1091" w:author="Schult, Christoph" w:date="2026-09-11T17:46:00Z" w16du:dateUtc="2026-09-11T15:46:00Z">
        <w:r>
          <w:rPr>
            <w:lang w:val="en-GB"/>
          </w:rPr>
          <w:fldChar w:fldCharType="end"/>
        </w:r>
      </w:ins>
      <w:del w:id="1092" w:author="Schult, Christoph" w:date="2026-09-11T17:45:00Z" w16du:dateUtc="2026-09-11T15:45:00Z">
        <w:r>
          <w:rPr>
            <w:lang w:val="en-GB"/>
          </w:rPr>
          <w:delText xml:space="preserve">and </w:delText>
        </w:r>
        <w:r>
          <w:rPr>
            <w:lang w:val="en-GB"/>
          </w:rPr>
          <w:fldChar w:fldCharType="begin"/>
        </w:r>
        <w:r>
          <w:rPr>
            <w:lang w:val="en-GB"/>
          </w:rPr>
          <w:delInstrText xml:space="preserve"> REF _Ref236302895 \h </w:delInstrText>
        </w:r>
        <w:r>
          <w:rPr>
            <w:lang w:val="en-GB"/>
          </w:rPr>
        </w:r>
        <w:r>
          <w:rPr>
            <w:lang w:val="en-GB"/>
          </w:rPr>
          <w:fldChar w:fldCharType="separate"/>
        </w:r>
      </w:del>
      <w:del w:id="1093" w:author="Schult, Christoph" w:date="2026-09-11T17:01:00Z" w16du:dateUtc="2026-09-11T15:01:00Z">
        <w:r>
          <w:rPr>
            <w:lang w:val="en-GB"/>
          </w:rPr>
          <w:delText xml:space="preserve">Figure </w:delText>
        </w:r>
        <w:r>
          <w:rPr>
            <w:noProof/>
            <w:lang w:val="en-GB"/>
          </w:rPr>
          <w:delText>2</w:delText>
        </w:r>
      </w:del>
      <w:del w:id="1094" w:author="Schult, Christoph" w:date="2026-09-11T17:45:00Z" w16du:dateUtc="2026-09-11T15:45:00Z">
        <w:r>
          <w:rPr>
            <w:lang w:val="en-GB"/>
          </w:rPr>
          <w:fldChar w:fldCharType="end"/>
        </w:r>
      </w:del>
      <w:r>
        <w:rPr>
          <w:lang w:val="en-GB"/>
        </w:rPr>
        <w:t>).</w:t>
      </w:r>
    </w:p>
    <w:p w14:paraId="0184EB54" w14:textId="53897E2B" w:rsidR="00EA42DF" w:rsidRPr="000373C2" w:rsidRDefault="00EA42DF" w:rsidP="000373C2">
      <w:pPr>
        <w:pStyle w:val="IWHFlietext"/>
        <w:numPr>
          <w:ilvl w:val="0"/>
          <w:numId w:val="53"/>
        </w:numPr>
        <w:rPr>
          <w:lang w:val="en-GB"/>
        </w:rPr>
      </w:pPr>
      <w:r>
        <w:rPr>
          <w:b/>
          <w:bCs/>
          <w:lang w:val="en-GB"/>
        </w:rPr>
        <w:t>Higher energy efficiency improves economic performance.</w:t>
      </w:r>
      <w:r>
        <w:rPr>
          <w:lang w:val="en-GB"/>
        </w:rPr>
        <w:t xml:space="preserve"> Efficiency scenarios increase GDP relative to the PDP8-rev Baseline; </w:t>
      </w:r>
      <w:r>
        <w:rPr>
          <w:rFonts w:asciiTheme="majorHAnsi" w:hAnsiTheme="majorHAnsi"/>
          <w:szCs w:val="22"/>
          <w:lang w:val="en-GB"/>
        </w:rPr>
        <w:t>Directive</w:t>
      </w:r>
      <w:del w:id="1095" w:author="Schult, Christoph" w:date="2026-09-16T19:29:00Z" w16du:dateUtc="2026-09-16T17:29:00Z">
        <w:r>
          <w:rPr>
            <w:rFonts w:asciiTheme="majorHAnsi" w:hAnsiTheme="majorHAnsi"/>
            <w:szCs w:val="22"/>
            <w:lang w:val="en-GB"/>
          </w:rPr>
          <w:delText>-</w:delText>
        </w:r>
      </w:del>
      <w:ins w:id="1096" w:author="Schult, Christoph" w:date="2026-09-16T19:29:00Z" w16du:dateUtc="2026-09-16T17:29:00Z">
        <w:r>
          <w:rPr>
            <w:rFonts w:asciiTheme="majorHAnsi" w:hAnsiTheme="majorHAnsi"/>
            <w:szCs w:val="22"/>
            <w:lang w:val="en-GB"/>
          </w:rPr>
          <w:t xml:space="preserve"> </w:t>
        </w:r>
      </w:ins>
      <w:r>
        <w:rPr>
          <w:rFonts w:asciiTheme="majorHAnsi" w:hAnsiTheme="majorHAnsi"/>
          <w:szCs w:val="22"/>
          <w:lang w:val="en-GB"/>
        </w:rPr>
        <w:t xml:space="preserve">10 </w:t>
      </w:r>
      <w:ins w:id="1097" w:author="Schult, Christoph" w:date="2026-09-16T13:21:00Z">
        <w:r>
          <w:rPr>
            <w:rFonts w:asciiTheme="majorHAnsi" w:hAnsiTheme="majorHAnsi"/>
            <w:szCs w:val="22"/>
            <w:lang w:val="en-US"/>
            <w:rPrChange w:id="1098" w:author="Schult, Christoph" w:date="2026-09-16T13:21:00Z" w16du:dateUtc="2026-09-16T11:21:00Z">
              <w:rPr>
                <w:rFonts w:asciiTheme="majorHAnsi" w:hAnsiTheme="majorHAnsi"/>
                <w:szCs w:val="22"/>
              </w:rPr>
            </w:rPrChange>
          </w:rPr>
          <w:t xml:space="preserve">raises </w:t>
        </w:r>
        <w:r>
          <w:rPr>
            <w:rFonts w:asciiTheme="majorHAnsi" w:hAnsiTheme="majorHAnsi"/>
            <w:b/>
            <w:bCs/>
            <w:szCs w:val="22"/>
            <w:lang w:val="en-US"/>
            <w:rPrChange w:id="1099" w:author="Schult, Christoph" w:date="2026-09-16T13:22:00Z" w16du:dateUtc="2026-09-16T11:22:00Z">
              <w:rPr>
                <w:rFonts w:asciiTheme="majorHAnsi" w:hAnsiTheme="majorHAnsi"/>
                <w:szCs w:val="22"/>
              </w:rPr>
            </w:rPrChange>
          </w:rPr>
          <w:t>GDP by roughly 0.8 percent</w:t>
        </w:r>
        <w:r>
          <w:rPr>
            <w:rFonts w:asciiTheme="majorHAnsi" w:hAnsiTheme="majorHAnsi"/>
            <w:szCs w:val="22"/>
            <w:lang w:val="en-US"/>
            <w:rPrChange w:id="1100" w:author="Schult, Christoph" w:date="2026-09-16T13:21:00Z" w16du:dateUtc="2026-09-16T11:21:00Z">
              <w:rPr>
                <w:rFonts w:asciiTheme="majorHAnsi" w:hAnsiTheme="majorHAnsi"/>
                <w:szCs w:val="22"/>
              </w:rPr>
            </w:rPrChange>
          </w:rPr>
          <w:t xml:space="preserve"> on average over 2026–2050, </w:t>
        </w:r>
        <w:r>
          <w:rPr>
            <w:rFonts w:asciiTheme="majorHAnsi" w:hAnsiTheme="majorHAnsi"/>
            <w:b/>
            <w:bCs/>
            <w:szCs w:val="22"/>
            <w:lang w:val="en-US"/>
            <w:rPrChange w:id="1101" w:author="Schult, Christoph" w:date="2026-09-16T13:22:00Z" w16du:dateUtc="2026-09-16T11:22:00Z">
              <w:rPr>
                <w:rFonts w:asciiTheme="majorHAnsi" w:hAnsiTheme="majorHAnsi"/>
                <w:szCs w:val="22"/>
              </w:rPr>
            </w:rPrChange>
          </w:rPr>
          <w:t>peaking at 1 percent in 2031–2035</w:t>
        </w:r>
      </w:ins>
      <w:del w:id="1102" w:author="Schult, Christoph" w:date="2026-09-16T13:21:00Z" w16du:dateUtc="2026-09-16T11:21:00Z">
        <w:r>
          <w:rPr>
            <w:rFonts w:asciiTheme="majorHAnsi" w:hAnsiTheme="majorHAnsi"/>
            <w:szCs w:val="22"/>
            <w:lang w:val="en-GB"/>
          </w:rPr>
          <w:delText xml:space="preserve">ambition delivers roughly </w:delText>
        </w:r>
        <w:r>
          <w:rPr>
            <w:rFonts w:asciiTheme="majorHAnsi" w:hAnsiTheme="majorHAnsi"/>
            <w:b/>
            <w:bCs/>
            <w:szCs w:val="22"/>
            <w:lang w:val="en-GB"/>
          </w:rPr>
          <w:delText>1 percentage points</w:delText>
        </w:r>
        <w:r>
          <w:rPr>
            <w:rFonts w:asciiTheme="majorHAnsi" w:hAnsiTheme="majorHAnsi"/>
            <w:szCs w:val="22"/>
            <w:lang w:val="en-GB"/>
          </w:rPr>
          <w:delText xml:space="preserve"> higher GDP level than PDP8-rev across 2026–2050</w:delText>
        </w:r>
      </w:del>
      <w:r>
        <w:rPr>
          <w:rFonts w:asciiTheme="majorHAnsi" w:hAnsiTheme="majorHAnsi"/>
          <w:szCs w:val="22"/>
          <w:lang w:val="en-GB"/>
        </w:rPr>
        <w:t xml:space="preserve">, </w:t>
      </w:r>
      <w:del w:id="1103" w:author="Schult, Christoph" w:date="2026-09-16T12:33:00Z" w16du:dateUtc="2026-09-16T10:33:00Z">
        <w:r>
          <w:rPr>
            <w:rFonts w:asciiTheme="majorHAnsi" w:hAnsiTheme="majorHAnsi"/>
            <w:szCs w:val="22"/>
            <w:lang w:val="en-GB"/>
          </w:rPr>
          <w:delText>f</w:delText>
        </w:r>
      </w:del>
      <w:ins w:id="1104" w:author="Schult, Christoph" w:date="2026-09-16T12:33:00Z" w16du:dateUtc="2026-09-16T10:33:00Z">
        <w:r>
          <w:rPr>
            <w:rFonts w:asciiTheme="majorHAnsi" w:hAnsiTheme="majorHAnsi"/>
            <w:szCs w:val="22"/>
            <w:lang w:val="en-GB"/>
          </w:rPr>
          <w:t>for an incremental efficiency investment of less than 0.1% of GDP (</w:t>
        </w:r>
      </w:ins>
      <w:ins w:id="1105" w:author="Schult, Christoph" w:date="2026-09-16T18:42:00Z" w16du:dateUtc="2026-09-16T16:42:00Z">
        <w:r>
          <w:rPr>
            <w:rFonts w:asciiTheme="majorHAnsi" w:hAnsiTheme="majorHAnsi"/>
            <w:szCs w:val="22"/>
            <w:lang w:val="en-GB"/>
          </w:rPr>
          <w:t>less than</w:t>
        </w:r>
      </w:ins>
      <w:ins w:id="1106" w:author="Schult, Christoph" w:date="2026-09-16T12:33:00Z" w16du:dateUtc="2026-09-16T10:33:00Z">
        <w:r>
          <w:rPr>
            <w:rFonts w:asciiTheme="majorHAnsi" w:hAnsiTheme="majorHAnsi"/>
            <w:szCs w:val="22"/>
            <w:lang w:val="en-GB"/>
          </w:rPr>
          <w:t xml:space="preserve"> USD 400 million per year), plus about USD 800 million per year for BESS, which has no measurable GDP effect </w:t>
        </w:r>
      </w:ins>
      <w:del w:id="1107" w:author="Schult, Christoph" w:date="2026-09-16T12:33:00Z" w16du:dateUtc="2026-09-16T10:33:00Z">
        <w:r>
          <w:rPr>
            <w:rFonts w:asciiTheme="majorHAnsi" w:hAnsiTheme="majorHAnsi"/>
            <w:szCs w:val="22"/>
            <w:lang w:val="en-GB"/>
          </w:rPr>
          <w:delText>or an incremental investment cost of less than 0.1% of GDP</w:delText>
        </w:r>
      </w:del>
      <w:ins w:id="1108" w:author="GIZ" w:date="2026-09-15T09:59:00Z" w16du:dateUtc="2026-09-15T07:59:00Z">
        <w:del w:id="1109" w:author="Schult, Christoph" w:date="2026-09-16T12:33:00Z" w16du:dateUtc="2026-09-16T10:33:00Z">
          <w:r>
            <w:rPr>
              <w:rFonts w:asciiTheme="majorHAnsi" w:hAnsiTheme="majorHAnsi"/>
              <w:szCs w:val="22"/>
              <w:lang w:val="en-GB"/>
            </w:rPr>
            <w:delText xml:space="preserve"> </w:delText>
          </w:r>
        </w:del>
        <w:r>
          <w:rPr>
            <w:rFonts w:asciiTheme="majorHAnsi" w:hAnsiTheme="majorHAnsi"/>
            <w:szCs w:val="22"/>
            <w:lang w:val="en-GB"/>
          </w:rPr>
          <w:t>(</w:t>
        </w:r>
      </w:ins>
      <w:ins w:id="1110" w:author="Schult, Christoph" w:date="2026-09-15T11:29:00Z" w16du:dateUtc="2026-09-15T09:29:00Z">
        <w:r>
          <w:rPr>
            <w:rFonts w:asciiTheme="majorHAnsi" w:hAnsiTheme="majorHAnsi"/>
            <w:szCs w:val="22"/>
            <w:lang w:val="en-GB"/>
          </w:rPr>
          <w:fldChar w:fldCharType="begin"/>
        </w:r>
        <w:r>
          <w:rPr>
            <w:rFonts w:asciiTheme="majorHAnsi" w:hAnsiTheme="majorHAnsi"/>
            <w:szCs w:val="22"/>
            <w:lang w:val="en-GB"/>
          </w:rPr>
          <w:instrText xml:space="preserve"> REF _Ref236059137 \h </w:instrText>
        </w:r>
      </w:ins>
      <w:r>
        <w:rPr>
          <w:rFonts w:asciiTheme="majorHAnsi" w:hAnsiTheme="majorHAnsi"/>
          <w:szCs w:val="22"/>
          <w:lang w:val="en-GB"/>
        </w:rPr>
      </w:r>
      <w:r>
        <w:rPr>
          <w:rFonts w:asciiTheme="majorHAnsi" w:hAnsiTheme="majorHAnsi"/>
          <w:szCs w:val="22"/>
          <w:lang w:val="en-GB"/>
        </w:rPr>
        <w:fldChar w:fldCharType="separate"/>
      </w:r>
      <w:ins w:id="1111" w:author="Schult, Christoph" w:date="2026-09-16T13:34:00Z" w16du:dateUtc="2026-09-16T11:34:00Z">
        <w:r>
          <w:rPr>
            <w:lang w:val="en-GB"/>
          </w:rPr>
          <w:t xml:space="preserve">Figure </w:t>
        </w:r>
        <w:r>
          <w:rPr>
            <w:noProof/>
            <w:lang w:val="en-GB"/>
          </w:rPr>
          <w:t>1</w:t>
        </w:r>
      </w:ins>
      <w:ins w:id="1112" w:author="Schult, Christoph" w:date="2026-09-15T11:29:00Z" w16du:dateUtc="2026-09-15T09:29:00Z">
        <w:r>
          <w:rPr>
            <w:rFonts w:asciiTheme="majorHAnsi" w:hAnsiTheme="majorHAnsi"/>
            <w:szCs w:val="22"/>
            <w:lang w:val="en-GB"/>
          </w:rPr>
          <w:fldChar w:fldCharType="end"/>
        </w:r>
      </w:ins>
      <w:ins w:id="1113" w:author="GIZ" w:date="2026-09-15T09:59:00Z" w16du:dateUtc="2026-09-15T07:59:00Z">
        <w:del w:id="1114" w:author="Schult, Christoph" w:date="2026-09-15T11:29:00Z" w16du:dateUtc="2026-09-15T09:29:00Z">
          <w:r>
            <w:rPr>
              <w:rFonts w:asciiTheme="majorHAnsi" w:hAnsiTheme="majorHAnsi"/>
              <w:szCs w:val="22"/>
              <w:lang w:val="en-GB"/>
            </w:rPr>
            <w:delText>Figure 1</w:delText>
          </w:r>
        </w:del>
        <w:del w:id="1115" w:author="Schult, Christoph" w:date="2026-09-15T11:28:00Z" w16du:dateUtc="2026-09-15T09:28:00Z">
          <w:r>
            <w:rPr>
              <w:rFonts w:asciiTheme="majorHAnsi" w:hAnsiTheme="majorHAnsi"/>
              <w:szCs w:val="22"/>
              <w:lang w:val="en-GB"/>
            </w:rPr>
            <w:delText>?</w:delText>
          </w:r>
        </w:del>
        <w:r>
          <w:rPr>
            <w:rFonts w:asciiTheme="majorHAnsi" w:hAnsiTheme="majorHAnsi"/>
            <w:szCs w:val="22"/>
            <w:lang w:val="en-GB"/>
          </w:rPr>
          <w:t>)</w:t>
        </w:r>
      </w:ins>
      <w:r>
        <w:rPr>
          <w:lang w:val="en-GB"/>
        </w:rPr>
        <w:t>.</w:t>
      </w:r>
    </w:p>
    <w:p w14:paraId="4DF9E2DD" w14:textId="5B38B48A" w:rsidR="00EA42DF" w:rsidRPr="00295507" w:rsidRDefault="00EA42DF" w:rsidP="00EA42DF">
      <w:pPr>
        <w:pStyle w:val="IWHFlietext"/>
        <w:numPr>
          <w:ilvl w:val="0"/>
          <w:numId w:val="53"/>
        </w:numPr>
        <w:rPr>
          <w:lang w:val="en-GB"/>
        </w:rPr>
      </w:pPr>
      <w:r>
        <w:rPr>
          <w:b/>
          <w:bCs/>
          <w:lang w:val="en-GB"/>
        </w:rPr>
        <w:t>The additional investment requirement is modest.</w:t>
      </w:r>
      <w:r>
        <w:rPr>
          <w:lang w:val="en-GB"/>
        </w:rPr>
        <w:t xml:space="preserve"> </w:t>
      </w:r>
      <w:ins w:id="1116" w:author="Schult, Christoph" w:date="2026-09-11T10:14:00Z" w16du:dateUtc="2026-09-11T08:14:00Z">
        <w:r>
          <w:rPr>
            <w:lang w:val="en-GB"/>
          </w:rPr>
          <w:t xml:space="preserve">Achieving higher efficiency requires </w:t>
        </w:r>
      </w:ins>
      <w:ins w:id="1117" w:author="Schult, Christoph" w:date="2026-09-14T12:02:00Z" w16du:dateUtc="2026-09-14T10:02:00Z">
        <w:r>
          <w:rPr>
            <w:lang w:val="en-GB"/>
          </w:rPr>
          <w:t xml:space="preserve">less </w:t>
        </w:r>
      </w:ins>
      <w:ins w:id="1118" w:author="Schult, Christoph" w:date="2026-09-14T12:03:00Z" w16du:dateUtc="2026-09-14T10:03:00Z">
        <w:r>
          <w:rPr>
            <w:lang w:val="en-GB"/>
          </w:rPr>
          <w:t xml:space="preserve">than </w:t>
        </w:r>
      </w:ins>
      <w:ins w:id="1119" w:author="Schult, Christoph" w:date="2026-09-11T10:14:00Z" w16du:dateUtc="2026-09-11T08:14:00Z">
        <w:r>
          <w:rPr>
            <w:lang w:val="en-GB"/>
          </w:rPr>
          <w:t xml:space="preserve">USD </w:t>
        </w:r>
      </w:ins>
      <w:ins w:id="1120" w:author="Schult, Christoph" w:date="2026-09-14T12:03:00Z" w16du:dateUtc="2026-09-14T10:03:00Z">
        <w:r>
          <w:rPr>
            <w:lang w:val="en-GB"/>
          </w:rPr>
          <w:t>400</w:t>
        </w:r>
      </w:ins>
      <w:ins w:id="1121" w:author="Schult, Christoph" w:date="2026-09-11T10:14:00Z" w16du:dateUtc="2026-09-11T08:14:00Z">
        <w:r>
          <w:rPr>
            <w:lang w:val="en-GB"/>
          </w:rPr>
          <w:t xml:space="preserve"> million per year for efficiency measures and about USD 800 million per year for BESS — together a limited increase in investment expenditure relative to GDP — while the temporary reduction in consumption is small and largely offset by stronger long-term economic growth and lower energy costs in the future</w:t>
        </w:r>
      </w:ins>
      <w:ins w:id="1122" w:author="Schult, Christoph" w:date="2026-09-16T17:55:00Z" w16du:dateUtc="2026-09-16T15:55:00Z">
        <w:r>
          <w:rPr>
            <w:lang w:val="en-GB"/>
          </w:rPr>
          <w:t xml:space="preserve"> (see IWH Technical Report, 2026)</w:t>
        </w:r>
      </w:ins>
      <w:ins w:id="1123" w:author="Schult, Christoph" w:date="2026-09-11T10:14:00Z" w16du:dateUtc="2026-09-11T08:14:00Z">
        <w:r>
          <w:rPr>
            <w:lang w:val="en-GB"/>
          </w:rPr>
          <w:t>.</w:t>
        </w:r>
      </w:ins>
      <w:del w:id="1124" w:author="Schult, Christoph" w:date="2026-09-11T10:14:00Z" w16du:dateUtc="2026-09-11T08:14:00Z">
        <w:r>
          <w:rPr>
            <w:lang w:val="en-GB"/>
          </w:rPr>
          <w:delText xml:space="preserve">Achieving higher efficiency requires </w:delText>
        </w:r>
      </w:del>
      <w:del w:id="1125" w:author="Schult, Christoph" w:date="2026-09-11T10:10:00Z" w16du:dateUtc="2026-09-11T08:10:00Z">
        <w:r>
          <w:rPr>
            <w:lang w:val="en-GB"/>
          </w:rPr>
          <w:delText xml:space="preserve">only </w:delText>
        </w:r>
      </w:del>
      <w:del w:id="1126" w:author="Schult, Christoph" w:date="2026-09-11T10:14:00Z" w16du:dateUtc="2026-09-11T08:14:00Z">
        <w:r>
          <w:rPr>
            <w:lang w:val="en-GB"/>
          </w:rPr>
          <w:delText xml:space="preserve">a limited increase in investment expenditure, while the temporary reduction in consumption is small and largely offset by stronger long-term economic growth and lower energy costs in the future. </w:delText>
        </w:r>
      </w:del>
    </w:p>
    <w:p w14:paraId="01331F85" w14:textId="0586A6AA" w:rsidR="00EA42DF" w:rsidRPr="00295507" w:rsidRDefault="00EA42DF">
      <w:pPr>
        <w:pStyle w:val="IWHFlietext"/>
        <w:numPr>
          <w:ilvl w:val="0"/>
          <w:numId w:val="53"/>
        </w:numPr>
        <w:rPr>
          <w:lang w:val="en-GB"/>
        </w:rPr>
      </w:pPr>
      <w:del w:id="1127" w:author="Schult, Christoph" w:date="2026-09-14T13:27:00Z" w16du:dateUtc="2026-09-14T11:27:00Z">
        <w:r>
          <w:rPr>
            <w:b/>
            <w:bCs/>
            <w:lang w:val="en-GB"/>
          </w:rPr>
          <w:delText>Energy demand declines, but e</w:delText>
        </w:r>
        <w:r>
          <w:rPr>
            <w:rFonts w:asciiTheme="majorHAnsi" w:hAnsiTheme="majorHAnsi"/>
            <w:b/>
            <w:bCs/>
            <w:szCs w:val="22"/>
            <w:lang w:val="en-GB"/>
          </w:rPr>
          <w:delText>missions are identical</w:delText>
        </w:r>
        <w:r>
          <w:rPr>
            <w:b/>
            <w:bCs/>
            <w:lang w:val="en-GB"/>
          </w:rPr>
          <w:delText>.</w:delText>
        </w:r>
        <w:r>
          <w:rPr>
            <w:lang w:val="en-GB"/>
          </w:rPr>
          <w:delText xml:space="preserve"> Under a binding carbon constraint, lower energy intensity reduces energy use but does not necessarily translate into lower greenhouse gas emissions, as the electricity mix remains determined by the baseline scenario. At the same time, lower energy demand translates into lower carbon prices, which therefore reduces cost pressure for energy-intensive industries and helps limit increases in household energy costs. </w:delText>
        </w:r>
      </w:del>
      <w:ins w:id="1128" w:author="Schult, Christoph" w:date="2026-09-14T13:27:00Z">
        <w:r w:rsidRPr="00F3089C">
          <w:rPr>
            <w:b/>
            <w:bCs/>
            <w:lang w:val="en-US"/>
          </w:rPr>
          <w:t>Energy demand declines, while covered emissions remain unchanged under the common binding cap.</w:t>
        </w:r>
        <w:r w:rsidRPr="00F3089C">
          <w:rPr>
            <w:lang w:val="en-US"/>
          </w:rPr>
          <w:t xml:space="preserve"> </w:t>
        </w:r>
      </w:ins>
      <w:ins w:id="1129" w:author="Schult, Christoph" w:date="2026-09-18T18:34:00Z" w16du:dateUtc="2026-09-18T16:34:00Z">
        <w:r>
          <w:rPr>
            <w:lang w:val="en-US"/>
          </w:rPr>
          <w:t>Directive-10 is run against the same ETS cap trajectory as Baseline, so differences between the two scenarios isolate the macroeconomic effect of energy efficiency. Efficiency directly lowers energy demand at given prices; because less carbon-price pressure is then needed to hit the same cap, the equilibrium carbon price falls relative to Baseline. That lower price both shifts the generation mix toward higher carbon intensity and induces some rebound in energy demand, and the two together restore emissions to the fixed cap. The net effect is unchanged covered emissions, a lower carbon price than Baseline, and reduced cost pressure on energy-intensive industry</w:t>
        </w:r>
      </w:ins>
      <w:commentRangeStart w:id="1130"/>
      <w:commentRangeStart w:id="1131"/>
      <w:commentRangeStart w:id="1132"/>
      <w:ins w:id="1133" w:author="Schult, Christoph" w:date="2026-09-14T13:27:00Z">
        <w:r>
          <w:rPr>
            <w:lang w:val="en-US"/>
          </w:rPr>
          <w:t>.</w:t>
        </w:r>
      </w:ins>
      <w:commentRangeEnd w:id="1130"/>
      <w:r w:rsidRPr="00295507">
        <w:rPr>
          <w:rStyle w:val="CommentReference"/>
          <w:sz w:val="22"/>
          <w:szCs w:val="20"/>
          <w:lang w:val="en-GB"/>
        </w:rPr>
        <w:commentReference w:id="1130"/>
      </w:r>
      <w:commentRangeEnd w:id="1131"/>
      <w:r w:rsidRPr="00295507">
        <w:rPr>
          <w:rStyle w:val="CommentReference"/>
          <w:sz w:val="22"/>
          <w:szCs w:val="20"/>
          <w:lang w:val="en-GB"/>
        </w:rPr>
        <w:commentReference w:id="1131"/>
      </w:r>
      <w:commentRangeEnd w:id="1132"/>
      <w:r w:rsidRPr="00295507">
        <w:rPr>
          <w:rStyle w:val="CommentReference"/>
          <w:sz w:val="22"/>
          <w:szCs w:val="20"/>
          <w:lang w:val="en-GB"/>
        </w:rPr>
        <w:commentReference w:id="1132"/>
      </w:r>
    </w:p>
    <w:p w14:paraId="13E0E890" w14:textId="22739C0E" w:rsidR="00EA42DF" w:rsidRDefault="00131409">
      <w:pPr>
        <w:pStyle w:val="IWHFlietext"/>
        <w:numPr>
          <w:ilvl w:val="0"/>
          <w:numId w:val="53"/>
        </w:numPr>
        <w:rPr>
          <w:lang w:val="en-GB"/>
        </w:rPr>
      </w:pPr>
      <w:ins w:id="1134" w:author="Schult, Christoph" w:date="2026-09-15T11:59:00Z" w16du:dateUtc="2026-09-15T09:59:00Z">
        <w:r>
          <w:rPr>
            <w:b/>
            <w:bCs/>
            <w:lang w:val="en-GB"/>
          </w:rPr>
          <w:t>Due to model design, battery energy storage (BESS) shows only limited macroeconomic effects</w:t>
        </w:r>
      </w:ins>
      <w:commentRangeStart w:id="1135"/>
      <w:commentRangeStart w:id="1136"/>
      <w:commentRangeStart w:id="1137"/>
      <w:commentRangeStart w:id="1138"/>
      <w:del w:id="1139" w:author="Schult, Christoph" w:date="2026-09-15T11:59:00Z" w16du:dateUtc="2026-09-15T09:59:00Z">
        <w:r>
          <w:rPr>
            <w:b/>
            <w:bCs/>
            <w:lang w:val="en-GB"/>
          </w:rPr>
          <w:delText>Battery energy storage (BESS) has limited macroeconomic effects</w:delText>
        </w:r>
      </w:del>
      <w:r>
        <w:rPr>
          <w:b/>
          <w:bCs/>
          <w:lang w:val="en-GB"/>
        </w:rPr>
        <w:t>.</w:t>
      </w:r>
      <w:commentRangeEnd w:id="1135"/>
      <w:r>
        <w:rPr>
          <w:rStyle w:val="CommentReference"/>
          <w:sz w:val="22"/>
          <w:szCs w:val="20"/>
          <w:lang w:val="en-GB"/>
        </w:rPr>
        <w:commentReference w:id="1135"/>
      </w:r>
      <w:commentRangeEnd w:id="1136"/>
      <w:r>
        <w:rPr>
          <w:rStyle w:val="CommentReference"/>
          <w:sz w:val="22"/>
          <w:szCs w:val="20"/>
          <w:lang w:val="en-GB"/>
        </w:rPr>
        <w:commentReference w:id="1136"/>
      </w:r>
      <w:commentRangeEnd w:id="1137"/>
      <w:r>
        <w:rPr>
          <w:rStyle w:val="CommentReference"/>
          <w:sz w:val="22"/>
          <w:szCs w:val="20"/>
          <w:lang w:val="en-GB"/>
        </w:rPr>
        <w:commentReference w:id="1137"/>
      </w:r>
      <w:commentRangeEnd w:id="1138"/>
      <w:r>
        <w:rPr>
          <w:rStyle w:val="CommentReference"/>
          <w:sz w:val="22"/>
          <w:szCs w:val="20"/>
          <w:lang w:val="en-GB"/>
        </w:rPr>
        <w:commentReference w:id="1138"/>
      </w:r>
      <w:r>
        <w:rPr>
          <w:lang w:val="en-GB"/>
        </w:rPr>
        <w:t xml:space="preserve"> </w:t>
      </w:r>
      <w:ins w:id="1140" w:author="Schult, Christoph" w:date="2026-09-09T13:40:00Z" w16du:dateUtc="2026-09-09T11:40:00Z">
        <w:r>
          <w:rPr>
            <w:lang w:val="en-GB"/>
          </w:rPr>
          <w:t>Removing battery storage has a negligible impact on aggregate GDP (</w:t>
        </w:r>
      </w:ins>
      <w:ins w:id="1141" w:author="Schult, Christoph" w:date="2026-09-14T11:39:00Z" w16du:dateUtc="2026-09-14T09:39:00Z">
        <w:r>
          <w:rPr>
            <w:lang w:val="en-GB"/>
          </w:rPr>
          <w:t>≈</w:t>
        </w:r>
      </w:ins>
      <w:ins w:id="1142" w:author="Schult, Christoph" w:date="2026-09-09T13:40:00Z" w16du:dateUtc="2026-09-09T11:40:00Z">
        <w:r>
          <w:rPr>
            <w:lang w:val="en-GB"/>
          </w:rPr>
          <w:t>0 pp by 2050). This should not be read as evidence that BESS has little value. DGE-METRIC operates at annual resolution with no hourly dispatch, so the channels through which storage actually creates value — curtailment avoidance, peak shaving, and reduced fossil back-up capacity — cannot be priced in this framework by design. The near-zero GDP effect therefore reflects a structural model limitation, not an economic assessment of storage. The reliability and renewable-integration benefits of BESS are real but sit outside what an annual general-equilibrium model can quantify.</w:t>
        </w:r>
      </w:ins>
      <w:del w:id="1143" w:author="Schult, Christoph" w:date="2026-09-09T13:40:00Z" w16du:dateUtc="2026-09-09T11:40:00Z">
        <w:r>
          <w:rPr>
            <w:lang w:val="en-GB"/>
          </w:rPr>
          <w:delText xml:space="preserve">Removing battery storage has only a negligible impact on aggregate GDP </w:delText>
        </w:r>
        <w:r>
          <w:rPr>
            <w:rFonts w:asciiTheme="majorHAnsi" w:hAnsiTheme="majorHAnsi"/>
            <w:szCs w:val="22"/>
            <w:lang w:val="en-GB"/>
          </w:rPr>
          <w:delText>(~0 pp by 2050)</w:delText>
        </w:r>
        <w:r>
          <w:rPr>
            <w:lang w:val="en-GB"/>
          </w:rPr>
          <w:delText>, indicating that its primary value lies in improving power-system reliability and enabling renewable integration rather than directly increasing economy-wide output.</w:delText>
        </w:r>
      </w:del>
      <w:r>
        <w:rPr>
          <w:lang w:val="en-GB"/>
        </w:rPr>
        <w:t xml:space="preserve"> </w:t>
      </w:r>
    </w:p>
    <w:p w14:paraId="1302A803" w14:textId="4E45FAB3" w:rsidR="008A65D3" w:rsidRPr="00B07A20" w:rsidRDefault="008A65D3" w:rsidP="000373C2">
      <w:pPr>
        <w:pStyle w:val="IWHFlietext"/>
        <w:numPr>
          <w:ilvl w:val="0"/>
          <w:numId w:val="53"/>
        </w:numPr>
        <w:rPr>
          <w:ins w:id="1144" w:author="Schult, Christoph" w:date="2026-09-11T17:46:00Z" w16du:dateUtc="2026-09-11T15:46:00Z"/>
          <w:lang w:val="en-GB"/>
        </w:rPr>
      </w:pPr>
      <w:commentRangeStart w:id="1145"/>
      <w:commentRangeStart w:id="1146"/>
      <w:r>
        <w:rPr>
          <w:b/>
          <w:bCs/>
          <w:lang w:val="en-US"/>
        </w:rPr>
        <w:t xml:space="preserve">Rooftop solar (RTS) is </w:t>
      </w:r>
      <w:ins w:id="1147" w:author="Schult, Christoph" w:date="2026-09-16T12:29:00Z" w16du:dateUtc="2026-09-16T10:29:00Z">
        <w:r>
          <w:rPr>
            <w:b/>
            <w:bCs/>
            <w:lang w:val="en-US"/>
          </w:rPr>
          <w:t>a key</w:t>
        </w:r>
      </w:ins>
      <w:del w:id="1148" w:author="Schult, Christoph" w:date="2026-09-16T12:29:00Z" w16du:dateUtc="2026-09-16T10:29:00Z">
        <w:r>
          <w:rPr>
            <w:b/>
            <w:bCs/>
            <w:lang w:val="en-US"/>
          </w:rPr>
          <w:delText>the main</w:delText>
        </w:r>
      </w:del>
      <w:r>
        <w:rPr>
          <w:b/>
          <w:bCs/>
          <w:lang w:val="en-US"/>
        </w:rPr>
        <w:t xml:space="preserve"> driver of the positive GDP effects</w:t>
      </w:r>
      <w:commentRangeEnd w:id="1145"/>
      <w:r>
        <w:rPr>
          <w:rStyle w:val="CommentReference"/>
          <w:b/>
          <w:bCs/>
          <w:sz w:val="22"/>
          <w:szCs w:val="20"/>
          <w:lang w:val="en-US"/>
        </w:rPr>
        <w:commentReference w:id="1145"/>
      </w:r>
      <w:commentRangeEnd w:id="1146"/>
      <w:r>
        <w:rPr>
          <w:rStyle w:val="CommentReference"/>
          <w:b/>
          <w:bCs/>
          <w:sz w:val="22"/>
          <w:szCs w:val="20"/>
          <w:lang w:val="en-US"/>
        </w:rPr>
        <w:commentReference w:id="1146"/>
      </w:r>
      <w:r>
        <w:rPr>
          <w:b/>
          <w:bCs/>
          <w:lang w:val="en-US"/>
        </w:rPr>
        <w:t>.</w:t>
      </w:r>
      <w:r>
        <w:rPr>
          <w:lang w:val="en-US"/>
        </w:rPr>
        <w:t xml:space="preserve"> </w:t>
      </w:r>
      <w:ins w:id="1149" w:author="Schult, Christoph" w:date="2026-09-16T12:29:00Z" w16du:dateUtc="2026-09-16T10:29:00Z">
        <w:r>
          <w:rPr>
            <w:lang w:val="en-US"/>
          </w:rPr>
          <w:t>The RTS at pre-revision 95 GW counterfactual shows that the rooftop build-out already embedded in the PDP8-rev Baseline is worth about 0.6–1.0% of GDP in the 2030s and 2040s, a magnitude similar to the gain from the full Directive 10 package. Mechanically, this works through a specific modelled channel:</w:t>
        </w:r>
      </w:ins>
      <w:ins w:id="1150" w:author="Schult, Christoph" w:date="2026-09-11T10:30:00Z">
        <w:r w:rsidRPr="00F3089C">
          <w:rPr>
            <w:lang w:val="en-US"/>
          </w:rPr>
          <w:t xml:space="preserve"> self-consumed rooftop generation displaces grid-purchased electricity, which lowers the effective cost of energy inputs to production</w:t>
        </w:r>
      </w:ins>
      <w:ins w:id="1151" w:author="Schult, Christoph" w:date="2026-09-11T10:31:00Z" w16du:dateUtc="2026-09-11T08:31:00Z">
        <w:r>
          <w:rPr>
            <w:lang w:val="en-US"/>
          </w:rPr>
          <w:t>,</w:t>
        </w:r>
      </w:ins>
      <w:ins w:id="1152" w:author="Schult, Christoph" w:date="2026-09-11T10:30:00Z">
        <w:r>
          <w:rPr>
            <w:lang w:val="en-US"/>
            <w:rPrChange w:id="1153" w:author="Schult, Christoph" w:date="2026-09-11T10:30:00Z" w16du:dateUtc="2026-09-11T08:30:00Z">
              <w:rPr/>
            </w:rPrChange>
          </w:rPr>
          <w:t xml:space="preserve"> rather than reflecting a general preference for rooftop solar over utility-scale renewables or grid investment. </w:t>
        </w:r>
        <w:r>
          <w:rPr>
            <w:lang w:val="en-US"/>
          </w:rPr>
          <w:t>Accelerating its deployment therefore appears to be one of the most promising measures for reducing demand for centrally</w:t>
        </w:r>
        <w:r>
          <w:rPr>
            <w:lang w:val="en-US"/>
            <w:rPrChange w:id="1154" w:author="Schult, Christoph" w:date="2026-09-11T10:30:00Z" w16du:dateUtc="2026-09-11T08:30:00Z">
              <w:rPr/>
            </w:rPrChange>
          </w:rPr>
          <w:t>-</w:t>
        </w:r>
        <w:r>
          <w:rPr>
            <w:lang w:val="en-US"/>
          </w:rPr>
          <w:t>supplied electricity, easing pressure on the power system.</w:t>
        </w:r>
      </w:ins>
      <w:del w:id="1155" w:author="Schult, Christoph" w:date="2026-09-11T10:30:00Z" w16du:dateUtc="2026-09-11T08:30:00Z">
        <w:r>
          <w:rPr>
            <w:lang w:val="en-US"/>
          </w:rPr>
          <w:delText>Our scenario analysis shows that the expansion of RTS accounts for most of the projected increase in GDP. Accelerating its deployment therefore appears to be one of the most promising measures for reducing demand for centrally supplied electricity, easing pressure on the power system, and supporting grid stability during the energy transition.</w:delText>
        </w:r>
      </w:del>
      <w:ins w:id="1156" w:author="Schult, Christoph" w:date="2026-09-11T10:30:00Z" w16du:dateUtc="2026-09-11T08:30:00Z">
        <w:r>
          <w:rPr>
            <w:lang w:val="en-US"/>
          </w:rPr>
          <w:t xml:space="preserve"> </w:t>
        </w:r>
      </w:ins>
      <w:ins w:id="1157" w:author="Schult, Christoph" w:date="2026-09-18T18:43:00Z" w16du:dateUtc="2026-09-18T16:43:00Z">
        <w:r>
          <w:rPr>
            <w:lang w:val="en-US"/>
          </w:rPr>
          <w:t xml:space="preserve"> The model can not </w:t>
        </w:r>
      </w:ins>
      <w:ins w:id="1158" w:author="Schult, Christoph" w:date="2026-09-18T18:44:00Z" w16du:dateUtc="2026-09-18T16:44:00Z">
        <w:r>
          <w:rPr>
            <w:lang w:val="en-US"/>
          </w:rPr>
          <w:t>capture potential side effects on grid stability</w:t>
        </w:r>
      </w:ins>
      <w:ins w:id="1159" w:author="Schult, Christoph" w:date="2026-09-18T18:43:00Z" w16du:dateUtc="2026-09-18T16:43:00Z">
        <w:r>
          <w:rPr>
            <w:lang w:val="en-US"/>
          </w:rPr>
          <w:t>, congestion, or balancing needs — those require network- and dispatch-resolution analysis that lies outside this annual general-equilibrium model.</w:t>
        </w:r>
      </w:ins>
    </w:p>
    <w:p w14:paraId="69047CC6" w14:textId="168E80E1" w:rsidR="009B36AA" w:rsidRPr="009B36AA" w:rsidRDefault="009B36AA" w:rsidP="000373C2">
      <w:pPr>
        <w:pStyle w:val="IWHFlietext"/>
        <w:numPr>
          <w:ilvl w:val="0"/>
          <w:numId w:val="53"/>
        </w:numPr>
        <w:rPr>
          <w:lang w:val="en-US"/>
          <w:rPrChange w:id="1160" w:author="Schult, Christoph" w:date="2026-09-11T17:47:00Z" w16du:dateUtc="2026-09-11T15:47:00Z">
            <w:rPr>
              <w:lang w:val="en-GB"/>
            </w:rPr>
          </w:rPrChange>
        </w:rPr>
      </w:pPr>
      <w:ins w:id="1161" w:author="Schult, Christoph" w:date="2026-09-11T17:46:00Z">
        <w:r>
          <w:rPr>
            <w:b/>
            <w:bCs/>
            <w:lang w:val="en-US"/>
            <w:rPrChange w:id="1162" w:author="Schult, Christoph" w:date="2026-09-11T17:46:00Z" w16du:dateUtc="2026-09-11T15:46:00Z">
              <w:rPr>
                <w:b/>
                <w:bCs/>
              </w:rPr>
            </w:rPrChange>
          </w:rPr>
          <w:t xml:space="preserve">Energy efficiency also lowers the cost of </w:t>
        </w:r>
      </w:ins>
      <w:ins w:id="1163" w:author="Schult, Christoph" w:date="2026-09-16T19:27:00Z" w16du:dateUtc="2026-09-16T17:27:00Z">
        <w:r>
          <w:rPr>
            <w:b/>
            <w:bCs/>
            <w:lang w:val="en-US"/>
          </w:rPr>
          <w:t>decarbonisation</w:t>
        </w:r>
      </w:ins>
      <w:ins w:id="1164" w:author="Schult, Christoph" w:date="2026-09-11T17:46:00Z">
        <w:r>
          <w:rPr>
            <w:b/>
            <w:bCs/>
            <w:lang w:val="en-US"/>
            <w:rPrChange w:id="1165" w:author="Schult, Christoph" w:date="2026-09-11T17:46:00Z" w16du:dateUtc="2026-09-11T15:46:00Z">
              <w:rPr>
                <w:b/>
                <w:bCs/>
              </w:rPr>
            </w:rPrChange>
          </w:rPr>
          <w:t>.</w:t>
        </w:r>
        <w:r>
          <w:rPr>
            <w:lang w:val="en-US"/>
            <w:rPrChange w:id="1166" w:author="Schult, Christoph" w:date="2026-09-11T17:46:00Z" w16du:dateUtc="2026-09-11T15:46:00Z">
              <w:rPr/>
            </w:rPrChange>
          </w:rPr>
          <w:t xml:space="preserve"> </w:t>
        </w:r>
        <w:r>
          <w:rPr>
            <w:lang w:val="en-US"/>
            <w:rPrChange w:id="1167" w:author="Schult, Christoph" w:date="2026-09-12T15:01:00Z" w16du:dateUtc="2026-09-12T13:01:00Z">
              <w:rPr/>
            </w:rPrChange>
          </w:rPr>
          <w:t xml:space="preserve">Repeating the Directive 10 package on top of a binding Net Zero emissions cap shows the same effect holds under stronger climate ambition: Net Zero combined with </w:t>
        </w:r>
        <w:r>
          <w:rPr>
            <w:b/>
            <w:bCs/>
            <w:lang w:val="en-US"/>
            <w:rPrChange w:id="1168" w:author="Schult, Christoph" w:date="2026-09-12T15:01:00Z" w16du:dateUtc="2026-09-12T13:01:00Z">
              <w:rPr/>
            </w:rPrChange>
          </w:rPr>
          <w:t>Directive 10</w:t>
        </w:r>
        <w:r>
          <w:rPr>
            <w:lang w:val="en-US"/>
            <w:rPrChange w:id="1169" w:author="Schult, Christoph" w:date="2026-09-12T15:01:00Z" w16du:dateUtc="2026-09-12T13:01:00Z">
              <w:rPr/>
            </w:rPrChange>
          </w:rPr>
          <w:t xml:space="preserve"> delivers roughly </w:t>
        </w:r>
        <w:r>
          <w:rPr>
            <w:b/>
            <w:bCs/>
            <w:lang w:val="en-US"/>
            <w:rPrChange w:id="1170" w:author="Schult, Christoph" w:date="2026-09-12T15:01:00Z" w16du:dateUtc="2026-09-12T13:01:00Z">
              <w:rPr>
                <w:b/>
                <w:bCs/>
              </w:rPr>
            </w:rPrChange>
          </w:rPr>
          <w:t>0.7–1.</w:t>
        </w:r>
      </w:ins>
      <w:ins w:id="1171" w:author="Schult, Christoph" w:date="2026-09-16T09:35:00Z" w16du:dateUtc="2026-09-16T07:35:00Z">
        <w:r>
          <w:rPr>
            <w:b/>
            <w:bCs/>
            <w:lang w:val="en-US"/>
          </w:rPr>
          <w:t>0</w:t>
        </w:r>
      </w:ins>
      <w:ins w:id="1172" w:author="Schult, Christoph" w:date="2026-09-11T17:46:00Z">
        <w:r>
          <w:rPr>
            <w:lang w:val="en-US"/>
            <w:rPrChange w:id="1173" w:author="Schult, Christoph" w:date="2026-09-12T15:01:00Z" w16du:dateUtc="2026-09-12T13:01:00Z">
              <w:rPr>
                <w:b/>
                <w:bCs/>
              </w:rPr>
            </w:rPrChange>
          </w:rPr>
          <w:t xml:space="preserve"> percentage points</w:t>
        </w:r>
        <w:r>
          <w:rPr>
            <w:lang w:val="en-US"/>
            <w:rPrChange w:id="1174" w:author="Schult, Christoph" w:date="2026-09-12T15:01:00Z" w16du:dateUtc="2026-09-12T13:01:00Z">
              <w:rPr/>
            </w:rPrChange>
          </w:rPr>
          <w:t xml:space="preserve"> higher GDP than the standalone Net Zero pathway across 2026–2050, narrowing the transition cost of </w:t>
        </w:r>
      </w:ins>
      <w:ins w:id="1175" w:author="Schult, Christoph" w:date="2026-09-16T19:27:00Z" w16du:dateUtc="2026-09-16T17:27:00Z">
        <w:r>
          <w:rPr>
            <w:lang w:val="en-US"/>
          </w:rPr>
          <w:t>decarbonisation</w:t>
        </w:r>
      </w:ins>
      <w:ins w:id="1176" w:author="Schult, Christoph" w:date="2026-09-11T17:46:00Z">
        <w:r>
          <w:rPr>
            <w:lang w:val="en-US"/>
            <w:rPrChange w:id="1177" w:author="Schult, Christoph" w:date="2026-09-12T15:01:00Z" w16du:dateUtc="2026-09-12T13:01:00Z">
              <w:rPr/>
            </w:rPrChange>
          </w:rPr>
          <w:t xml:space="preserve"> rather than adding to it. </w:t>
        </w:r>
        <w:r>
          <w:rPr>
            <w:lang w:val="en-US"/>
            <w:rPrChange w:id="1178" w:author="Schult, Christoph" w:date="2026-09-11T17:47:00Z" w16du:dateUtc="2026-09-11T15:47:00Z">
              <w:rPr/>
            </w:rPrChange>
          </w:rPr>
          <w:t>As under the Baseline, BESS makes little additional difference</w:t>
        </w:r>
      </w:ins>
      <w:ins w:id="1179" w:author="Schult, Christoph" w:date="2026-09-11T17:47:00Z" w16du:dateUtc="2026-09-11T15:47:00Z">
        <w:r>
          <w:rPr>
            <w:lang w:val="en-US"/>
          </w:rPr>
          <w:t>,</w:t>
        </w:r>
      </w:ins>
      <w:ins w:id="1180" w:author="Schult, Christoph" w:date="2026-09-11T17:46:00Z">
        <w:r>
          <w:rPr>
            <w:lang w:val="en-US"/>
            <w:rPrChange w:id="1181" w:author="Schult, Christoph" w:date="2026-09-11T17:47:00Z" w16du:dateUtc="2026-09-11T15:47:00Z">
              <w:rPr/>
            </w:rPrChange>
          </w:rPr>
          <w:t xml:space="preserve"> the full and no</w:t>
        </w:r>
        <w:r>
          <w:rPr>
            <w:lang w:val="en-US"/>
            <w:rPrChange w:id="1182" w:author="Schult, Christoph" w:date="2026-09-11T17:47:00Z" w16du:dateUtc="2026-09-11T15:47:00Z">
              <w:rPr/>
            </w:rPrChange>
          </w:rPr>
          <w:noBreakHyphen/>
          <w:t>BESS variants are nearly identical (</w:t>
        </w:r>
      </w:ins>
      <w:ins w:id="1183" w:author="Schult, Christoph" w:date="2026-09-11T17:46:00Z" w16du:dateUtc="2026-09-11T15:46:00Z">
        <w:r>
          <w:rPr>
            <w:rPrChange w:id="1184" w:author="Schult, Christoph" w:date="2026-09-11T17:47:00Z" w16du:dateUtc="2026-09-11T15:47:00Z">
              <w:rPr>
                <w:lang w:val="en-US"/>
              </w:rPr>
            </w:rPrChange>
          </w:rPr>
          <w:fldChar w:fldCharType="begin"/>
        </w:r>
        <w:r>
          <w:rPr>
            <w:lang w:val="en-US"/>
          </w:rPr>
          <w:instrText xml:space="preserve"> REF _Ref240041185 \h </w:instrText>
        </w:r>
      </w:ins>
      <w:r>
        <w:rPr>
          <w:lang w:val="en-US"/>
          <w:rPrChange w:id="1185" w:author="Schult, Christoph" w:date="2026-09-11T17:47:00Z" w16du:dateUtc="2026-09-11T15:47:00Z">
            <w:rPr/>
          </w:rPrChange>
        </w:rPr>
        <w:instrText xml:space="preserve"> \* MERGEFORMAT </w:instrText>
      </w:r>
      <w:ins w:id="1186" w:author="Schult, Christoph" w:date="2026-09-11T17:46:00Z" w16du:dateUtc="2026-09-11T15:46:00Z">
        <w:r>
          <w:rPr>
            <w:rPrChange w:id="1187" w:author="Schult, Christoph" w:date="2026-09-11T17:47:00Z" w16du:dateUtc="2026-09-11T15:47:00Z">
              <w:rPr>
                <w:lang w:val="en-US"/>
              </w:rPr>
            </w:rPrChange>
          </w:rPr>
          <w:fldChar w:fldCharType="separate"/>
        </w:r>
      </w:ins>
      <w:ins w:id="1188" w:author="Schult, Christoph" w:date="2026-09-16T13:34:00Z" w16du:dateUtc="2026-09-16T11:34:00Z">
        <w:r>
          <w:rPr>
            <w:lang w:val="en-US"/>
            <w:rPrChange w:id="1189" w:author="Schult, Christoph" w:date="2026-09-16T13:34:00Z" w16du:dateUtc="2026-09-16T11:34:00Z">
              <w:rPr>
                <w:lang w:val="en-GB"/>
              </w:rPr>
            </w:rPrChange>
          </w:rPr>
          <w:t xml:space="preserve">Figure </w:t>
        </w:r>
        <w:r>
          <w:rPr>
            <w:lang w:val="en-US"/>
            <w:rPrChange w:id="1190" w:author="Schult, Christoph" w:date="2026-09-16T13:34:00Z" w16du:dateUtc="2026-09-16T11:34:00Z">
              <w:rPr>
                <w:noProof/>
                <w:lang w:val="en-GB"/>
              </w:rPr>
            </w:rPrChange>
          </w:rPr>
          <w:t>3</w:t>
        </w:r>
      </w:ins>
      <w:ins w:id="1191" w:author="Schult, Christoph" w:date="2026-09-11T17:46:00Z" w16du:dateUtc="2026-09-11T15:46:00Z">
        <w:r>
          <w:rPr>
            <w:rPrChange w:id="1192" w:author="Schult, Christoph" w:date="2026-09-11T17:47:00Z" w16du:dateUtc="2026-09-11T15:47:00Z">
              <w:rPr>
                <w:lang w:val="en-US"/>
              </w:rPr>
            </w:rPrChange>
          </w:rPr>
          <w:fldChar w:fldCharType="end"/>
        </w:r>
      </w:ins>
      <w:ins w:id="1193" w:author="Schult, Christoph" w:date="2026-09-11T17:46:00Z">
        <w:r>
          <w:rPr>
            <w:lang w:val="en-US"/>
            <w:rPrChange w:id="1194" w:author="Schult, Christoph" w:date="2026-09-11T17:47:00Z" w16du:dateUtc="2026-09-11T15:47:00Z">
              <w:rPr/>
            </w:rPrChange>
          </w:rPr>
          <w:t>).</w:t>
        </w:r>
      </w:ins>
    </w:p>
    <w:p w14:paraId="67A72C88" w14:textId="7E13AE13" w:rsidR="001179BE" w:rsidRPr="00463599" w:rsidRDefault="001217EC">
      <w:pPr>
        <w:pStyle w:val="IWHFlietext"/>
        <w:rPr>
          <w:lang w:val="en-US"/>
          <w:rPrChange w:id="1195" w:author="Schult, Christoph" w:date="2026-09-21T14:23:00Z" w16du:dateUtc="2026-09-21T12:23:00Z">
            <w:rPr>
              <w:lang w:val="en-GB"/>
            </w:rPr>
          </w:rPrChange>
        </w:rPr>
        <w:pPrChange w:id="1196" w:author="Albert, Joscha GIZ" w:date="2026-09-18T15:22:00Z" w16du:dateUtc="2026-09-18T13:22:00Z">
          <w:pPr>
            <w:pStyle w:val="IWHFlietext"/>
            <w:numPr>
              <w:numId w:val="53"/>
            </w:numPr>
            <w:ind w:left="720" w:hanging="360"/>
          </w:pPr>
        </w:pPrChange>
      </w:pPr>
      <w:moveToRangeStart w:id="1197" w:author="Schult, Christoph" w:date="2026-09-18T18:36:00Z" w:name="move240649029"/>
      <w:moveTo w:id="1198" w:author="Schult, Christoph" w:date="2026-09-18T18:36:00Z" w16du:dateUtc="2026-09-18T16:36:00Z">
        <w:r>
          <w:rPr>
            <w:rStyle w:val="IntenseEmphasis"/>
            <w:lang w:val="en-GB"/>
          </w:rPr>
          <w:t xml:space="preserve">Policy implication. </w:t>
        </w:r>
      </w:moveTo>
      <w:moveFromRangeStart w:id="1199" w:author="Schult, Christoph" w:date="2026-09-18T18:36:00Z" w:name="move240649029"/>
      <w:moveToRangeEnd w:id="1197"/>
      <w:moveFrom w:id="1200" w:author="Schult, Christoph" w:date="2026-09-18T18:36:00Z" w16du:dateUtc="2026-09-18T16:36:00Z">
        <w:r w:rsidR="001179BE">
          <w:rPr>
            <w:rStyle w:val="IntenseEmphasis"/>
            <w:lang w:val="en-GB"/>
          </w:rPr>
          <w:t xml:space="preserve">Policy implication. </w:t>
        </w:r>
      </w:moveFrom>
      <w:moveFromRangeEnd w:id="1199"/>
      <w:r w:rsidR="001179BE" w:rsidRPr="00463599">
        <w:rPr>
          <w:lang w:val="en-US"/>
          <w:rPrChange w:id="1201" w:author="Schult, Christoph" w:date="2026-09-21T14:23:00Z" w16du:dateUtc="2026-09-21T12:23:00Z">
            <w:rPr>
              <w:lang w:val="en-GB"/>
            </w:rPr>
          </w:rPrChange>
        </w:rPr>
        <w:t xml:space="preserve">The results suggest that energy efficiency </w:t>
      </w:r>
      <w:del w:id="1202" w:author="Albert, Joscha GIZ" w:date="2026-09-18T15:22:00Z" w16du:dateUtc="2026-09-18T13:22:00Z">
        <w:r w:rsidR="001179BE" w:rsidRPr="00463599" w:rsidDel="005B1AB2">
          <w:rPr>
            <w:lang w:val="en-US"/>
            <w:rPrChange w:id="1203" w:author="Schult, Christoph" w:date="2026-09-21T14:23:00Z" w16du:dateUtc="2026-09-21T12:23:00Z">
              <w:rPr>
                <w:lang w:val="en-GB"/>
              </w:rPr>
            </w:rPrChange>
          </w:rPr>
          <w:delText>should be regarded as</w:delText>
        </w:r>
      </w:del>
      <w:ins w:id="1204" w:author="Albert, Joscha GIZ" w:date="2026-09-18T15:22:00Z" w16du:dateUtc="2026-09-18T13:22:00Z">
        <w:r w:rsidR="005B1AB2" w:rsidRPr="00463599">
          <w:rPr>
            <w:lang w:val="en-US"/>
            <w:rPrChange w:id="1205" w:author="Schult, Christoph" w:date="2026-09-21T14:23:00Z" w16du:dateUtc="2026-09-21T12:23:00Z">
              <w:rPr>
                <w:lang w:val="en-GB"/>
              </w:rPr>
            </w:rPrChange>
          </w:rPr>
          <w:t>is</w:t>
        </w:r>
      </w:ins>
      <w:r w:rsidR="001179BE" w:rsidRPr="00463599">
        <w:rPr>
          <w:lang w:val="en-US"/>
          <w:rPrChange w:id="1206" w:author="Schult, Christoph" w:date="2026-09-21T14:23:00Z" w16du:dateUtc="2026-09-21T12:23:00Z">
            <w:rPr>
              <w:lang w:val="en-GB"/>
            </w:rPr>
          </w:rPrChange>
        </w:rPr>
        <w:t xml:space="preserve"> a </w:t>
      </w:r>
      <w:r w:rsidR="001179BE" w:rsidRPr="00463599">
        <w:rPr>
          <w:lang w:val="en-US"/>
          <w:rPrChange w:id="1207" w:author="Schult, Christoph" w:date="2026-09-21T14:23:00Z" w16du:dateUtc="2026-09-21T12:23:00Z">
            <w:rPr>
              <w:b/>
              <w:bCs/>
              <w:lang w:val="en-GB"/>
            </w:rPr>
          </w:rPrChange>
        </w:rPr>
        <w:t>low-cost growth policy</w:t>
      </w:r>
      <w:r w:rsidR="001179BE" w:rsidRPr="00463599">
        <w:rPr>
          <w:lang w:val="en-US"/>
          <w:rPrChange w:id="1208" w:author="Schult, Christoph" w:date="2026-09-21T14:23:00Z" w16du:dateUtc="2026-09-21T12:23:00Z">
            <w:rPr>
              <w:lang w:val="en-GB"/>
            </w:rPr>
          </w:rPrChange>
        </w:rPr>
        <w:t xml:space="preserve"> as well as an energy policy. Accelerating efficiency improvements delivers sustained economic benefits while reducing future energy demand and investment requirements. However, energy efficiency alone cannot achieve </w:t>
      </w:r>
      <w:del w:id="1209" w:author="Schult, Christoph" w:date="2026-09-17T13:49:00Z" w16du:dateUtc="2026-09-17T11:49:00Z">
        <w:r w:rsidR="001179BE" w:rsidRPr="00463599">
          <w:rPr>
            <w:lang w:val="en-US"/>
            <w:rPrChange w:id="1210" w:author="Schult, Christoph" w:date="2026-09-21T14:23:00Z" w16du:dateUtc="2026-09-21T12:23:00Z">
              <w:rPr>
                <w:lang w:val="en-GB"/>
              </w:rPr>
            </w:rPrChange>
          </w:rPr>
          <w:delText>Viet Nam</w:delText>
        </w:r>
      </w:del>
      <w:ins w:id="1211" w:author="Schult, Christoph" w:date="2026-09-17T13:49:00Z" w16du:dateUtc="2026-09-17T11:49:00Z">
        <w:r w:rsidR="001179BE" w:rsidRPr="00463599">
          <w:rPr>
            <w:lang w:val="en-US"/>
            <w:rPrChange w:id="1212" w:author="Schult, Christoph" w:date="2026-09-21T14:23:00Z" w16du:dateUtc="2026-09-21T12:23:00Z">
              <w:rPr>
                <w:lang w:val="en-GB"/>
              </w:rPr>
            </w:rPrChange>
          </w:rPr>
          <w:t>Vietnam</w:t>
        </w:r>
      </w:ins>
      <w:r w:rsidR="001179BE" w:rsidRPr="00463599">
        <w:rPr>
          <w:lang w:val="en-US"/>
          <w:rPrChange w:id="1213" w:author="Schult, Christoph" w:date="2026-09-21T14:23:00Z" w16du:dateUtc="2026-09-21T12:23:00Z">
            <w:rPr>
              <w:lang w:val="en-GB"/>
            </w:rPr>
          </w:rPrChange>
        </w:rPr>
        <w:t>'s emissions objectives. To maximise both economic and environmental benefits, efficiency policies should therefore be implemented alongside carbon pricing and continued investment in low-carbon electricity generation.</w:t>
      </w:r>
    </w:p>
    <w:p w14:paraId="2B5DC67B" w14:textId="22D65C94" w:rsidR="001179BE" w:rsidRPr="000373C2" w:rsidDel="002B62D8" w:rsidRDefault="001179BE" w:rsidP="001179BE">
      <w:pPr>
        <w:pStyle w:val="IWHFlietext"/>
        <w:ind w:left="360"/>
        <w:rPr>
          <w:del w:id="1214" w:author="Schult, Christoph" w:date="2026-09-12T15:36:00Z" w16du:dateUtc="2026-09-12T13:36:00Z"/>
          <w:lang w:val="en-GB"/>
        </w:rPr>
      </w:pPr>
    </w:p>
    <w:p w14:paraId="5B60AF7A" w14:textId="788E904E" w:rsidR="00DE5F8C" w:rsidRPr="00295507" w:rsidDel="002B62D8" w:rsidRDefault="00DE5F8C" w:rsidP="000373C2">
      <w:pPr>
        <w:pStyle w:val="Compact"/>
        <w:ind w:left="360"/>
        <w:rPr>
          <w:del w:id="1215" w:author="Schult, Christoph" w:date="2026-09-12T15:36:00Z" w16du:dateUtc="2026-09-12T13:36:00Z"/>
          <w:rFonts w:asciiTheme="majorHAnsi" w:hAnsiTheme="majorHAnsi"/>
          <w:sz w:val="22"/>
          <w:szCs w:val="22"/>
          <w:lang w:val="en-GB"/>
        </w:rPr>
      </w:pPr>
    </w:p>
    <w:p w14:paraId="5EF5B0AC" w14:textId="77777777" w:rsidR="00DE5F8C" w:rsidRPr="00295507" w:rsidRDefault="00DE5F8C" w:rsidP="00DE5F8C">
      <w:pPr>
        <w:pStyle w:val="CaptionedFigure"/>
        <w:spacing w:before="140" w:after="60"/>
        <w:jc w:val="center"/>
        <w:rPr>
          <w:lang w:val="en-GB"/>
        </w:rPr>
      </w:pPr>
      <w:commentRangeStart w:id="1216"/>
      <w:commentRangeStart w:id="1217"/>
      <w:r>
        <w:rPr>
          <w:noProof/>
          <w:lang w:val="en-GB"/>
        </w:rPr>
        <w:drawing>
          <wp:inline distT="0" distB="0" distL="0" distR="0" wp14:anchorId="1E1FC815" wp14:editId="14CED64B">
            <wp:extent cx="4320000" cy="2520000"/>
            <wp:effectExtent l="0" t="0" r="4445" b="0"/>
            <wp:docPr id="14" name="Picture"/>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commentRangeEnd w:id="1216"/>
      <w:r w:rsidRPr="00295507">
        <w:rPr>
          <w:rStyle w:val="CommentReference"/>
          <w:sz w:val="20"/>
          <w:szCs w:val="24"/>
          <w:lang w:val="en-GB"/>
        </w:rPr>
        <w:commentReference w:id="1216"/>
      </w:r>
      <w:commentRangeEnd w:id="1217"/>
      <w:r w:rsidRPr="00295507">
        <w:rPr>
          <w:rStyle w:val="CommentReference"/>
          <w:sz w:val="20"/>
          <w:szCs w:val="24"/>
          <w:lang w:val="en-GB"/>
        </w:rPr>
        <w:commentReference w:id="1217"/>
      </w:r>
    </w:p>
    <w:p w14:paraId="023AA368" w14:textId="376F00CF" w:rsidR="00225255" w:rsidRPr="00ED5F9C" w:rsidRDefault="00DE5F8C" w:rsidP="005C600A">
      <w:pPr>
        <w:pStyle w:val="Caption"/>
        <w:rPr>
          <w:lang w:val="en-GB"/>
        </w:rPr>
      </w:pPr>
      <w:bookmarkStart w:id="1218" w:name="_Ref236059137"/>
      <w:bookmarkStart w:id="1219" w:name="_Toc240458084"/>
      <w:r>
        <w:rPr>
          <w:lang w:val="en-GB"/>
        </w:rPr>
        <w:t xml:space="preserve">Figure </w:t>
      </w:r>
      <w:r>
        <w:rPr>
          <w:lang w:val="en-GB"/>
        </w:rPr>
        <w:fldChar w:fldCharType="begin"/>
      </w:r>
      <w:r>
        <w:rPr>
          <w:lang w:val="en-GB"/>
        </w:rPr>
        <w:instrText xml:space="preserve"> SEQ Figure \* ARABIC </w:instrText>
      </w:r>
      <w:r>
        <w:rPr>
          <w:lang w:val="en-GB"/>
        </w:rPr>
        <w:fldChar w:fldCharType="separate"/>
      </w:r>
      <w:r>
        <w:rPr>
          <w:noProof/>
          <w:lang w:val="en-GB"/>
        </w:rPr>
        <w:t>1</w:t>
      </w:r>
      <w:r>
        <w:rPr>
          <w:lang w:val="en-GB"/>
        </w:rPr>
        <w:fldChar w:fldCharType="end"/>
      </w:r>
      <w:bookmarkEnd w:id="1218"/>
      <w:r>
        <w:rPr>
          <w:lang w:val="en-GB"/>
        </w:rPr>
        <w:t>: Impact of Energy Efficiency Measures on GDP.</w:t>
      </w:r>
      <w:bookmarkEnd w:id="1219"/>
    </w:p>
    <w:p w14:paraId="78C2A5E5" w14:textId="37FF0033" w:rsidR="007048CF" w:rsidRPr="007048CF" w:rsidRDefault="00DE5F8C">
      <w:pPr>
        <w:pStyle w:val="IWHFunote"/>
        <w:rPr>
          <w:ins w:id="1220" w:author="Schult, Christoph" w:date="2026-09-10T18:09:00Z" w16du:dateUtc="2026-09-10T16:09:00Z"/>
          <w:lang w:val="en-GB"/>
        </w:rPr>
        <w:pPrChange w:id="1221" w:author="Schult, Christoph" w:date="2026-09-10T18:10:00Z" w16du:dateUtc="2026-09-10T16:10:00Z">
          <w:pPr/>
        </w:pPrChange>
      </w:pPr>
      <w:r>
        <w:rPr>
          <w:lang w:val="en-GB"/>
        </w:rPr>
        <w:t xml:space="preserve">Note: </w:t>
      </w:r>
      <w:ins w:id="1222" w:author="Schult, Christoph" w:date="2026-09-10T18:09:00Z" w16du:dateUtc="2026-09-10T16:09:00Z">
        <w:r>
          <w:rPr>
            <w:lang w:val="en-GB"/>
          </w:rPr>
          <w:t xml:space="preserve">Five-year-average deviation of GDP level from the PDP8-rev Baseline (percent), 2026–2050, with the ETS emissions cap held constant across scenarios. Directive 10 (full): stronger industry/services efficiency + rooftop solar (RTS) </w:t>
        </w:r>
      </w:ins>
      <w:ins w:id="1223" w:author="Schult, Christoph" w:date="2026-09-16T17:51:00Z" w16du:dateUtc="2026-09-16T15:51:00Z">
        <w:r>
          <w:rPr>
            <w:lang w:val="en-GB"/>
          </w:rPr>
          <w:t>at</w:t>
        </w:r>
      </w:ins>
      <w:ins w:id="1224" w:author="Schult, Christoph" w:date="2026-09-10T18:09:00Z" w16du:dateUtc="2026-09-10T16:09:00Z">
        <w:r>
          <w:rPr>
            <w:lang w:val="en-GB"/>
          </w:rPr>
          <w:t xml:space="preserve"> </w:t>
        </w:r>
      </w:ins>
      <w:ins w:id="1225" w:author="Schult, Christoph" w:date="2026-09-16T17:39:00Z" w16du:dateUtc="2026-09-16T15:39:00Z">
        <w:r>
          <w:rPr>
            <w:lang w:val="en-GB"/>
          </w:rPr>
          <w:t xml:space="preserve">the Baseline’s </w:t>
        </w:r>
      </w:ins>
      <w:ins w:id="1226" w:author="Schult, Christoph" w:date="2026-09-14T11:39:00Z" w16du:dateUtc="2026-09-14T09:39:00Z">
        <w:r>
          <w:rPr>
            <w:lang w:val="en-GB"/>
          </w:rPr>
          <w:t>≈</w:t>
        </w:r>
      </w:ins>
      <w:ins w:id="1227" w:author="Schult, Christoph" w:date="2026-09-10T18:09:00Z" w16du:dateUtc="2026-09-10T16:09:00Z">
        <w:r>
          <w:rPr>
            <w:lang w:val="en-GB"/>
          </w:rPr>
          <w:t xml:space="preserve">135 GW by 2050 + battery storage (BESS). Directive 10 no BESS: same, storage removed. RTS at pre-revision 95 GW: rooftop solar limited to the original </w:t>
        </w:r>
      </w:ins>
      <w:ins w:id="1228" w:author="Schult, Christoph" w:date="2026-09-14T11:39:00Z" w16du:dateUtc="2026-09-14T09:39:00Z">
        <w:r>
          <w:rPr>
            <w:lang w:val="en-GB"/>
          </w:rPr>
          <w:t>≈</w:t>
        </w:r>
      </w:ins>
      <w:ins w:id="1229" w:author="Schult, Christoph" w:date="2026-09-10T18:09:00Z" w16du:dateUtc="2026-09-10T16:09:00Z">
        <w:r>
          <w:rPr>
            <w:lang w:val="en-GB"/>
          </w:rPr>
          <w:t xml:space="preserve">95 GW target, no extra efficiency retrofit, no BESS. </w:t>
        </w:r>
      </w:ins>
      <w:ins w:id="1230" w:author="Schult, Christoph" w:date="2026-09-16T13:35:00Z" w16du:dateUtc="2026-09-16T11:35:00Z">
        <w:r>
          <w:rPr>
            <w:lang w:val="en-GB"/>
          </w:rPr>
          <w:t>Directive 10 raises GDP by about 0.7–1.0%; the two variants are near-identical; missing the 135 GW rooftop target costs 0.6–1.0% of GDP from 2031 onward</w:t>
        </w:r>
      </w:ins>
      <w:ins w:id="1231" w:author="Schult, Christoph" w:date="2026-09-10T18:09:00Z" w16du:dateUtc="2026-09-10T16:09:00Z">
        <w:r>
          <w:rPr>
            <w:lang w:val="en-GB"/>
          </w:rPr>
          <w:t>.</w:t>
        </w:r>
      </w:ins>
    </w:p>
    <w:p w14:paraId="4975DE6E" w14:textId="5E63476A" w:rsidR="00DE5F8C" w:rsidRPr="00295507" w:rsidDel="007048CF" w:rsidRDefault="00DE5F8C" w:rsidP="000373C2">
      <w:pPr>
        <w:pStyle w:val="IWHFunote"/>
        <w:rPr>
          <w:del w:id="1232" w:author="Schult, Christoph" w:date="2026-09-10T18:09:00Z" w16du:dateUtc="2026-09-10T16:09:00Z"/>
          <w:lang w:val="en-GB"/>
        </w:rPr>
      </w:pPr>
      <w:del w:id="1233" w:author="Schult, Christoph" w:date="2026-09-10T18:09:00Z" w16du:dateUtc="2026-09-10T16:09:00Z">
        <w:r>
          <w:rPr>
            <w:lang w:val="en-GB"/>
          </w:rPr>
          <w:delText xml:space="preserve">Values are percent deviations of GDP level from the PDP8-rev Baseline path, 2026–2050. Directive 10, EE Directive 10 no Battery Storage Systems (BESS) and </w:delText>
        </w:r>
      </w:del>
      <w:del w:id="1234" w:author="Schult, Christoph" w:date="2026-09-10T18:06:00Z" w16du:dateUtc="2026-09-10T16:06:00Z">
        <w:r>
          <w:rPr>
            <w:lang w:val="en-GB"/>
          </w:rPr>
          <w:delText>Photovoltaic and no BESS to PDP8 Baseline for an incremental investment cost of USD 100–150 million/year</w:delText>
        </w:r>
      </w:del>
      <w:del w:id="1235" w:author="Schult, Christoph" w:date="2026-09-10T18:09:00Z" w16du:dateUtc="2026-09-10T16:09:00Z">
        <w:r>
          <w:rPr>
            <w:lang w:val="en-GB"/>
          </w:rPr>
          <w:delText>.</w:delText>
        </w:r>
      </w:del>
    </w:p>
    <w:p w14:paraId="49E2FDD3" w14:textId="4EA98FAF" w:rsidR="00DE5F8C" w:rsidRDefault="00DE5F8C">
      <w:pPr>
        <w:pStyle w:val="IWHFunote"/>
        <w:rPr>
          <w:lang w:val="en-GB"/>
        </w:rPr>
      </w:pPr>
      <w:r>
        <w:rPr>
          <w:lang w:val="en-GB"/>
        </w:rPr>
        <w:t>Source: Authors’ calculations using the DGE-METRIC model.</w:t>
      </w:r>
    </w:p>
    <w:p w14:paraId="7D24747E" w14:textId="2E318C8E" w:rsidR="008A65D3" w:rsidRDefault="008A65D3">
      <w:pPr>
        <w:rPr>
          <w:rFonts w:ascii="Cambria" w:eastAsiaTheme="minorEastAsia" w:hAnsi="Cambria" w:cs="Adobe Arabic"/>
          <w:color w:val="5F6972"/>
          <w:sz w:val="18"/>
          <w:szCs w:val="15"/>
          <w:lang w:val="en-GB" w:eastAsia="ja-JP"/>
        </w:rPr>
      </w:pPr>
    </w:p>
    <w:p w14:paraId="5044456E" w14:textId="77777777" w:rsidR="00DE5F8C" w:rsidRPr="00295507" w:rsidRDefault="00DE5F8C" w:rsidP="00DE5F8C">
      <w:pPr>
        <w:pStyle w:val="CaptionedFigure"/>
        <w:spacing w:before="140" w:after="60"/>
        <w:jc w:val="center"/>
        <w:rPr>
          <w:lang w:val="en-GB"/>
        </w:rPr>
      </w:pPr>
      <w:r>
        <w:rPr>
          <w:noProof/>
          <w:lang w:val="en-GB"/>
        </w:rPr>
        <w:drawing>
          <wp:inline distT="0" distB="0" distL="0" distR="0" wp14:anchorId="1F937B42" wp14:editId="3E13B335">
            <wp:extent cx="4320000" cy="2520000"/>
            <wp:effectExtent l="0" t="0" r="4445" b="0"/>
            <wp:docPr id="643054941" name="Picture"/>
            <wp:cNvGraphicFramePr/>
            <a:graphic xmlns:a="http://schemas.openxmlformats.org/drawingml/2006/main">
              <a:graphicData uri="http://schemas.openxmlformats.org/drawingml/2006/picture">
                <pic:pic xmlns:pic="http://schemas.openxmlformats.org/drawingml/2006/picture">
                  <pic:nvPicPr>
                    <pic:cNvPr id="643054941" name="Picture"/>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p>
    <w:p w14:paraId="4DE943FD" w14:textId="628E4902" w:rsidR="00AD5780" w:rsidRPr="00BD3AB1" w:rsidRDefault="00DE5F8C" w:rsidP="005C600A">
      <w:pPr>
        <w:pStyle w:val="Caption"/>
        <w:rPr>
          <w:lang w:val="en-US"/>
        </w:rPr>
      </w:pPr>
      <w:bookmarkStart w:id="1236" w:name="_Ref236302895"/>
      <w:bookmarkStart w:id="1237" w:name="_Toc240458085"/>
      <w:r>
        <w:rPr>
          <w:lang w:val="en-GB"/>
        </w:rPr>
        <w:t xml:space="preserve">Figure </w:t>
      </w:r>
      <w:r>
        <w:rPr>
          <w:lang w:val="en-GB"/>
        </w:rPr>
        <w:fldChar w:fldCharType="begin"/>
      </w:r>
      <w:r>
        <w:rPr>
          <w:lang w:val="en-GB"/>
        </w:rPr>
        <w:instrText xml:space="preserve"> SEQ Figure \* ARABIC </w:instrText>
      </w:r>
      <w:r>
        <w:rPr>
          <w:lang w:val="en-GB"/>
        </w:rPr>
        <w:fldChar w:fldCharType="separate"/>
      </w:r>
      <w:r>
        <w:rPr>
          <w:noProof/>
          <w:lang w:val="en-GB"/>
        </w:rPr>
        <w:t>2</w:t>
      </w:r>
      <w:r>
        <w:rPr>
          <w:lang w:val="en-GB"/>
        </w:rPr>
        <w:fldChar w:fldCharType="end"/>
      </w:r>
      <w:bookmarkEnd w:id="1236"/>
      <w:r>
        <w:rPr>
          <w:lang w:val="en-GB"/>
        </w:rPr>
        <w:t xml:space="preserve">: </w:t>
      </w:r>
      <w:r>
        <w:rPr>
          <w:lang w:val="en-US"/>
        </w:rPr>
        <w:t>Energy-intensity reductions relative to the PDP8-rev Baseline.</w:t>
      </w:r>
      <w:bookmarkEnd w:id="1237"/>
    </w:p>
    <w:p w14:paraId="10CC06CD" w14:textId="302F4F47" w:rsidR="00AD1715" w:rsidRDefault="00DE5F8C">
      <w:pPr>
        <w:pStyle w:val="IWHFunote"/>
        <w:rPr>
          <w:lang w:val="en-GB"/>
        </w:rPr>
        <w:pPrChange w:id="1238" w:author="Schult, Christoph" w:date="2026-09-16T13:36:00Z" w16du:dateUtc="2026-09-16T11:36:00Z">
          <w:pPr>
            <w:pStyle w:val="Caption"/>
          </w:pPr>
        </w:pPrChange>
      </w:pPr>
      <w:r>
        <w:rPr>
          <w:lang w:val="en-GB"/>
        </w:rPr>
        <w:t xml:space="preserve">Note: </w:t>
      </w:r>
      <w:ins w:id="1239" w:author="Schult, Christoph" w:date="2026-09-10T18:13:00Z" w16du:dateUtc="2026-09-10T16:13:00Z">
        <w:r>
          <w:rPr>
            <w:lang w:val="en-GB"/>
          </w:rPr>
          <w:t>Five-year-average deviation of the energy-intensity index (final energy per unit GDP, 2026 = 100) from the PDP8-rev Baseline, in index points; negative = lower energy intensity (more efficient). The two Directive 10 variants cut energy intensity and are near-identical (BESS adds nothing). Under RTS at pre-revision 95 GW, weaker rooftop-solar deployment raises reliance on grid electricity, pushing energy intensity above Baseline.</w:t>
        </w:r>
      </w:ins>
      <w:del w:id="1240" w:author="Schult, Christoph" w:date="2026-09-10T18:13:00Z" w16du:dateUtc="2026-09-10T16:13:00Z">
        <w:r>
          <w:rPr>
            <w:lang w:val="en-GB"/>
          </w:rPr>
          <w:delText xml:space="preserve">Values show index-point deviations from the baseline energy-intensity index (2026 = 100) for Directive 10, Directive 10 without battery energy storage systems (BESS), and PDP8-rev with energy efficiency and </w:delText>
        </w:r>
      </w:del>
      <w:del w:id="1241" w:author="Schult, Christoph" w:date="2026-09-10T18:07:00Z" w16du:dateUtc="2026-09-10T16:07:00Z">
        <w:r>
          <w:rPr>
            <w:lang w:val="en-GB"/>
          </w:rPr>
          <w:delText xml:space="preserve">additional </w:delText>
        </w:r>
      </w:del>
      <w:del w:id="1242" w:author="Schult, Christoph" w:date="2026-09-10T18:13:00Z" w16du:dateUtc="2026-09-10T16:13:00Z">
        <w:r>
          <w:rPr>
            <w:lang w:val="en-GB"/>
          </w:rPr>
          <w:delText>photovoltaic capacity but no BESS. Negative values indicate lower energy intensity. Directive 10 produces the largest reduction—about 3.0 index points by 2030 and 2.5 points by 2050.</w:delText>
        </w:r>
      </w:del>
    </w:p>
    <w:p w14:paraId="2F349F78" w14:textId="059BF96D" w:rsidR="00DE5F8C" w:rsidRDefault="00DE5F8C" w:rsidP="000373C2">
      <w:pPr>
        <w:pStyle w:val="IWHFunote"/>
        <w:rPr>
          <w:ins w:id="1243" w:author="Schult, Christoph" w:date="2026-09-11T16:20:00Z" w16du:dateUtc="2026-09-11T14:20:00Z"/>
          <w:lang w:val="en-GB"/>
        </w:rPr>
      </w:pPr>
      <w:r>
        <w:rPr>
          <w:lang w:val="en-GB"/>
        </w:rPr>
        <w:t xml:space="preserve">Source: Authors’ calculations using the DGE-METRIC </w:t>
      </w:r>
      <w:commentRangeStart w:id="1244"/>
      <w:commentRangeStart w:id="1245"/>
      <w:r>
        <w:rPr>
          <w:lang w:val="en-GB"/>
        </w:rPr>
        <w:t>model</w:t>
      </w:r>
      <w:commentRangeEnd w:id="1244"/>
      <w:r>
        <w:rPr>
          <w:rStyle w:val="CommentReference"/>
          <w:sz w:val="18"/>
          <w:szCs w:val="15"/>
          <w:lang w:val="en-GB"/>
        </w:rPr>
        <w:commentReference w:id="1244"/>
      </w:r>
      <w:commentRangeEnd w:id="1245"/>
      <w:r>
        <w:rPr>
          <w:rStyle w:val="CommentReference"/>
          <w:sz w:val="18"/>
          <w:szCs w:val="15"/>
          <w:lang w:val="en-GB"/>
        </w:rPr>
        <w:commentReference w:id="1245"/>
      </w:r>
      <w:r>
        <w:rPr>
          <w:lang w:val="en-GB"/>
        </w:rPr>
        <w:t>.</w:t>
      </w:r>
    </w:p>
    <w:p w14:paraId="3B85F30F" w14:textId="09BB869E" w:rsidR="00C916FD" w:rsidRPr="00295507" w:rsidDel="004B2F2E" w:rsidRDefault="00C916FD" w:rsidP="000373C2">
      <w:pPr>
        <w:pStyle w:val="IWHFunote"/>
        <w:rPr>
          <w:del w:id="1246" w:author="Schult, Christoph" w:date="2026-09-16T13:35:00Z" w16du:dateUtc="2026-09-16T11:35:00Z"/>
          <w:i/>
          <w:iCs/>
          <w:lang w:val="en-GB"/>
        </w:rPr>
      </w:pPr>
    </w:p>
    <w:p w14:paraId="16FC2115" w14:textId="37B374A9" w:rsidR="00EB621C" w:rsidRPr="000802ED" w:rsidRDefault="00EB621C">
      <w:pPr>
        <w:pStyle w:val="CaptionedFigure"/>
        <w:numPr>
          <w:ilvl w:val="1"/>
          <w:numId w:val="51"/>
        </w:numPr>
        <w:spacing w:before="140" w:after="60"/>
        <w:jc w:val="center"/>
        <w:rPr>
          <w:ins w:id="1247" w:author="Schult, Christoph" w:date="2026-09-12T16:09:00Z" w16du:dateUtc="2026-09-12T14:09:00Z"/>
          <w:b/>
          <w:bCs/>
          <w:lang w:val="en-GB"/>
          <w:rPrChange w:id="1248" w:author="Schult, Christoph" w:date="2026-09-12T16:19:00Z" w16du:dateUtc="2026-09-12T14:19:00Z">
            <w:rPr>
              <w:ins w:id="1249" w:author="Schult, Christoph" w:date="2026-09-12T16:09:00Z" w16du:dateUtc="2026-09-12T14:09:00Z"/>
              <w:lang w:val="en-GB"/>
            </w:rPr>
          </w:rPrChange>
        </w:rPr>
        <w:pPrChange w:id="1250" w:author="Schult, Christoph" w:date="2026-09-12T16:09:00Z" w16du:dateUtc="2026-09-12T14:09:00Z">
          <w:pPr>
            <w:pStyle w:val="CaptionedFigure"/>
            <w:spacing w:before="140" w:after="60"/>
            <w:jc w:val="center"/>
          </w:pPr>
        </w:pPrChange>
      </w:pPr>
      <w:ins w:id="1251" w:author="Schult, Christoph" w:date="2026-09-12T16:09:00Z" w16du:dateUtc="2026-09-12T14:09:00Z">
        <w:r>
          <w:rPr>
            <w:b/>
            <w:bCs/>
            <w:lang w:val="en-GB"/>
            <w:rPrChange w:id="1252" w:author="Schult, Christoph" w:date="2026-09-12T16:19:00Z" w16du:dateUtc="2026-09-12T14:19:00Z">
              <w:rPr>
                <w:lang w:val="en-GB"/>
              </w:rPr>
            </w:rPrChange>
          </w:rPr>
          <w:t>Impact on GDP</w:t>
        </w:r>
      </w:ins>
    </w:p>
    <w:p w14:paraId="123BEA33" w14:textId="5D21D26F" w:rsidR="00EB621C" w:rsidRDefault="00546887" w:rsidP="001E7AC6">
      <w:pPr>
        <w:pStyle w:val="CaptionedFigure"/>
        <w:spacing w:before="140" w:after="60"/>
        <w:jc w:val="center"/>
        <w:rPr>
          <w:ins w:id="1253" w:author="Schult, Christoph" w:date="2026-09-12T16:09:00Z" w16du:dateUtc="2026-09-12T14:09:00Z"/>
          <w:lang w:val="en-GB"/>
        </w:rPr>
      </w:pPr>
      <w:ins w:id="1254" w:author="Schult, Christoph" w:date="2026-09-11T17:09:00Z" w16du:dateUtc="2026-09-11T15:09:00Z">
        <w:r>
          <w:rPr>
            <w:noProof/>
            <w:lang w:val="en-GB"/>
          </w:rPr>
          <w:drawing>
            <wp:inline distT="0" distB="0" distL="0" distR="0" wp14:anchorId="3AA6DC77" wp14:editId="1EDA76FE">
              <wp:extent cx="4320000" cy="2520000"/>
              <wp:effectExtent l="0" t="0" r="4445" b="0"/>
              <wp:docPr id="1226138195" name="Picture"/>
              <wp:cNvGraphicFramePr/>
              <a:graphic xmlns:a="http://schemas.openxmlformats.org/drawingml/2006/main">
                <a:graphicData uri="http://schemas.openxmlformats.org/drawingml/2006/picture">
                  <pic:pic xmlns:pic="http://schemas.openxmlformats.org/drawingml/2006/picture">
                    <pic:nvPicPr>
                      <pic:cNvPr id="1226138195" name="Pictur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ins>
    </w:p>
    <w:p w14:paraId="6E5E6A32" w14:textId="03CA536E" w:rsidR="00EB621C" w:rsidRPr="000802ED" w:rsidRDefault="00EB621C">
      <w:pPr>
        <w:pStyle w:val="CaptionedFigure"/>
        <w:numPr>
          <w:ilvl w:val="1"/>
          <w:numId w:val="51"/>
        </w:numPr>
        <w:spacing w:before="140" w:after="60"/>
        <w:jc w:val="center"/>
        <w:rPr>
          <w:ins w:id="1255" w:author="Schult, Christoph" w:date="2026-09-12T16:10:00Z" w16du:dateUtc="2026-09-12T14:10:00Z"/>
          <w:b/>
          <w:bCs/>
          <w:lang w:val="en-GB"/>
          <w:rPrChange w:id="1256" w:author="Schult, Christoph" w:date="2026-09-12T16:19:00Z" w16du:dateUtc="2026-09-12T14:19:00Z">
            <w:rPr>
              <w:ins w:id="1257" w:author="Schult, Christoph" w:date="2026-09-12T16:10:00Z" w16du:dateUtc="2026-09-12T14:10:00Z"/>
              <w:lang w:val="en-GB"/>
            </w:rPr>
          </w:rPrChange>
        </w:rPr>
        <w:pPrChange w:id="1258" w:author="Schult, Christoph" w:date="2026-09-12T16:10:00Z" w16du:dateUtc="2026-09-12T14:10:00Z">
          <w:pPr>
            <w:pStyle w:val="CaptionedFigure"/>
            <w:spacing w:before="140" w:after="60"/>
            <w:jc w:val="center"/>
          </w:pPr>
        </w:pPrChange>
      </w:pPr>
      <w:ins w:id="1259" w:author="Schult, Christoph" w:date="2026-09-12T16:10:00Z" w16du:dateUtc="2026-09-12T14:10:00Z">
        <w:r>
          <w:rPr>
            <w:b/>
            <w:bCs/>
            <w:lang w:val="en-GB"/>
            <w:rPrChange w:id="1260" w:author="Schult, Christoph" w:date="2026-09-12T16:19:00Z" w16du:dateUtc="2026-09-12T14:19:00Z">
              <w:rPr>
                <w:lang w:val="en-GB"/>
              </w:rPr>
            </w:rPrChange>
          </w:rPr>
          <w:t xml:space="preserve">Impact on Energy Intensity </w:t>
        </w:r>
      </w:ins>
    </w:p>
    <w:p w14:paraId="3F3C5E68" w14:textId="19A51D36" w:rsidR="001E7AC6" w:rsidRDefault="001E7AC6" w:rsidP="001E7AC6">
      <w:pPr>
        <w:pStyle w:val="CaptionedFigure"/>
        <w:spacing w:before="140" w:after="60"/>
        <w:jc w:val="center"/>
        <w:rPr>
          <w:ins w:id="1261" w:author="Schult, Christoph" w:date="2026-09-11T17:09:00Z" w16du:dateUtc="2026-09-11T15:09:00Z"/>
          <w:lang w:val="en-GB"/>
        </w:rPr>
      </w:pPr>
      <w:commentRangeStart w:id="1262"/>
      <w:commentRangeStart w:id="1263"/>
      <w:ins w:id="1264" w:author="Schult, Christoph" w:date="2026-09-11T10:47:00Z" w16du:dateUtc="2026-09-11T08:47:00Z">
        <w:r>
          <w:rPr>
            <w:noProof/>
            <w:lang w:val="en-GB"/>
          </w:rPr>
          <w:drawing>
            <wp:inline distT="0" distB="0" distL="0" distR="0" wp14:anchorId="7F76F88F" wp14:editId="0EDF12A2">
              <wp:extent cx="4320000" cy="2520000"/>
              <wp:effectExtent l="0" t="0" r="4445" b="0"/>
              <wp:docPr id="1532991014" name="Picture"/>
              <wp:cNvGraphicFramePr/>
              <a:graphic xmlns:a="http://schemas.openxmlformats.org/drawingml/2006/main">
                <a:graphicData uri="http://schemas.openxmlformats.org/drawingml/2006/picture">
                  <pic:pic xmlns:pic="http://schemas.openxmlformats.org/drawingml/2006/picture">
                    <pic:nvPicPr>
                      <pic:cNvPr id="1532991014" name="Picture"/>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ins>
      <w:commentRangeEnd w:id="1262"/>
      <w:r>
        <w:rPr>
          <w:rStyle w:val="CommentReference"/>
          <w:sz w:val="20"/>
          <w:szCs w:val="24"/>
          <w:lang w:val="en-GB"/>
        </w:rPr>
        <w:commentReference w:id="1262"/>
      </w:r>
      <w:commentRangeEnd w:id="1263"/>
      <w:r>
        <w:rPr>
          <w:rStyle w:val="CommentReference"/>
          <w:sz w:val="20"/>
          <w:szCs w:val="24"/>
          <w:lang w:val="en-GB"/>
        </w:rPr>
        <w:commentReference w:id="1263"/>
      </w:r>
    </w:p>
    <w:p w14:paraId="5F4D9831" w14:textId="77777777" w:rsidR="00546887" w:rsidRPr="00295507" w:rsidRDefault="00546887" w:rsidP="001E7AC6">
      <w:pPr>
        <w:pStyle w:val="CaptionedFigure"/>
        <w:spacing w:before="140" w:after="60"/>
        <w:jc w:val="center"/>
        <w:rPr>
          <w:ins w:id="1265" w:author="Schult, Christoph" w:date="2026-09-11T10:47:00Z" w16du:dateUtc="2026-09-11T08:47:00Z"/>
          <w:lang w:val="en-GB"/>
        </w:rPr>
      </w:pPr>
    </w:p>
    <w:p w14:paraId="09FE8DFB" w14:textId="631FF6BD" w:rsidR="001E7AC6" w:rsidRPr="00ED5F9C" w:rsidRDefault="001E7AC6" w:rsidP="001E7AC6">
      <w:pPr>
        <w:pStyle w:val="Caption"/>
        <w:rPr>
          <w:ins w:id="1266" w:author="Schult, Christoph" w:date="2026-09-11T10:47:00Z" w16du:dateUtc="2026-09-11T08:47:00Z"/>
          <w:lang w:val="en-GB"/>
        </w:rPr>
      </w:pPr>
      <w:bookmarkStart w:id="1267" w:name="_Ref240041185"/>
      <w:bookmarkStart w:id="1268" w:name="_Toc240458086"/>
      <w:ins w:id="1269" w:author="Schult, Christoph" w:date="2026-09-11T10:47:00Z" w16du:dateUtc="2026-09-11T08:47:00Z">
        <w:r>
          <w:rPr>
            <w:lang w:val="en-GB"/>
          </w:rPr>
          <w:t xml:space="preserve">Figure </w:t>
        </w:r>
        <w:r>
          <w:rPr>
            <w:lang w:val="en-GB"/>
          </w:rPr>
          <w:fldChar w:fldCharType="begin"/>
        </w:r>
        <w:r>
          <w:rPr>
            <w:lang w:val="en-GB"/>
          </w:rPr>
          <w:instrText xml:space="preserve"> SEQ Figure \* ARABIC </w:instrText>
        </w:r>
        <w:r>
          <w:rPr>
            <w:lang w:val="en-GB"/>
          </w:rPr>
          <w:fldChar w:fldCharType="separate"/>
        </w:r>
      </w:ins>
      <w:ins w:id="1270" w:author="Schult, Christoph" w:date="2026-09-16T13:34:00Z" w16du:dateUtc="2026-09-16T11:34:00Z">
        <w:r>
          <w:rPr>
            <w:noProof/>
            <w:lang w:val="en-GB"/>
          </w:rPr>
          <w:t>3</w:t>
        </w:r>
      </w:ins>
      <w:ins w:id="1271" w:author="Schult, Christoph" w:date="2026-09-11T10:47:00Z" w16du:dateUtc="2026-09-11T08:47:00Z">
        <w:r>
          <w:rPr>
            <w:lang w:val="en-GB"/>
          </w:rPr>
          <w:fldChar w:fldCharType="end"/>
        </w:r>
        <w:bookmarkEnd w:id="1267"/>
        <w:r>
          <w:rPr>
            <w:lang w:val="en-GB"/>
          </w:rPr>
          <w:t>: Impact of Energy Efficiency Measures on GDP</w:t>
        </w:r>
      </w:ins>
      <w:ins w:id="1272" w:author="Schult, Christoph" w:date="2026-09-11T12:45:00Z" w16du:dateUtc="2026-09-11T10:45:00Z">
        <w:r>
          <w:rPr>
            <w:lang w:val="en-GB"/>
          </w:rPr>
          <w:t xml:space="preserve"> and Energy intensity under Net Zero</w:t>
        </w:r>
      </w:ins>
      <w:ins w:id="1273" w:author="Schult, Christoph" w:date="2026-09-11T10:47:00Z" w16du:dateUtc="2026-09-11T08:47:00Z">
        <w:r>
          <w:rPr>
            <w:lang w:val="en-GB"/>
          </w:rPr>
          <w:t>.</w:t>
        </w:r>
        <w:bookmarkEnd w:id="1268"/>
      </w:ins>
    </w:p>
    <w:p w14:paraId="6B5F6CE0" w14:textId="4CA29A91" w:rsidR="006A0BEF" w:rsidRPr="006A0BEF" w:rsidRDefault="001E7AC6" w:rsidP="006A0BEF">
      <w:pPr>
        <w:pStyle w:val="IWHFunote"/>
        <w:rPr>
          <w:ins w:id="1274" w:author="Schult, Christoph" w:date="2026-09-11T17:42:00Z" w16du:dateUtc="2026-09-11T15:42:00Z"/>
          <w:lang w:val="en-GB"/>
        </w:rPr>
      </w:pPr>
      <w:ins w:id="1275" w:author="Schult, Christoph" w:date="2026-09-11T10:47:00Z" w16du:dateUtc="2026-09-11T08:47:00Z">
        <w:r>
          <w:rPr>
            <w:lang w:val="en-GB"/>
          </w:rPr>
          <w:t xml:space="preserve">Note: </w:t>
        </w:r>
      </w:ins>
      <w:ins w:id="1276" w:author="Schult, Christoph" w:date="2026-09-11T17:42:00Z" w16du:dateUtc="2026-09-11T15:42:00Z">
        <w:r>
          <w:rPr>
            <w:lang w:val="en-GB"/>
          </w:rPr>
          <w:t>Five‑year average deviation of GDP level (</w:t>
        </w:r>
      </w:ins>
      <w:ins w:id="1277" w:author="Schult, Christoph" w:date="2026-09-16T12:43:00Z" w16du:dateUtc="2026-09-16T10:43:00Z">
        <w:r>
          <w:rPr>
            <w:lang w:val="en-GB"/>
          </w:rPr>
          <w:t>P</w:t>
        </w:r>
      </w:ins>
      <w:ins w:id="1278" w:author="Schult, Christoph" w:date="2026-09-11T17:42:00Z" w16du:dateUtc="2026-09-11T15:42:00Z">
        <w:r>
          <w:rPr>
            <w:lang w:val="en-GB"/>
          </w:rPr>
          <w:t>anel</w:t>
        </w:r>
      </w:ins>
      <w:ins w:id="1279" w:author="Schult, Christoph" w:date="2026-09-16T12:43:00Z" w16du:dateUtc="2026-09-16T10:43:00Z">
        <w:r>
          <w:rPr>
            <w:lang w:val="en-GB"/>
          </w:rPr>
          <w:t xml:space="preserve"> A</w:t>
        </w:r>
      </w:ins>
      <w:ins w:id="1280" w:author="Schult, Christoph" w:date="2026-09-11T17:42:00Z" w16du:dateUtc="2026-09-11T15:42:00Z">
        <w:r>
          <w:rPr>
            <w:lang w:val="en-GB"/>
          </w:rPr>
          <w:t>) and energy intensity (</w:t>
        </w:r>
      </w:ins>
      <w:ins w:id="1281" w:author="Schult, Christoph" w:date="2026-09-16T12:43:00Z" w16du:dateUtc="2026-09-16T10:43:00Z">
        <w:r>
          <w:rPr>
            <w:lang w:val="en-GB"/>
          </w:rPr>
          <w:t>P</w:t>
        </w:r>
      </w:ins>
      <w:ins w:id="1282" w:author="Schult, Christoph" w:date="2026-09-11T17:42:00Z" w16du:dateUtc="2026-09-11T15:42:00Z">
        <w:r>
          <w:rPr>
            <w:lang w:val="en-GB"/>
          </w:rPr>
          <w:t>anel</w:t>
        </w:r>
      </w:ins>
      <w:ins w:id="1283" w:author="Schult, Christoph" w:date="2026-09-16T12:43:00Z" w16du:dateUtc="2026-09-16T10:43:00Z">
        <w:r>
          <w:rPr>
            <w:lang w:val="en-GB"/>
          </w:rPr>
          <w:t xml:space="preserve"> </w:t>
        </w:r>
      </w:ins>
      <w:ins w:id="1284" w:author="Schult, Christoph" w:date="2026-09-16T12:44:00Z" w16du:dateUtc="2026-09-16T10:44:00Z">
        <w:r>
          <w:rPr>
            <w:lang w:val="en-GB"/>
          </w:rPr>
          <w:t>B</w:t>
        </w:r>
      </w:ins>
      <w:ins w:id="1285" w:author="Schult, Christoph" w:date="2026-09-11T17:42:00Z" w16du:dateUtc="2026-09-11T15:42:00Z">
        <w:r>
          <w:rPr>
            <w:lang w:val="en-GB"/>
          </w:rPr>
          <w:t xml:space="preserve">) from the PDP8‑rev Baseline, 2026–2050. The ETS emissions cap is held at the binding Net Zero trajectory across all three scenarios, so differences in outcomes isolate the contribution of energy efficiency on top of </w:t>
        </w:r>
      </w:ins>
      <w:ins w:id="1286" w:author="Schult, Christoph" w:date="2026-09-16T19:27:00Z" w16du:dateUtc="2026-09-16T17:27:00Z">
        <w:r>
          <w:rPr>
            <w:lang w:val="en-GB"/>
          </w:rPr>
          <w:t>decarbonisation</w:t>
        </w:r>
      </w:ins>
      <w:ins w:id="1287" w:author="Schult, Christoph" w:date="2026-09-11T17:42:00Z" w16du:dateUtc="2026-09-11T15:42:00Z">
        <w:r>
          <w:rPr>
            <w:lang w:val="en-GB"/>
          </w:rPr>
          <w:t xml:space="preserve"> rather than a different climate‑policy stance. Net Zero: standalone </w:t>
        </w:r>
      </w:ins>
      <w:ins w:id="1288" w:author="Schult, Christoph" w:date="2026-09-16T19:27:00Z" w16du:dateUtc="2026-09-16T17:27:00Z">
        <w:r>
          <w:rPr>
            <w:lang w:val="en-GB"/>
          </w:rPr>
          <w:t>decarbonisation</w:t>
        </w:r>
      </w:ins>
      <w:ins w:id="1289" w:author="Schult, Christoph" w:date="2026-09-11T17:42:00Z" w16du:dateUtc="2026-09-11T15:42:00Z">
        <w:r>
          <w:rPr>
            <w:lang w:val="en-GB"/>
          </w:rPr>
          <w:t xml:space="preserve"> pathway, no additional efficiency measures. Net Zero and Directive 10 (full): Net Zero combined with the complete Directive 10 package (industry/services efficiency + rooftop solar (RTS) </w:t>
        </w:r>
      </w:ins>
      <w:ins w:id="1290" w:author="Schult, Christoph" w:date="2026-09-16T17:51:00Z" w16du:dateUtc="2026-09-16T15:51:00Z">
        <w:r>
          <w:rPr>
            <w:lang w:val="en-GB"/>
          </w:rPr>
          <w:t>at</w:t>
        </w:r>
      </w:ins>
      <w:ins w:id="1291" w:author="Schult, Christoph" w:date="2026-09-16T17:41:00Z" w16du:dateUtc="2026-09-16T15:41:00Z">
        <w:r>
          <w:rPr>
            <w:lang w:val="en-GB"/>
          </w:rPr>
          <w:t xml:space="preserve"> the Baseline’s</w:t>
        </w:r>
      </w:ins>
      <w:ins w:id="1292" w:author="Schult, Christoph" w:date="2026-09-11T17:42:00Z" w16du:dateUtc="2026-09-11T15:42:00Z">
        <w:r>
          <w:rPr>
            <w:lang w:val="en-GB"/>
          </w:rPr>
          <w:t xml:space="preserve"> </w:t>
        </w:r>
      </w:ins>
      <w:ins w:id="1293" w:author="Schult, Christoph" w:date="2026-09-14T11:39:00Z" w16du:dateUtc="2026-09-14T09:39:00Z">
        <w:r>
          <w:rPr>
            <w:lang w:val="en-GB"/>
          </w:rPr>
          <w:t>≈</w:t>
        </w:r>
      </w:ins>
      <w:ins w:id="1294" w:author="Schult, Christoph" w:date="2026-09-11T17:42:00Z" w16du:dateUtc="2026-09-11T15:42:00Z">
        <w:r>
          <w:rPr>
            <w:lang w:val="en-GB"/>
          </w:rPr>
          <w:t>135 GW by 2050 + battery storage (BESS)). Net Zero and Directive 10 (no BESS): as above with the storage‑specific contribution removed. Adding Directive 10 energy efficiency narrows the GDP shortfall relative to standalone Net Zero and further reduces energy intensity; the full and no‑BESS variants are nearly identical, indicating BESS has little additional macroeconomic effect within the Net Zero pathway.</w:t>
        </w:r>
      </w:ins>
    </w:p>
    <w:p w14:paraId="68B2FCD6" w14:textId="46E0C1D0" w:rsidR="001E7AC6" w:rsidRPr="00347ABD" w:rsidRDefault="006A0BEF">
      <w:pPr>
        <w:pStyle w:val="IWHFunote"/>
        <w:rPr>
          <w:lang w:val="en-GB"/>
          <w:rPrChange w:id="1295" w:author="Schult, Christoph" w:date="2026-09-11T17:13:00Z" w16du:dateUtc="2026-09-11T15:13:00Z">
            <w:rPr>
              <w:rFonts w:asciiTheme="majorHAnsi" w:hAnsiTheme="majorHAnsi"/>
              <w:b/>
              <w:bCs/>
              <w:lang w:val="en-GB"/>
            </w:rPr>
          </w:rPrChange>
        </w:rPr>
        <w:pPrChange w:id="1296" w:author="Schult, Christoph" w:date="2026-09-11T17:13:00Z" w16du:dateUtc="2026-09-11T15:13:00Z">
          <w:pPr>
            <w:pStyle w:val="BodyText"/>
          </w:pPr>
        </w:pPrChange>
      </w:pPr>
      <w:ins w:id="1297" w:author="Schult, Christoph" w:date="2026-09-11T17:42:00Z" w16du:dateUtc="2026-09-11T15:42:00Z">
        <w:r>
          <w:rPr>
            <w:lang w:val="en-GB"/>
          </w:rPr>
          <w:t>Source: Authors' calculations using the DGE‑METRIC model.</w:t>
        </w:r>
      </w:ins>
    </w:p>
    <w:p w14:paraId="10D69A3C" w14:textId="56D66261" w:rsidR="00DE5F8C" w:rsidRPr="00295507" w:rsidRDefault="00DE5F8C" w:rsidP="00740E13">
      <w:pPr>
        <w:pStyle w:val="Heading2"/>
      </w:pPr>
      <w:bookmarkStart w:id="1298" w:name="_Toc240458068"/>
      <w:bookmarkStart w:id="1299" w:name="green-finance-architecture"/>
      <w:r>
        <w:t>Green finance (GF) architecture</w:t>
      </w:r>
      <w:bookmarkEnd w:id="1298"/>
    </w:p>
    <w:p w14:paraId="144E0EE8" w14:textId="075A53A0" w:rsidR="004C096A" w:rsidRPr="000373C2" w:rsidRDefault="004C096A" w:rsidP="004C096A">
      <w:pPr>
        <w:pStyle w:val="IWHFlietext"/>
        <w:rPr>
          <w:lang w:val="en-GB"/>
        </w:rPr>
      </w:pPr>
      <w:r>
        <w:rPr>
          <w:rStyle w:val="IntenseEmphasis"/>
          <w:lang w:val="en-GB"/>
        </w:rPr>
        <w:t>Policy context</w:t>
      </w:r>
      <w:r w:rsidRPr="00463599">
        <w:rPr>
          <w:lang w:val="en-US"/>
          <w:rPrChange w:id="1300" w:author="Albert, Joscha GIZ" w:date="2026-09-18T15:19:00Z" w16du:dateUtc="2026-09-18T13:19:00Z">
            <w:rPr>
              <w:rStyle w:val="IntenseEmphasis"/>
              <w:lang w:val="en-GB"/>
            </w:rPr>
          </w:rPrChange>
        </w:rPr>
        <w:t xml:space="preserve">. </w:t>
      </w:r>
      <w:r w:rsidRPr="00463599">
        <w:rPr>
          <w:lang w:val="en-US"/>
          <w:rPrChange w:id="1301" w:author="Albert, Joscha GIZ" w:date="2026-09-18T15:19:00Z" w16du:dateUtc="2026-09-18T13:19:00Z">
            <w:rPr>
              <w:lang w:val="en-GB"/>
            </w:rPr>
          </w:rPrChange>
        </w:rPr>
        <w:t xml:space="preserve">Mobilising investment at the scale required by the PDP8-rev will depend not only on the availability of capital but also on its cost. Renewable energy projects are characterised by high upfront investment costs and relatively low operating costs, making financing conditions a key determinant of project viability. Reducing the cost of capital through concessional finance, blended finance, green bonds, </w:t>
      </w:r>
      <w:ins w:id="1302" w:author="Schult, Christoph" w:date="2026-09-18T09:00:00Z" w16du:dateUtc="2026-09-18T07:00:00Z">
        <w:r>
          <w:rPr>
            <w:lang w:val="en-GB"/>
          </w:rPr>
          <w:t xml:space="preserve">green credit, </w:t>
        </w:r>
      </w:ins>
      <w:r>
        <w:rPr>
          <w:lang w:val="en-GB"/>
        </w:rPr>
        <w:t>and other financial instruments can therefore accelerate renewable energy deployment while lowering the overall economic cost of the transition.</w:t>
      </w:r>
    </w:p>
    <w:p w14:paraId="4DE18A7F" w14:textId="77777777" w:rsidR="004E38DA" w:rsidRDefault="004C096A">
      <w:pPr>
        <w:jc w:val="both"/>
        <w:rPr>
          <w:ins w:id="1303" w:author="Schult, Christoph" w:date="2026-09-17T18:36:00Z" w16du:dateUtc="2026-09-17T16:36:00Z"/>
          <w:lang w:val="en-GB"/>
        </w:rPr>
      </w:pPr>
      <w:commentRangeStart w:id="1304"/>
      <w:commentRangeStart w:id="1305"/>
      <w:commentRangeStart w:id="1306"/>
      <w:commentRangeStart w:id="1307"/>
      <w:commentRangeStart w:id="1308"/>
      <w:commentRangeStart w:id="1309"/>
      <w:commentRangeStart w:id="1310"/>
      <w:commentRangeStart w:id="1311"/>
      <w:r>
        <w:rPr>
          <w:rStyle w:val="IntenseEmphasis"/>
          <w:lang w:val="en-GB"/>
        </w:rPr>
        <w:t>Scenarios</w:t>
      </w:r>
      <w:commentRangeEnd w:id="1304"/>
      <w:r>
        <w:rPr>
          <w:rStyle w:val="CommentReference"/>
          <w:i/>
          <w:iCs/>
          <w:color w:val="242B84" w:themeColor="accent1"/>
          <w:sz w:val="22"/>
          <w:szCs w:val="22"/>
          <w:lang w:val="en-GB"/>
        </w:rPr>
        <w:commentReference w:id="1304"/>
      </w:r>
      <w:commentRangeEnd w:id="1305"/>
      <w:r>
        <w:rPr>
          <w:rStyle w:val="CommentReference"/>
          <w:i/>
          <w:iCs/>
          <w:color w:val="242B84" w:themeColor="accent1"/>
          <w:sz w:val="22"/>
          <w:szCs w:val="22"/>
          <w:lang w:val="en-GB"/>
        </w:rPr>
        <w:commentReference w:id="1305"/>
      </w:r>
      <w:commentRangeEnd w:id="1306"/>
      <w:r>
        <w:rPr>
          <w:rStyle w:val="CommentReference"/>
          <w:i/>
          <w:iCs/>
          <w:color w:val="242B84" w:themeColor="accent1"/>
          <w:sz w:val="22"/>
          <w:szCs w:val="22"/>
          <w:lang w:val="en-GB"/>
        </w:rPr>
        <w:commentReference w:id="1306"/>
      </w:r>
      <w:commentRangeEnd w:id="1307"/>
      <w:r>
        <w:rPr>
          <w:rStyle w:val="CommentReference"/>
          <w:i/>
          <w:iCs/>
          <w:color w:val="242B84" w:themeColor="accent1"/>
          <w:sz w:val="22"/>
          <w:szCs w:val="22"/>
          <w:lang w:val="en-GB"/>
        </w:rPr>
        <w:commentReference w:id="1307"/>
      </w:r>
      <w:commentRangeEnd w:id="1308"/>
      <w:r>
        <w:rPr>
          <w:rStyle w:val="CommentReference"/>
          <w:i/>
          <w:iCs/>
          <w:color w:val="242B84" w:themeColor="accent1"/>
          <w:sz w:val="22"/>
          <w:szCs w:val="22"/>
          <w:lang w:val="en-GB"/>
        </w:rPr>
        <w:commentReference w:id="1308"/>
      </w:r>
      <w:commentRangeEnd w:id="1309"/>
      <w:r>
        <w:rPr>
          <w:rStyle w:val="CommentReference"/>
          <w:i/>
          <w:iCs/>
          <w:color w:val="242B84" w:themeColor="accent1"/>
          <w:sz w:val="22"/>
          <w:szCs w:val="22"/>
          <w:lang w:val="en-GB"/>
        </w:rPr>
        <w:commentReference w:id="1309"/>
      </w:r>
      <w:commentRangeEnd w:id="1310"/>
      <w:r>
        <w:rPr>
          <w:rStyle w:val="CommentReference"/>
          <w:i/>
          <w:iCs/>
          <w:color w:val="242B84" w:themeColor="accent1"/>
          <w:sz w:val="22"/>
          <w:szCs w:val="22"/>
          <w:lang w:val="en-GB"/>
        </w:rPr>
        <w:commentReference w:id="1310"/>
      </w:r>
      <w:commentRangeEnd w:id="1311"/>
      <w:r>
        <w:rPr>
          <w:rStyle w:val="CommentReference"/>
          <w:i/>
          <w:iCs/>
          <w:color w:val="242B84" w:themeColor="accent1"/>
          <w:sz w:val="22"/>
          <w:szCs w:val="22"/>
          <w:lang w:val="en-GB"/>
        </w:rPr>
        <w:commentReference w:id="1311"/>
      </w:r>
      <w:r>
        <w:rPr>
          <w:rStyle w:val="IntenseEmphasis"/>
          <w:lang w:val="en-GB"/>
        </w:rPr>
        <w:t>.</w:t>
      </w:r>
      <w:r>
        <w:rPr>
          <w:lang w:val="en-GB"/>
        </w:rPr>
        <w:t xml:space="preserve"> </w:t>
      </w:r>
      <w:ins w:id="1312" w:author="Schult, Christoph" w:date="2026-09-17T18:36:00Z" w16du:dateUtc="2026-09-17T16:36:00Z">
        <w:r>
          <w:rPr>
            <w:rStyle w:val="IWHFlietextZchn"/>
            <w:lang w:val="en-US"/>
            <w:rPrChange w:id="1313" w:author="Schult, Christoph" w:date="2026-09-17T18:37:00Z" w16du:dateUtc="2026-09-17T16:37:00Z">
              <w:rPr>
                <w:lang w:val="en-GB"/>
              </w:rPr>
            </w:rPrChange>
          </w:rPr>
          <w:t xml:space="preserve">Three financing architectures are compared. </w:t>
        </w:r>
        <w:r>
          <w:rPr>
            <w:rStyle w:val="IWHFlietextZchn"/>
            <w:lang w:val="en-US"/>
            <w:rPrChange w:id="1314" w:author="Schult, Christoph" w:date="2026-09-17T18:39:00Z" w16du:dateUtc="2026-09-17T16:39:00Z">
              <w:rPr>
                <w:lang w:val="en-GB"/>
              </w:rPr>
            </w:rPrChange>
          </w:rPr>
          <w:t xml:space="preserve">Each is a portfolio of seven instruments — bilateral and multilateral concessional loans, the public and private tranches of blended finance, sovereign and corporate green bonds, and </w:t>
        </w:r>
        <w:r>
          <w:rPr>
            <w:rStyle w:val="IWHFlietextZchn"/>
            <w:lang w:val="en-US"/>
          </w:rPr>
          <w:t>commercial green credit (</w:t>
        </w:r>
        <w:r>
          <w:rPr>
            <w:rStyle w:val="IWHFlietextZchn"/>
          </w:rPr>
          <w:fldChar w:fldCharType="begin"/>
        </w:r>
        <w:r>
          <w:rPr>
            <w:rStyle w:val="IWHFlietextZchn"/>
            <w:lang w:val="en-US"/>
          </w:rPr>
          <w:instrText xml:space="preserve"> REF _Ref239954640 \h  \* MERGEFORMAT </w:instrText>
        </w:r>
      </w:ins>
      <w:r>
        <w:rPr>
          <w:rStyle w:val="IWHFlietextZchn"/>
        </w:rPr>
      </w:r>
      <w:ins w:id="1315" w:author="Schult, Christoph" w:date="2026-09-17T18:36:00Z" w16du:dateUtc="2026-09-17T16:36:00Z">
        <w:r>
          <w:rPr>
            <w:rStyle w:val="IWHFlietextZchn"/>
          </w:rPr>
          <w:fldChar w:fldCharType="separate"/>
        </w:r>
        <w:r>
          <w:rPr>
            <w:rStyle w:val="IWHFlietextZchn"/>
            <w:lang w:val="en-US"/>
          </w:rPr>
          <w:t>Table 3</w:t>
        </w:r>
        <w:r>
          <w:rPr>
            <w:rStyle w:val="IWHFlietextZchn"/>
          </w:rPr>
          <w:fldChar w:fldCharType="end"/>
        </w:r>
        <w:r>
          <w:rPr>
            <w:rStyle w:val="IWHFlietextZchn"/>
            <w:lang w:val="en-US"/>
          </w:rPr>
          <w:t>) — whose allocation</w:t>
        </w:r>
        <w:r>
          <w:rPr>
            <w:rStyle w:val="IWHFlietextZchn"/>
            <w:lang w:val="en-US"/>
            <w:rPrChange w:id="1316" w:author="Schult, Christoph" w:date="2026-09-17T18:39:00Z" w16du:dateUtc="2026-09-17T16:39:00Z">
              <w:rPr>
                <w:lang w:val="en-GB"/>
              </w:rPr>
            </w:rPrChange>
          </w:rPr>
          <w:t xml:space="preserve"> shares differ across the architectures (</w:t>
        </w:r>
        <w:del w:id="1317" w:author="Schult, Christoph" w:date="2026-09-18T09:45:00Z" w16du:dateUtc="2026-09-18T07:45:00Z">
          <w:r>
            <w:rPr>
              <w:rStyle w:val="IWHFlietextZchn"/>
              <w:lang w:val="en-US"/>
              <w:rPrChange w:id="1318" w:author="Schult, Christoph" w:date="2026-09-17T18:39:00Z" w16du:dateUtc="2026-09-17T16:39:00Z">
                <w:rPr>
                  <w:lang w:val="en-GB"/>
                </w:rPr>
              </w:rPrChange>
            </w:rPr>
            <w:delText>Table 4</w:delText>
          </w:r>
        </w:del>
      </w:ins>
      <w:ins w:id="1319" w:author="Schult, Christoph" w:date="2026-09-18T09:45:00Z" w16du:dateUtc="2026-09-18T07:45:00Z">
        <w:r>
          <w:rPr>
            <w:rStyle w:val="IWHFlietextZchn"/>
            <w:lang w:val="en-US"/>
            <w:rPrChange w:id="1320" w:author="Schult, Christoph" w:date="2026-09-17T18:39:00Z" w16du:dateUtc="2026-09-17T16:39:00Z">
              <w:rPr>
                <w:lang w:val="en-GB"/>
              </w:rPr>
            </w:rPrChange>
          </w:rPr>
          <w:t>Table 3</w:t>
        </w:r>
      </w:ins>
      <w:ins w:id="1321" w:author="Schult, Christoph" w:date="2026-09-17T18:36:00Z" w16du:dateUtc="2026-09-17T16:36:00Z">
        <w:r>
          <w:rPr>
            <w:rStyle w:val="IWHFlietextZchn"/>
            <w:lang w:val="en-US"/>
            <w:rPrChange w:id="1322" w:author="Schult, Christoph" w:date="2026-09-17T18:39:00Z" w16du:dateUtc="2026-09-17T16:39:00Z">
              <w:rPr>
                <w:lang w:val="en-GB"/>
              </w:rPr>
            </w:rPrChange>
          </w:rPr>
          <w:t xml:space="preserve">). These instruments group into the three types of capital DGE-METRIC distinguishes: </w:t>
        </w:r>
        <w:r>
          <w:rPr>
            <w:rStyle w:val="IWHFlietextZchn"/>
            <w:lang w:val="en-US"/>
            <w:rPrChange w:id="1323" w:author="Schult, Christoph" w:date="2026-09-17T18:39:00Z" w16du:dateUtc="2026-09-17T16:39:00Z">
              <w:rPr>
                <w:b/>
                <w:bCs/>
                <w:lang w:val="en-GB"/>
              </w:rPr>
            </w:rPrChange>
          </w:rPr>
          <w:t>public capital</w:t>
        </w:r>
        <w:r>
          <w:rPr>
            <w:rStyle w:val="IWHFlietextZchn"/>
            <w:lang w:val="en-US"/>
            <w:rPrChange w:id="1324" w:author="Schult, Christoph" w:date="2026-09-17T18:39:00Z" w16du:dateUtc="2026-09-17T16:39:00Z">
              <w:rPr>
                <w:lang w:val="en-GB"/>
              </w:rPr>
            </w:rPrChange>
          </w:rPr>
          <w:t xml:space="preserve"> (ODA and multilateral concessional loans, the public tranche of blended finance, and sovereign green bonds), </w:t>
        </w:r>
        <w:r>
          <w:rPr>
            <w:rStyle w:val="IWHFlietextZchn"/>
            <w:lang w:val="en-US"/>
            <w:rPrChange w:id="1325" w:author="Schult, Christoph" w:date="2026-09-17T18:39:00Z" w16du:dateUtc="2026-09-17T16:39:00Z">
              <w:rPr>
                <w:b/>
                <w:bCs/>
                <w:lang w:val="en-GB"/>
              </w:rPr>
            </w:rPrChange>
          </w:rPr>
          <w:t>foreign or credit-enhanced private capital</w:t>
        </w:r>
        <w:r>
          <w:rPr>
            <w:rStyle w:val="IWHFlietextZchn"/>
            <w:lang w:val="en-US"/>
            <w:rPrChange w:id="1326" w:author="Schult, Christoph" w:date="2026-09-17T18:39:00Z" w16du:dateUtc="2026-09-17T16:39:00Z">
              <w:rPr>
                <w:lang w:val="en-GB"/>
              </w:rPr>
            </w:rPrChange>
          </w:rPr>
          <w:t xml:space="preserve"> (the private tranche of blended finance and corporate green bonds)</w:t>
        </w:r>
        <w:r>
          <w:rPr>
            <w:rStyle w:val="IWHFlietextZchn"/>
            <w:rPrChange w:id="1327" w:author="Schult, Christoph" w:date="2026-09-17T18:36:00Z" w16du:dateUtc="2026-09-17T16:36:00Z">
              <w:rPr>
                <w:rStyle w:val="FootnoteReference"/>
                <w:lang w:val="en-GB"/>
              </w:rPr>
            </w:rPrChange>
          </w:rPr>
          <w:footnoteReference w:id="3"/>
        </w:r>
        <w:r>
          <w:rPr>
            <w:rStyle w:val="IWHFlietextZchn"/>
            <w:lang w:val="en-US"/>
            <w:rPrChange w:id="1330" w:author="Schult, Christoph" w:date="2026-09-17T18:39:00Z" w16du:dateUtc="2026-09-17T16:39:00Z">
              <w:rPr>
                <w:lang w:val="en-GB"/>
              </w:rPr>
            </w:rPrChange>
          </w:rPr>
          <w:t xml:space="preserve">, and </w:t>
        </w:r>
        <w:r>
          <w:rPr>
            <w:rStyle w:val="IWHFlietextZchn"/>
            <w:lang w:val="en-US"/>
            <w:rPrChange w:id="1331" w:author="Schult, Christoph" w:date="2026-09-17T18:39:00Z" w16du:dateUtc="2026-09-17T16:39:00Z">
              <w:rPr>
                <w:b/>
                <w:bCs/>
                <w:lang w:val="en-GB"/>
              </w:rPr>
            </w:rPrChange>
          </w:rPr>
          <w:t>domestic private and household capital</w:t>
        </w:r>
        <w:r>
          <w:rPr>
            <w:rStyle w:val="IWHFlietextZchn"/>
            <w:lang w:val="en-US"/>
            <w:rPrChange w:id="1332" w:author="Schult, Christoph" w:date="2026-09-17T18:39:00Z" w16du:dateUtc="2026-09-17T16:39:00Z">
              <w:rPr>
                <w:lang w:val="en-GB"/>
              </w:rPr>
            </w:rPrChange>
          </w:rPr>
          <w:t xml:space="preserve"> (commercial green credit, which is the residual). </w:t>
        </w:r>
      </w:ins>
    </w:p>
    <w:p w14:paraId="75E9788C" w14:textId="7C63923E" w:rsidR="00DC0AA0" w:rsidRDefault="001B6D53">
      <w:pPr>
        <w:pStyle w:val="IWHFlietext"/>
        <w:rPr>
          <w:ins w:id="1333" w:author="Schult, Christoph" w:date="2026-09-16T19:19:00Z" w16du:dateUtc="2026-09-16T17:19:00Z"/>
          <w:lang w:val="en-GB"/>
        </w:rPr>
        <w:pPrChange w:id="1334" w:author="Schult, Christoph" w:date="2026-09-17T18:37:00Z" w16du:dateUtc="2026-09-17T16:37:00Z">
          <w:pPr>
            <w:jc w:val="both"/>
          </w:pPr>
        </w:pPrChange>
      </w:pPr>
      <w:ins w:id="1335" w:author="GIZ" w:date="2026-09-15T10:18:00Z" w16du:dateUtc="2026-09-15T08:18:00Z">
        <w:del w:id="1336" w:author="Schult, Christoph" w:date="2026-09-17T18:37:00Z" w16du:dateUtc="2026-09-17T16:37:00Z">
          <w:r>
            <w:rPr>
              <w:lang w:val="en-GB"/>
            </w:rPr>
            <w:delText xml:space="preserve">Table </w:delText>
          </w:r>
        </w:del>
      </w:ins>
      <w:ins w:id="1337" w:author="GIZ" w:date="2026-09-15T10:17:00Z" w16du:dateUtc="2026-09-15T08:17:00Z">
        <w:del w:id="1338" w:author="Schult, Christoph" w:date="2026-09-17T18:37:00Z" w16du:dateUtc="2026-09-17T16:37:00Z">
          <w:r>
            <w:rPr>
              <w:lang w:val="en-GB"/>
            </w:rPr>
            <w:delText>4</w:delText>
          </w:r>
        </w:del>
      </w:ins>
      <w:ins w:id="1339" w:author="Schult, Christoph" w:date="2026-09-10T17:13:00Z" w16du:dateUtc="2026-09-10T15:13:00Z">
        <w:del w:id="1340" w:author="GIZ" w:date="2026-09-15T10:04:00Z" w16du:dateUtc="2026-09-15T08:04:00Z">
          <w:r>
            <w:rPr>
              <w:lang w:val="en-GB"/>
            </w:rPr>
            <w:delText>Each architecture is a portfolio of seven financing</w:delText>
          </w:r>
        </w:del>
      </w:ins>
      <w:ins w:id="1341" w:author="Schult, Christoph" w:date="2026-09-10T17:14:00Z" w16du:dateUtc="2026-09-10T15:14:00Z">
        <w:del w:id="1342" w:author="GIZ" w:date="2026-09-15T10:04:00Z" w16du:dateUtc="2026-09-15T08:04:00Z">
          <w:r>
            <w:rPr>
              <w:lang w:val="en-GB"/>
            </w:rPr>
            <w:delText xml:space="preserve"> </w:delText>
          </w:r>
        </w:del>
      </w:ins>
      <w:ins w:id="1343" w:author="Schult, Christoph" w:date="2026-09-10T17:13:00Z" w16du:dateUtc="2026-09-10T15:13:00Z">
        <w:del w:id="1344" w:author="GIZ" w:date="2026-09-15T10:04:00Z" w16du:dateUtc="2026-09-15T08:04:00Z">
          <w:r>
            <w:rPr>
              <w:lang w:val="en-GB"/>
            </w:rPr>
            <w:delText>instruments (</w:delText>
          </w:r>
        </w:del>
      </w:ins>
      <w:ins w:id="1345" w:author="Schult, Christoph" w:date="2026-09-10T17:44:00Z" w16du:dateUtc="2026-09-10T15:44:00Z">
        <w:del w:id="1346" w:author="GIZ" w:date="2026-09-15T10:04:00Z" w16du:dateUtc="2026-09-15T08:04:00Z">
          <w:r>
            <w:rPr>
              <w:lang w:val="en-GB"/>
            </w:rPr>
            <w:fldChar w:fldCharType="begin"/>
          </w:r>
          <w:r>
            <w:rPr>
              <w:lang w:val="en-GB"/>
            </w:rPr>
            <w:delInstrText xml:space="preserve"> REF _Ref239954640 \h </w:delInstrText>
          </w:r>
        </w:del>
      </w:ins>
      <w:r>
        <w:rPr>
          <w:lang w:val="en-GB"/>
        </w:rPr>
        <w:instrText xml:space="preserve"> \* MERGEFORMAT </w:instrText>
      </w:r>
      <w:del w:id="1347" w:author="GIZ" w:date="2026-09-15T10:04:00Z" w16du:dateUtc="2026-09-15T08:04:00Z">
        <w:r>
          <w:rPr>
            <w:lang w:val="en-GB"/>
          </w:rPr>
        </w:r>
      </w:del>
      <w:ins w:id="1348" w:author="Schult, Christoph" w:date="2026-09-10T17:44:00Z" w16du:dateUtc="2026-09-10T15:44:00Z">
        <w:del w:id="1349" w:author="GIZ" w:date="2026-09-15T10:04:00Z" w16du:dateUtc="2026-09-15T08:04:00Z">
          <w:r>
            <w:rPr>
              <w:lang w:val="en-GB"/>
            </w:rPr>
            <w:fldChar w:fldCharType="separate"/>
          </w:r>
        </w:del>
      </w:ins>
      <w:ins w:id="1350" w:author="Schult, Christoph" w:date="2026-09-14T15:02:00Z" w16du:dateUtc="2026-09-14T13:02:00Z">
        <w:del w:id="1351" w:author="GIZ" w:date="2026-09-15T10:04:00Z" w16du:dateUtc="2026-09-15T08:04:00Z">
          <w:r>
            <w:rPr>
              <w:rFonts w:ascii="Brandon Grotesque Medium" w:eastAsia="Times New Roman" w:hAnsi="Brandon Grotesque Medium"/>
              <w:color w:val="242B84"/>
              <w:sz w:val="20"/>
              <w:szCs w:val="18"/>
              <w:lang w:val="en-US"/>
              <w:rPrChange w:id="1352" w:author="Schult, Christoph" w:date="2026-09-16T18:49:00Z" w16du:dateUtc="2026-09-16T16:49:00Z">
                <w:rPr>
                  <w:rFonts w:ascii="Brandon Grotesque Bold" w:eastAsiaTheme="majorEastAsia" w:hAnsi="Brandon Grotesque Bold" w:cstheme="majorBidi"/>
                  <w:color w:val="5286D2"/>
                  <w:sz w:val="24"/>
                  <w:szCs w:val="26"/>
                  <w:lang w:val="en-US"/>
                </w:rPr>
              </w:rPrChange>
            </w:rPr>
            <w:delText xml:space="preserve">Table </w:delText>
          </w:r>
          <w:r>
            <w:rPr>
              <w:noProof/>
              <w:lang w:val="en-US"/>
            </w:rPr>
            <w:delText>3</w:delText>
          </w:r>
        </w:del>
      </w:ins>
      <w:ins w:id="1353" w:author="Schult, Christoph" w:date="2026-09-10T17:44:00Z" w16du:dateUtc="2026-09-10T15:44:00Z">
        <w:del w:id="1354" w:author="GIZ" w:date="2026-09-15T10:04:00Z" w16du:dateUtc="2026-09-15T08:04:00Z">
          <w:r>
            <w:rPr>
              <w:lang w:val="en-GB"/>
            </w:rPr>
            <w:fldChar w:fldCharType="end"/>
          </w:r>
        </w:del>
      </w:ins>
      <w:ins w:id="1355" w:author="Schult, Christoph" w:date="2026-09-10T17:13:00Z" w16du:dateUtc="2026-09-10T15:13:00Z">
        <w:del w:id="1356" w:author="GIZ" w:date="2026-09-15T10:04:00Z" w16du:dateUtc="2026-09-15T08:04:00Z">
          <w:r>
            <w:rPr>
              <w:lang w:val="en-GB"/>
            </w:rPr>
            <w:delText xml:space="preserve">). </w:delText>
          </w:r>
        </w:del>
        <w:r>
          <w:rPr>
            <w:lang w:val="en-GB"/>
          </w:rPr>
          <w:t>E</w:t>
        </w:r>
      </w:ins>
      <w:ins w:id="1357" w:author="Schult, Christoph" w:date="2026-09-16T19:22:00Z" w16du:dateUtc="2026-09-16T17:22:00Z">
        <w:r>
          <w:rPr>
            <w:lang w:val="en-GB"/>
          </w:rPr>
          <w:t>ach</w:t>
        </w:r>
      </w:ins>
      <w:ins w:id="1358" w:author="Schult, Christoph" w:date="2026-09-10T17:13:00Z" w16du:dateUtc="2026-09-10T15:13:00Z">
        <w:r>
          <w:rPr>
            <w:lang w:val="en-GB"/>
          </w:rPr>
          <w:t xml:space="preserve"> instrument carries an indicative all-in cost drawn from observed</w:t>
        </w:r>
      </w:ins>
      <w:ins w:id="1359" w:author="Schult, Christoph" w:date="2026-09-10T17:14:00Z" w16du:dateUtc="2026-09-10T15:14:00Z">
        <w:r>
          <w:rPr>
            <w:lang w:val="en-GB"/>
          </w:rPr>
          <w:t xml:space="preserve"> </w:t>
        </w:r>
      </w:ins>
      <w:ins w:id="1360" w:author="Schult, Christoph" w:date="2026-09-10T17:13:00Z" w16du:dateUtc="2026-09-10T15:13:00Z">
        <w:r>
          <w:rPr>
            <w:lang w:val="en-GB"/>
          </w:rPr>
          <w:t>2025–26 terms: bilateral and multilateral concessional windows at roughly 1–1.5%, the public</w:t>
        </w:r>
      </w:ins>
      <w:ins w:id="1361" w:author="Schult, Christoph" w:date="2026-09-10T17:14:00Z" w16du:dateUtc="2026-09-10T15:14:00Z">
        <w:r>
          <w:rPr>
            <w:lang w:val="en-GB"/>
          </w:rPr>
          <w:t xml:space="preserve"> </w:t>
        </w:r>
      </w:ins>
      <w:ins w:id="1362" w:author="Schult, Christoph" w:date="2026-09-10T17:13:00Z" w16du:dateUtc="2026-09-10T15:13:00Z">
        <w:r>
          <w:rPr>
            <w:lang w:val="en-GB"/>
          </w:rPr>
          <w:t>first-loss tranche of blended structures at about 1%, sovereign and quasi-sovereign green bonds at</w:t>
        </w:r>
      </w:ins>
      <w:ins w:id="1363" w:author="Schult, Christoph" w:date="2026-09-10T17:14:00Z" w16du:dateUtc="2026-09-10T15:14:00Z">
        <w:r>
          <w:rPr>
            <w:lang w:val="en-GB"/>
          </w:rPr>
          <w:t xml:space="preserve"> </w:t>
        </w:r>
      </w:ins>
      <w:ins w:id="1364" w:author="Schult, Christoph" w:date="2026-09-10T17:13:00Z" w16du:dateUtc="2026-09-10T15:13:00Z">
        <w:r>
          <w:rPr>
            <w:lang w:val="en-GB"/>
          </w:rPr>
          <w:t xml:space="preserve">3.6–4.3% (close to </w:t>
        </w:r>
      </w:ins>
      <w:ins w:id="1365" w:author="Schult, Christoph" w:date="2026-09-17T13:49:00Z" w16du:dateUtc="2026-09-17T11:49:00Z">
        <w:r>
          <w:rPr>
            <w:lang w:val="en-GB"/>
          </w:rPr>
          <w:t>Vietnam</w:t>
        </w:r>
      </w:ins>
      <w:ins w:id="1366" w:author="Schult, Christoph" w:date="2026-09-10T17:13:00Z" w16du:dateUtc="2026-09-10T15:13:00Z">
        <w:r>
          <w:rPr>
            <w:lang w:val="en-GB"/>
          </w:rPr>
          <w:t>'s ten-year government yield of about 4.4%), the credit-enhanced private</w:t>
        </w:r>
      </w:ins>
      <w:ins w:id="1367" w:author="Schult, Christoph" w:date="2026-09-10T17:14:00Z" w16du:dateUtc="2026-09-10T15:14:00Z">
        <w:r>
          <w:rPr>
            <w:lang w:val="en-GB"/>
          </w:rPr>
          <w:t xml:space="preserve"> </w:t>
        </w:r>
      </w:ins>
      <w:ins w:id="1368" w:author="Schult, Christoph" w:date="2026-09-10T17:13:00Z" w16du:dateUtc="2026-09-10T15:13:00Z">
        <w:r>
          <w:rPr>
            <w:lang w:val="en-GB"/>
          </w:rPr>
          <w:t>tranche of blended structures at 6.0–6.5%, corporate green bonds at 6.0–7.0%, and commercial green</w:t>
        </w:r>
      </w:ins>
      <w:ins w:id="1369" w:author="Schult, Christoph" w:date="2026-09-10T17:14:00Z" w16du:dateUtc="2026-09-10T15:14:00Z">
        <w:r>
          <w:rPr>
            <w:lang w:val="en-GB"/>
          </w:rPr>
          <w:t xml:space="preserve"> </w:t>
        </w:r>
      </w:ins>
      <w:ins w:id="1370" w:author="Schult, Christoph" w:date="2026-09-10T17:13:00Z" w16du:dateUtc="2026-09-10T15:13:00Z">
        <w:r>
          <w:rPr>
            <w:lang w:val="en-GB"/>
          </w:rPr>
          <w:t>credit at 7.0–8.0% — against a baseline commercial borrowing cost of 8–10% for private energy</w:t>
        </w:r>
      </w:ins>
      <w:ins w:id="1371" w:author="Schult, Christoph" w:date="2026-09-10T17:14:00Z" w16du:dateUtc="2026-09-10T15:14:00Z">
        <w:r>
          <w:rPr>
            <w:lang w:val="en-GB"/>
          </w:rPr>
          <w:t xml:space="preserve"> </w:t>
        </w:r>
      </w:ins>
      <w:ins w:id="1372" w:author="Schult, Christoph" w:date="2026-09-10T17:13:00Z" w16du:dateUtc="2026-09-10T15:13:00Z">
        <w:r>
          <w:rPr>
            <w:lang w:val="en-GB"/>
          </w:rPr>
          <w:t xml:space="preserve">projects (State Bank of </w:t>
        </w:r>
      </w:ins>
      <w:ins w:id="1373" w:author="Schult, Christoph" w:date="2026-09-17T13:49:00Z" w16du:dateUtc="2026-09-17T11:49:00Z">
        <w:r>
          <w:rPr>
            <w:lang w:val="en-GB"/>
          </w:rPr>
          <w:t>Vietnam</w:t>
        </w:r>
      </w:ins>
      <w:ins w:id="1374" w:author="Schult, Christoph" w:date="2026-09-10T17:13:00Z" w16du:dateUtc="2026-09-10T15:13:00Z">
        <w:r>
          <w:rPr>
            <w:lang w:val="en-GB"/>
          </w:rPr>
          <w:t xml:space="preserve"> lending-rate data; IWH Financial Assessment 2026).</w:t>
        </w:r>
      </w:ins>
    </w:p>
    <w:p w14:paraId="782BC220" w14:textId="77777777" w:rsidR="002861D5" w:rsidRDefault="005E7AD8" w:rsidP="00B07A20">
      <w:pPr>
        <w:pStyle w:val="IWHFlietext"/>
        <w:rPr>
          <w:ins w:id="1375" w:author="Schult, Christoph" w:date="2026-09-16T19:23:00Z" w16du:dateUtc="2026-09-16T17:23:00Z"/>
          <w:lang w:val="en-GB"/>
        </w:rPr>
      </w:pPr>
      <w:ins w:id="1376" w:author="Schult, Christoph" w:date="2026-09-10T17:13:00Z" w16du:dateUtc="2026-09-10T15:13:00Z">
        <w:r>
          <w:rPr>
            <w:lang w:val="en-GB"/>
          </w:rPr>
          <w:t>The scenario</w:t>
        </w:r>
      </w:ins>
      <w:ins w:id="1377" w:author="Schult, Christoph" w:date="2026-09-10T17:14:00Z" w16du:dateUtc="2026-09-10T15:14:00Z">
        <w:r>
          <w:rPr>
            <w:lang w:val="en-GB"/>
          </w:rPr>
          <w:t xml:space="preserve"> </w:t>
        </w:r>
      </w:ins>
      <w:ins w:id="1378" w:author="Schult, Christoph" w:date="2026-09-10T17:13:00Z" w16du:dateUtc="2026-09-10T15:13:00Z">
        <w:r>
          <w:rPr>
            <w:lang w:val="en-GB"/>
          </w:rPr>
          <w:t>allocation shares (</w:t>
        </w:r>
      </w:ins>
      <w:ins w:id="1379" w:author="Schult, Christoph" w:date="2026-09-14T13:51:00Z" w16du:dateUtc="2026-09-14T11:51:00Z">
        <w:del w:id="1380" w:author="GIZ" w:date="2026-09-15T10:17:00Z" w16du:dateUtc="2026-09-15T08:17:00Z">
          <w:r>
            <w:rPr>
              <w:lang w:val="en-GB"/>
            </w:rPr>
            <w:fldChar w:fldCharType="begin"/>
          </w:r>
          <w:r>
            <w:rPr>
              <w:lang w:val="en-GB"/>
            </w:rPr>
            <w:delInstrText xml:space="preserve"> REF _Ref239954640 \h </w:delInstrText>
          </w:r>
        </w:del>
      </w:ins>
      <w:r>
        <w:rPr>
          <w:lang w:val="en-GB"/>
          <w:rPrChange w:id="1381" w:author="Schult, Christoph" w:date="2026-09-16T18:49:00Z" w16du:dateUtc="2026-09-16T16:49:00Z">
            <w:rPr>
              <w:highlight w:val="yellow"/>
              <w:lang w:val="en-GB"/>
            </w:rPr>
          </w:rPrChange>
        </w:rPr>
        <w:instrText xml:space="preserve"> \* MERGEFORMAT </w:instrText>
      </w:r>
      <w:del w:id="1382" w:author="GIZ" w:date="2026-09-15T10:17:00Z" w16du:dateUtc="2026-09-15T08:17:00Z">
        <w:r>
          <w:rPr>
            <w:lang w:val="en-GB"/>
          </w:rPr>
        </w:r>
      </w:del>
      <w:ins w:id="1383" w:author="Schult, Christoph" w:date="2026-09-14T13:51:00Z" w16du:dateUtc="2026-09-14T11:51:00Z">
        <w:del w:id="1384" w:author="GIZ" w:date="2026-09-15T10:17:00Z" w16du:dateUtc="2026-09-15T08:17:00Z">
          <w:r>
            <w:rPr>
              <w:lang w:val="en-GB"/>
            </w:rPr>
            <w:fldChar w:fldCharType="separate"/>
          </w:r>
        </w:del>
      </w:ins>
      <w:ins w:id="1385" w:author="Schult, Christoph" w:date="2026-09-14T15:02:00Z" w16du:dateUtc="2026-09-14T13:02:00Z">
        <w:del w:id="1386" w:author="GIZ" w:date="2026-09-15T10:17:00Z" w16du:dateUtc="2026-09-15T08:17:00Z">
          <w:r>
            <w:rPr>
              <w:rFonts w:ascii="Brandon Grotesque Medium" w:eastAsia="Times New Roman" w:hAnsi="Brandon Grotesque Medium"/>
              <w:color w:val="242B84"/>
              <w:sz w:val="20"/>
              <w:szCs w:val="18"/>
              <w:lang w:val="en-US"/>
              <w:rPrChange w:id="1387" w:author="Schult, Christoph" w:date="2026-09-16T18:49:00Z" w16du:dateUtc="2026-09-16T16:49:00Z">
                <w:rPr>
                  <w:rFonts w:ascii="Brandon Grotesque Bold" w:eastAsiaTheme="majorEastAsia" w:hAnsi="Brandon Grotesque Bold" w:cstheme="majorBidi"/>
                  <w:color w:val="5286D2"/>
                  <w:sz w:val="24"/>
                  <w:szCs w:val="26"/>
                  <w:lang w:val="en-US"/>
                </w:rPr>
              </w:rPrChange>
            </w:rPr>
            <w:delText xml:space="preserve">Table </w:delText>
          </w:r>
          <w:r>
            <w:rPr>
              <w:noProof/>
              <w:lang w:val="en-US"/>
            </w:rPr>
            <w:delText>3</w:delText>
          </w:r>
        </w:del>
      </w:ins>
      <w:ins w:id="1388" w:author="Schult, Christoph" w:date="2026-09-14T13:51:00Z" w16du:dateUtc="2026-09-14T11:51:00Z">
        <w:del w:id="1389" w:author="GIZ" w:date="2026-09-15T10:17:00Z" w16du:dateUtc="2026-09-15T08:17:00Z">
          <w:r>
            <w:rPr>
              <w:lang w:val="en-GB"/>
            </w:rPr>
            <w:fldChar w:fldCharType="end"/>
          </w:r>
        </w:del>
      </w:ins>
      <w:ins w:id="1390" w:author="GIZ" w:date="2026-09-15T10:18:00Z" w16du:dateUtc="2026-09-15T08:18:00Z">
        <w:del w:id="1391" w:author="Schult, Christoph" w:date="2026-09-16T18:56:00Z" w16du:dateUtc="2026-09-16T16:56:00Z">
          <w:r>
            <w:rPr>
              <w:lang w:val="en-GB"/>
            </w:rPr>
            <w:delText xml:space="preserve"> </w:delText>
          </w:r>
        </w:del>
        <w:r>
          <w:rPr>
            <w:lang w:val="en-GB"/>
          </w:rPr>
          <w:t xml:space="preserve">Table </w:t>
        </w:r>
      </w:ins>
      <w:ins w:id="1392" w:author="GIZ" w:date="2026-09-15T10:17:00Z" w16du:dateUtc="2026-09-15T08:17:00Z">
        <w:r>
          <w:rPr>
            <w:lang w:val="en-GB"/>
          </w:rPr>
          <w:t>4</w:t>
        </w:r>
      </w:ins>
      <w:ins w:id="1393" w:author="Schult, Christoph" w:date="2026-09-10T17:13:00Z" w16du:dateUtc="2026-09-10T15:13:00Z">
        <w:r>
          <w:rPr>
            <w:lang w:val="en-GB"/>
          </w:rPr>
          <w:t>) are applied to these rates, and the weighted average cost of finance</w:t>
        </w:r>
      </w:ins>
      <w:ins w:id="1394" w:author="Schult, Christoph" w:date="2026-09-10T17:14:00Z" w16du:dateUtc="2026-09-10T15:14:00Z">
        <w:r>
          <w:rPr>
            <w:lang w:val="en-GB"/>
          </w:rPr>
          <w:t xml:space="preserve"> </w:t>
        </w:r>
      </w:ins>
      <w:ins w:id="1395" w:author="Schult, Christoph" w:date="2026-09-10T17:13:00Z" w16du:dateUtc="2026-09-10T15:13:00Z">
        <w:r>
          <w:rPr>
            <w:lang w:val="en-GB"/>
          </w:rPr>
          <w:t>is the sum of each share multiplied by its rate. For the balanced architecture this is</w:t>
        </w:r>
      </w:ins>
      <w:ins w:id="1396" w:author="Schult, Christoph" w:date="2026-09-10T17:14:00Z" w16du:dateUtc="2026-09-10T15:14:00Z">
        <w:r>
          <w:rPr>
            <w:lang w:val="en-GB"/>
          </w:rPr>
          <w:t xml:space="preserve"> </w:t>
        </w:r>
      </w:ins>
      <w:ins w:id="1397" w:author="Schult, Christoph" w:date="2026-09-10T17:13:00Z" w16du:dateUtc="2026-09-10T15:13:00Z">
        <w:r>
          <w:rPr>
            <w:lang w:val="en-GB"/>
          </w:rPr>
          <w:t xml:space="preserve">0.04×1.5% + 0.04×1.0% + 0.01×1.0% + 0.10×4.0% + 0.04×6.0% + 0.10×6.5% + 0.67×7.5% = </w:t>
        </w:r>
        <w:r>
          <w:rPr>
            <w:rFonts w:asciiTheme="minorHAnsi" w:eastAsiaTheme="minorHAnsi" w:hAnsiTheme="minorHAnsi" w:cstheme="minorBidi"/>
            <w:b/>
            <w:szCs w:val="22"/>
            <w:lang w:val="en-GB" w:eastAsia="en-US"/>
            <w:rPrChange w:id="1398" w:author="Schult, Christoph" w:date="2026-09-10T17:18:00Z" w16du:dateUtc="2026-09-10T15:18:00Z">
              <w:rPr>
                <w:lang w:val="en-GB"/>
              </w:rPr>
            </w:rPrChange>
          </w:rPr>
          <w:t>6.43%</w:t>
        </w:r>
        <w:r>
          <w:rPr>
            <w:lang w:val="en-GB"/>
          </w:rPr>
          <w:t>;</w:t>
        </w:r>
      </w:ins>
      <w:ins w:id="1399" w:author="Schult, Christoph" w:date="2026-09-10T17:14:00Z" w16du:dateUtc="2026-09-10T15:14:00Z">
        <w:r>
          <w:rPr>
            <w:lang w:val="en-GB"/>
          </w:rPr>
          <w:t xml:space="preserve"> </w:t>
        </w:r>
      </w:ins>
      <w:ins w:id="1400" w:author="Schult, Christoph" w:date="2026-09-10T17:13:00Z" w16du:dateUtc="2026-09-10T15:13:00Z">
        <w:r>
          <w:rPr>
            <w:lang w:val="en-GB"/>
          </w:rPr>
          <w:t xml:space="preserve">the same calculation gives </w:t>
        </w:r>
        <w:r>
          <w:rPr>
            <w:rFonts w:asciiTheme="minorHAnsi" w:eastAsiaTheme="minorHAnsi" w:hAnsiTheme="minorHAnsi" w:cstheme="minorBidi"/>
            <w:b/>
            <w:szCs w:val="22"/>
            <w:lang w:val="en-GB" w:eastAsia="en-US"/>
            <w:rPrChange w:id="1401" w:author="Schult, Christoph" w:date="2026-09-10T17:18:00Z" w16du:dateUtc="2026-09-10T15:18:00Z">
              <w:rPr>
                <w:lang w:val="en-GB"/>
              </w:rPr>
            </w:rPrChange>
          </w:rPr>
          <w:t>7.37%</w:t>
        </w:r>
        <w:r>
          <w:rPr>
            <w:lang w:val="en-GB"/>
          </w:rPr>
          <w:t xml:space="preserve"> for the market-led and </w:t>
        </w:r>
        <w:r>
          <w:rPr>
            <w:rFonts w:asciiTheme="minorHAnsi" w:eastAsiaTheme="minorHAnsi" w:hAnsiTheme="minorHAnsi" w:cstheme="minorBidi"/>
            <w:b/>
            <w:szCs w:val="22"/>
            <w:lang w:val="en-GB" w:eastAsia="en-US"/>
            <w:rPrChange w:id="1402" w:author="Schult, Christoph" w:date="2026-09-10T17:18:00Z" w16du:dateUtc="2026-09-10T15:18:00Z">
              <w:rPr>
                <w:lang w:val="en-GB"/>
              </w:rPr>
            </w:rPrChange>
          </w:rPr>
          <w:t>5.07%</w:t>
        </w:r>
        <w:r>
          <w:rPr>
            <w:lang w:val="en-GB"/>
          </w:rPr>
          <w:t xml:space="preserve"> for the public-led</w:t>
        </w:r>
      </w:ins>
      <w:ins w:id="1403" w:author="Schult, Christoph" w:date="2026-09-10T17:14:00Z" w16du:dateUtc="2026-09-10T15:14:00Z">
        <w:r>
          <w:rPr>
            <w:lang w:val="en-GB"/>
          </w:rPr>
          <w:t xml:space="preserve"> </w:t>
        </w:r>
      </w:ins>
      <w:ins w:id="1404" w:author="Schult, Christoph" w:date="2026-09-10T17:13:00Z" w16du:dateUtc="2026-09-10T15:13:00Z">
        <w:r>
          <w:rPr>
            <w:lang w:val="en-GB"/>
          </w:rPr>
          <w:t xml:space="preserve">architecture. </w:t>
        </w:r>
      </w:ins>
      <w:ins w:id="1405" w:author="Schult, Christoph" w:date="2026-09-16T11:40:00Z" w16du:dateUtc="2026-09-16T09:40:00Z">
        <w:r>
          <w:rPr>
            <w:lang w:val="en-GB"/>
          </w:rPr>
          <w:t>Public capital is charged the share-weighted average cost of its four instruments (2.68 / 2.82 / 2.22%)</w:t>
        </w:r>
      </w:ins>
      <w:ins w:id="1406" w:author="Schult, Christoph" w:date="2026-09-10T17:13:00Z" w16du:dateUtc="2026-09-10T15:13:00Z">
        <w:r>
          <w:rPr>
            <w:lang w:val="en-GB"/>
          </w:rPr>
          <w:t>; foreign capital is</w:t>
        </w:r>
      </w:ins>
      <w:ins w:id="1407" w:author="Schult, Christoph" w:date="2026-09-10T17:14:00Z" w16du:dateUtc="2026-09-10T15:14:00Z">
        <w:r>
          <w:rPr>
            <w:lang w:val="en-GB"/>
          </w:rPr>
          <w:t xml:space="preserve"> </w:t>
        </w:r>
      </w:ins>
      <w:ins w:id="1408" w:author="Schult, Christoph" w:date="2026-09-10T17:13:00Z" w16du:dateUtc="2026-09-10T15:13:00Z">
        <w:r>
          <w:rPr>
            <w:lang w:val="en-GB"/>
          </w:rPr>
          <w:t>charged the share-weighted average of its two instruments (6.36 / 6.90 / 6.00%); and the return on</w:t>
        </w:r>
      </w:ins>
      <w:ins w:id="1409" w:author="Schult, Christoph" w:date="2026-09-10T17:14:00Z" w16du:dateUtc="2026-09-10T15:14:00Z">
        <w:r>
          <w:rPr>
            <w:lang w:val="en-GB"/>
          </w:rPr>
          <w:t xml:space="preserve"> </w:t>
        </w:r>
      </w:ins>
      <w:ins w:id="1410" w:author="Schult, Christoph" w:date="2026-09-10T17:13:00Z" w16du:dateUtc="2026-09-10T15:13:00Z">
        <w:r>
          <w:rPr>
            <w:lang w:val="en-GB"/>
          </w:rPr>
          <w:t xml:space="preserve">domestic private and household capital is determined within the model by </w:t>
        </w:r>
        <w:r>
          <w:rPr>
            <w:rStyle w:val="IWHFlietextZchn"/>
            <w:lang w:val="en-US"/>
            <w:rPrChange w:id="1411" w:author="Schult, Christoph" w:date="2026-09-16T19:20:00Z" w16du:dateUtc="2026-09-16T17:20:00Z">
              <w:rPr>
                <w:lang w:val="en-GB"/>
              </w:rPr>
            </w:rPrChange>
          </w:rPr>
          <w:t>the household</w:t>
        </w:r>
      </w:ins>
      <w:ins w:id="1412" w:author="Schult, Christoph" w:date="2026-09-10T17:14:00Z" w16du:dateUtc="2026-09-10T15:14:00Z">
        <w:r>
          <w:rPr>
            <w:rStyle w:val="IWHFlietextZchn"/>
            <w:lang w:val="en-US"/>
            <w:rPrChange w:id="1413" w:author="Schult, Christoph" w:date="2026-09-16T19:20:00Z" w16du:dateUtc="2026-09-16T17:20:00Z">
              <w:rPr>
                <w:lang w:val="en-GB"/>
              </w:rPr>
            </w:rPrChange>
          </w:rPr>
          <w:t xml:space="preserve"> </w:t>
        </w:r>
      </w:ins>
      <w:ins w:id="1414" w:author="Schult, Christoph" w:date="2026-09-10T17:13:00Z" w16du:dateUtc="2026-09-10T15:13:00Z">
        <w:r>
          <w:rPr>
            <w:rStyle w:val="IWHFlietextZchn"/>
            <w:lang w:val="en-US"/>
            <w:rPrChange w:id="1415" w:author="Schult, Christoph" w:date="2026-09-16T19:20:00Z" w16du:dateUtc="2026-09-16T17:20:00Z">
              <w:rPr>
                <w:lang w:val="en-GB"/>
              </w:rPr>
            </w:rPrChange>
          </w:rPr>
          <w:t xml:space="preserve">saving-and-investment decision rather than imposed by the scenario. </w:t>
        </w:r>
        <w:r>
          <w:rPr>
            <w:rStyle w:val="IWHFlietextZchn"/>
            <w:lang w:val="en-US"/>
            <w:rPrChange w:id="1416" w:author="Schult, Christoph" w:date="2026-09-16T18:57:00Z" w16du:dateUtc="2026-09-16T16:57:00Z">
              <w:rPr>
                <w:lang w:val="en-GB"/>
              </w:rPr>
            </w:rPrChange>
          </w:rPr>
          <w:t>The dollar figures in the</w:t>
        </w:r>
      </w:ins>
      <w:ins w:id="1417" w:author="Schult, Christoph" w:date="2026-09-10T17:14:00Z" w16du:dateUtc="2026-09-10T15:14:00Z">
        <w:r>
          <w:rPr>
            <w:rStyle w:val="IWHFlietextZchn"/>
            <w:lang w:val="en-US"/>
            <w:rPrChange w:id="1418" w:author="Schult, Christoph" w:date="2026-09-16T18:57:00Z" w16du:dateUtc="2026-09-16T16:57:00Z">
              <w:rPr>
                <w:lang w:val="en-GB"/>
              </w:rPr>
            </w:rPrChange>
          </w:rPr>
          <w:t xml:space="preserve"> </w:t>
        </w:r>
      </w:ins>
      <w:ins w:id="1419" w:author="Schult, Christoph" w:date="2026-09-10T17:13:00Z" w16du:dateUtc="2026-09-10T15:13:00Z">
        <w:r>
          <w:rPr>
            <w:rStyle w:val="IWHFlietextZchn"/>
            <w:lang w:val="en-US"/>
            <w:rPrChange w:id="1420" w:author="Schult, Christoph" w:date="2026-09-16T18:57:00Z" w16du:dateUtc="2026-09-16T16:57:00Z">
              <w:rPr>
                <w:lang w:val="en-GB"/>
              </w:rPr>
            </w:rPrChange>
          </w:rPr>
          <w:t xml:space="preserve">last </w:t>
        </w:r>
        <w:r>
          <w:rPr>
            <w:rStyle w:val="IWHFlietextZchn"/>
            <w:lang w:val="en-US"/>
            <w:rPrChange w:id="1421" w:author="Schult, Christoph" w:date="2026-09-16T19:22:00Z" w16du:dateUtc="2026-09-16T17:22:00Z">
              <w:rPr>
                <w:lang w:val="en-GB"/>
              </w:rPr>
            </w:rPrChange>
          </w:rPr>
          <w:t>row</w:t>
        </w:r>
      </w:ins>
      <w:ins w:id="1422" w:author="Schult, Christoph" w:date="2026-09-16T19:23:00Z" w16du:dateUtc="2026-09-16T17:23:00Z">
        <w:r>
          <w:rPr>
            <w:rStyle w:val="IWHFlietextZchn"/>
            <w:lang w:val="en-US"/>
          </w:rPr>
          <w:t>s</w:t>
        </w:r>
      </w:ins>
      <w:ins w:id="1423" w:author="Schult, Christoph" w:date="2026-09-10T17:13:00Z" w16du:dateUtc="2026-09-10T15:13:00Z">
        <w:r>
          <w:rPr>
            <w:rStyle w:val="IWHFlietextZchn"/>
            <w:lang w:val="en-US"/>
            <w:rPrChange w:id="1424" w:author="Schult, Christoph" w:date="2026-09-16T19:22:00Z" w16du:dateUtc="2026-09-16T17:22:00Z">
              <w:rPr>
                <w:lang w:val="en-GB"/>
              </w:rPr>
            </w:rPrChange>
          </w:rPr>
          <w:t xml:space="preserve"> of </w:t>
        </w:r>
      </w:ins>
      <w:ins w:id="1425" w:author="Schult, Christoph" w:date="2026-09-14T13:52:00Z" w16du:dateUtc="2026-09-14T11:52:00Z">
        <w:r>
          <w:rPr>
            <w:rStyle w:val="IWHFlietextZchn"/>
            <w:rPrChange w:id="1426" w:author="Schult, Christoph" w:date="2026-09-16T18:57:00Z" w16du:dateUtc="2026-09-16T16:57:00Z">
              <w:rPr>
                <w:lang w:val="en-GB"/>
              </w:rPr>
            </w:rPrChange>
          </w:rPr>
          <w:fldChar w:fldCharType="begin"/>
        </w:r>
        <w:r>
          <w:rPr>
            <w:rStyle w:val="IWHFlietextZchn"/>
            <w:lang w:val="en-US"/>
            <w:rPrChange w:id="1427" w:author="Schult, Christoph" w:date="2026-09-16T19:22:00Z" w16du:dateUtc="2026-09-16T17:22:00Z">
              <w:rPr>
                <w:lang w:val="en-GB"/>
              </w:rPr>
            </w:rPrChange>
          </w:rPr>
          <w:instrText xml:space="preserve"> REF _Ref240286354 \h </w:instrText>
        </w:r>
      </w:ins>
      <w:r>
        <w:rPr>
          <w:rStyle w:val="IWHFlietextZchn"/>
          <w:lang w:val="en-US"/>
          <w:rPrChange w:id="1428" w:author="Schult, Christoph" w:date="2026-09-16T19:22:00Z" w16du:dateUtc="2026-09-16T17:22:00Z">
            <w:rPr>
              <w:rStyle w:val="IWHFlietextZchn"/>
            </w:rPr>
          </w:rPrChange>
        </w:rPr>
        <w:instrText xml:space="preserve"> \* MERGEFORMAT </w:instrText>
      </w:r>
      <w:r w:rsidRPr="0013484A">
        <w:rPr>
          <w:rStyle w:val="IWHFlietextZchn"/>
        </w:rPr>
      </w:r>
      <w:ins w:id="1429" w:author="Schult, Christoph" w:date="2026-09-14T13:52:00Z" w16du:dateUtc="2026-09-14T11:52:00Z">
        <w:r>
          <w:rPr>
            <w:rStyle w:val="IWHFlietextZchn"/>
            <w:rPrChange w:id="1430" w:author="Schult, Christoph" w:date="2026-09-16T18:57:00Z" w16du:dateUtc="2026-09-16T16:57:00Z">
              <w:rPr>
                <w:lang w:val="en-GB"/>
              </w:rPr>
            </w:rPrChange>
          </w:rPr>
          <w:fldChar w:fldCharType="separate"/>
        </w:r>
      </w:ins>
      <w:ins w:id="1431" w:author="Schult, Christoph" w:date="2026-09-16T13:34:00Z" w16du:dateUtc="2026-09-16T11:34:00Z">
        <w:r>
          <w:rPr>
            <w:rStyle w:val="IWHFlietextZchn"/>
            <w:lang w:val="en-US"/>
            <w:rPrChange w:id="1432" w:author="Schult, Christoph" w:date="2026-09-16T19:22:00Z" w16du:dateUtc="2026-09-16T17:22:00Z">
              <w:rPr>
                <w:b/>
                <w:bCs/>
              </w:rPr>
            </w:rPrChange>
          </w:rPr>
          <w:t xml:space="preserve">Table </w:t>
        </w:r>
        <w:r w:rsidRPr="0027284E">
          <w:rPr>
            <w:rStyle w:val="IWHFlietextZchn"/>
            <w:lang w:val="en-GB"/>
            <w:rPrChange w:id="1433" w:author="Albert, Joscha GIZ" w:date="2026-09-21T14:26:00Z" w16du:dateUtc="2026-09-21T12:26:00Z">
              <w:rPr>
                <w:noProof/>
                <w:lang w:val="en-US"/>
              </w:rPr>
            </w:rPrChange>
          </w:rPr>
          <w:t>4</w:t>
        </w:r>
      </w:ins>
      <w:ins w:id="1434" w:author="Schult, Christoph" w:date="2026-09-14T13:52:00Z" w16du:dateUtc="2026-09-14T11:52:00Z">
        <w:r>
          <w:rPr>
            <w:rStyle w:val="IWHFlietextZchn"/>
            <w:rPrChange w:id="1435" w:author="Schult, Christoph" w:date="2026-09-16T18:57:00Z" w16du:dateUtc="2026-09-16T16:57:00Z">
              <w:rPr>
                <w:lang w:val="en-GB"/>
              </w:rPr>
            </w:rPrChange>
          </w:rPr>
          <w:fldChar w:fldCharType="end"/>
        </w:r>
        <w:r>
          <w:rPr>
            <w:rStyle w:val="IWHFlietextZchn"/>
            <w:lang w:val="en-US"/>
            <w:rPrChange w:id="1436" w:author="Schult, Christoph" w:date="2026-09-16T18:57:00Z" w16du:dateUtc="2026-09-16T16:57:00Z">
              <w:rPr>
                <w:lang w:val="en-GB"/>
              </w:rPr>
            </w:rPrChange>
          </w:rPr>
          <w:t xml:space="preserve"> </w:t>
        </w:r>
      </w:ins>
      <w:ins w:id="1437" w:author="Schult, Christoph" w:date="2026-09-10T17:13:00Z" w16du:dateUtc="2026-09-10T15:13:00Z">
        <w:r>
          <w:rPr>
            <w:rStyle w:val="IWHFlietextZchn"/>
            <w:lang w:val="en-US"/>
            <w:rPrChange w:id="1438" w:author="Schult, Christoph" w:date="2026-09-16T18:57:00Z" w16du:dateUtc="2026-09-16T16:57:00Z">
              <w:rPr>
                <w:lang w:val="en-GB"/>
              </w:rPr>
            </w:rPrChange>
          </w:rPr>
          <w:t>are illustrative</w:t>
        </w:r>
        <w:r>
          <w:rPr>
            <w:lang w:val="en-GB"/>
          </w:rPr>
          <w:t xml:space="preserve"> only: they apply each architecture's weighted-average cost</w:t>
        </w:r>
      </w:ins>
      <w:ins w:id="1439" w:author="Schult, Christoph" w:date="2026-09-10T17:14:00Z" w16du:dateUtc="2026-09-10T15:14:00Z">
        <w:r>
          <w:rPr>
            <w:lang w:val="en-GB"/>
          </w:rPr>
          <w:t xml:space="preserve"> </w:t>
        </w:r>
      </w:ins>
      <w:ins w:id="1440" w:author="Schult, Christoph" w:date="2026-09-10T17:13:00Z" w16du:dateUtc="2026-09-10T15:13:00Z">
        <w:r>
          <w:rPr>
            <w:lang w:val="en-GB"/>
          </w:rPr>
          <w:t>to the power-sector investment requirement of about USD 136 billion for 2026–2030 estimated in the</w:t>
        </w:r>
      </w:ins>
      <w:ins w:id="1441" w:author="Schult, Christoph" w:date="2026-09-10T17:14:00Z" w16du:dateUtc="2026-09-10T15:14:00Z">
        <w:r>
          <w:rPr>
            <w:lang w:val="en-GB"/>
          </w:rPr>
          <w:t xml:space="preserve"> </w:t>
        </w:r>
      </w:ins>
      <w:ins w:id="1442" w:author="Schult, Christoph" w:date="2026-09-10T17:13:00Z" w16du:dateUtc="2026-09-10T15:13:00Z">
        <w:r>
          <w:rPr>
            <w:lang w:val="en-GB"/>
          </w:rPr>
          <w:t>IWH Investment Needs Assessment (2026), to indicate the scale of the financing bill. They are not</w:t>
        </w:r>
      </w:ins>
      <w:ins w:id="1443" w:author="Schult, Christoph" w:date="2026-09-10T17:14:00Z" w16du:dateUtc="2026-09-10T15:14:00Z">
        <w:r>
          <w:rPr>
            <w:lang w:val="en-GB"/>
          </w:rPr>
          <w:t xml:space="preserve"> </w:t>
        </w:r>
      </w:ins>
      <w:ins w:id="1444" w:author="Schult, Christoph" w:date="2026-09-10T17:13:00Z" w16du:dateUtc="2026-09-10T15:13:00Z">
        <w:r>
          <w:rPr>
            <w:lang w:val="en-GB"/>
          </w:rPr>
          <w:t>inputs to DGE-METRIC, which works with the cost-of-capital rates and allocation shares and derives</w:t>
        </w:r>
      </w:ins>
      <w:ins w:id="1445" w:author="Schult, Christoph" w:date="2026-09-10T17:14:00Z" w16du:dateUtc="2026-09-10T15:14:00Z">
        <w:r>
          <w:rPr>
            <w:lang w:val="en-GB"/>
          </w:rPr>
          <w:t xml:space="preserve"> </w:t>
        </w:r>
      </w:ins>
      <w:ins w:id="1446" w:author="Schult, Christoph" w:date="2026-09-10T17:13:00Z" w16du:dateUtc="2026-09-10T15:13:00Z">
        <w:r>
          <w:rPr>
            <w:lang w:val="en-GB"/>
          </w:rPr>
          <w:t>the investment path from the PDP8 build-out.</w:t>
        </w:r>
      </w:ins>
    </w:p>
    <w:p w14:paraId="39EDFEE5" w14:textId="69C62164" w:rsidR="00F77686" w:rsidRDefault="00FF7C69" w:rsidP="00643450">
      <w:pPr>
        <w:pStyle w:val="IWHFlietext"/>
        <w:rPr>
          <w:ins w:id="1447" w:author="Schult, Christoph" w:date="2026-09-10T17:38:00Z" w16du:dateUtc="2026-09-10T15:38:00Z"/>
          <w:lang w:val="en-GB"/>
        </w:rPr>
      </w:pPr>
      <w:del w:id="1448" w:author="Schult, Christoph" w:date="2026-09-10T17:38:00Z" w16du:dateUtc="2026-09-10T15:38:00Z">
        <w:r>
          <w:rPr>
            <w:lang w:val="en-GB"/>
          </w:rPr>
          <w:delText xml:space="preserve">Three financing architectures are compared. The balanced </w:delText>
        </w:r>
        <w:r>
          <w:rPr>
            <w:color w:val="242B84" w:themeColor="accent1"/>
            <w:lang w:val="en-GB"/>
          </w:rPr>
          <w:delText>GF A</w:delText>
        </w:r>
        <w:r>
          <w:rPr>
            <w:lang w:val="en-GB"/>
          </w:rPr>
          <w:delText xml:space="preserve"> architecture combines ODA/MDB finance, blended finance, and green bonds. It allocates renewable investment across 19.0% public capital, 14.0% FDI, and 67.0% domestic private/household capital; with modelled public and FDI capital costs of 6.43% and 6.36%, respectively. The market-led </w:delText>
        </w:r>
        <w:r>
          <w:rPr>
            <w:color w:val="242B84" w:themeColor="accent1"/>
            <w:lang w:val="en-GB"/>
          </w:rPr>
          <w:delText>GF B</w:delText>
        </w:r>
        <w:r>
          <w:rPr>
            <w:lang w:val="en-GB"/>
          </w:rPr>
          <w:delText xml:space="preserve"> architecture allocates 9.6% to public capital, 12.4% to FDI, and 78.0% to domestic private/household capital. Its modelled public and FDI capital costs are 7.37% and 6.90%. The public-led </w:delText>
        </w:r>
        <w:r>
          <w:rPr>
            <w:color w:val="242B84" w:themeColor="accent1"/>
            <w:lang w:val="en-GB"/>
          </w:rPr>
          <w:delText>GF C</w:delText>
        </w:r>
        <w:r>
          <w:rPr>
            <w:lang w:val="en-GB"/>
          </w:rPr>
          <w:delText xml:space="preserve"> architecture, dominated by concessional and ODA finance, raises the public share to 36.5% and the FDI share to 19.0%, leaving 44.5% for domestic private/household capital. Its modelled public and FDI capital costs are 5.07% and 6.00%</w:delText>
        </w:r>
      </w:del>
      <w:ins w:id="1449" w:author="Schult, Christoph" w:date="2026-09-10T17:38:00Z" w16du:dateUtc="2026-09-10T15:38:00Z">
        <w:r>
          <w:rPr>
            <w:lang w:val="en-GB"/>
          </w:rPr>
          <w:t xml:space="preserve">The public and foreign capital shares are fixed in each architecture and are not free for the model to expand: public capital finances a set fraction of renewable investment (19.0% under GF A, 9.6% under GF B, 36.5% under GF C), and foreign capital likewise. Only the domestic private and household share adjusts endogenously. The analysis therefore does not assume an unlimited public balance sheet — even the public-led GF C architecture holds the concessional and ODA share to a bounded 36.5%, consistent with the narrowing concessional envelope as </w:t>
        </w:r>
      </w:ins>
      <w:ins w:id="1450" w:author="Schult, Christoph" w:date="2026-09-17T13:49:00Z" w16du:dateUtc="2026-09-17T11:49:00Z">
        <w:r>
          <w:rPr>
            <w:lang w:val="en-GB"/>
          </w:rPr>
          <w:t>Vietnam</w:t>
        </w:r>
      </w:ins>
      <w:ins w:id="1451" w:author="Schult, Christoph" w:date="2026-09-10T17:38:00Z" w16du:dateUtc="2026-09-10T15:38:00Z">
        <w:r>
          <w:rPr>
            <w:lang w:val="en-GB"/>
          </w:rPr>
          <w:t xml:space="preserve"> graduates from lower-middle-income status and loses access to the softest ODA and IDA terms (IWH Financial Assessment</w:t>
        </w:r>
      </w:ins>
      <w:ins w:id="1452" w:author="Schult, Christoph" w:date="2026-09-16T18:57:00Z" w16du:dateUtc="2026-09-16T16:57:00Z">
        <w:r>
          <w:rPr>
            <w:lang w:val="en-GB"/>
          </w:rPr>
          <w:t>,</w:t>
        </w:r>
      </w:ins>
      <w:ins w:id="1453" w:author="Schult, Christoph" w:date="2026-09-10T17:38:00Z" w16du:dateUtc="2026-09-10T15:38:00Z">
        <w:r>
          <w:rPr>
            <w:lang w:val="en-GB"/>
          </w:rPr>
          <w:t xml:space="preserve"> 2025). A larger public share would require the corresponding assumption that additional ODA, multilateral, and JETP capital can in fact be mobilised at that scale.</w:t>
        </w:r>
      </w:ins>
      <w:del w:id="1454" w:author="GIZ" w:date="2026-08-14T15:59:00Z" w16du:dateUtc="2026-08-14T13:59:00Z">
        <w:r>
          <w:rPr>
            <w:lang w:val="en-GB"/>
          </w:rPr>
          <w:delText>.</w:delText>
        </w:r>
      </w:del>
    </w:p>
    <w:p w14:paraId="6C74AFBA" w14:textId="677D1A3E" w:rsidR="00B56A50" w:rsidRPr="00614ECB" w:rsidRDefault="001C361F">
      <w:pPr>
        <w:pStyle w:val="Caption"/>
        <w:rPr>
          <w:ins w:id="1455" w:author="Schult, Christoph" w:date="2026-09-10T17:39:00Z" w16du:dateUtc="2026-09-10T15:39:00Z"/>
          <w:rFonts w:ascii="Segoe UI" w:hAnsi="Segoe UI" w:cs="Segoe UI"/>
          <w:color w:val="000000"/>
          <w:lang w:val="en-US"/>
          <w:rPrChange w:id="1456" w:author="Albert, Joscha GIZ" w:date="2026-09-21T14:26:00Z" w16du:dateUtc="2026-09-21T12:26:00Z">
            <w:rPr>
              <w:ins w:id="1457" w:author="Schult, Christoph" w:date="2026-09-10T17:39:00Z" w16du:dateUtc="2026-09-10T15:39:00Z"/>
              <w:rFonts w:ascii="Segoe UI" w:hAnsi="Segoe UI" w:cs="Segoe UI"/>
              <w:color w:val="000000"/>
            </w:rPr>
          </w:rPrChange>
        </w:rPr>
        <w:pPrChange w:id="1458" w:author="Schult, Christoph" w:date="2026-09-10T17:43:00Z" w16du:dateUtc="2026-09-10T15:43:00Z">
          <w:pPr>
            <w:pStyle w:val="Heading2"/>
            <w:spacing w:before="360" w:after="240"/>
          </w:pPr>
        </w:pPrChange>
      </w:pPr>
      <w:bookmarkStart w:id="1459" w:name="_Ref239954640"/>
      <w:bookmarkStart w:id="1460" w:name="_Toc240458096"/>
      <w:ins w:id="1461" w:author="Schult, Christoph" w:date="2026-09-10T17:43:00Z" w16du:dateUtc="2026-09-10T15:43:00Z">
        <w:r>
          <w:rPr>
            <w:lang w:val="en-US"/>
          </w:rPr>
          <w:t xml:space="preserve">Table </w:t>
        </w:r>
        <w:r>
          <w:fldChar w:fldCharType="begin"/>
        </w:r>
        <w:r w:rsidRPr="00614ECB">
          <w:rPr>
            <w:lang w:val="en-US"/>
            <w:rPrChange w:id="1462" w:author="Albert, Joscha GIZ" w:date="2026-09-21T14:26:00Z" w16du:dateUtc="2026-09-21T12:26:00Z">
              <w:rPr>
                <w:b w:val="0"/>
                <w:bCs w:val="0"/>
              </w:rPr>
            </w:rPrChange>
          </w:rPr>
          <w:instrText xml:space="preserve"> SEQ Table \* ARABIC </w:instrText>
        </w:r>
      </w:ins>
      <w:r>
        <w:fldChar w:fldCharType="separate"/>
      </w:r>
      <w:ins w:id="1463" w:author="Schult, Christoph" w:date="2026-09-16T13:34:00Z" w16du:dateUtc="2026-09-16T11:34:00Z">
        <w:r>
          <w:rPr>
            <w:noProof/>
            <w:lang w:val="en-US"/>
          </w:rPr>
          <w:t>3</w:t>
        </w:r>
      </w:ins>
      <w:ins w:id="1464" w:author="Schult, Christoph" w:date="2026-09-10T17:43:00Z" w16du:dateUtc="2026-09-10T15:43:00Z">
        <w:r>
          <w:fldChar w:fldCharType="end"/>
        </w:r>
      </w:ins>
      <w:bookmarkEnd w:id="1459"/>
      <w:ins w:id="1465" w:author="Schult, Christoph" w:date="2026-09-11T10:19:00Z" w16du:dateUtc="2026-09-11T08:19:00Z">
        <w:r>
          <w:rPr>
            <w:lang w:val="en-US"/>
          </w:rPr>
          <w:t>:</w:t>
        </w:r>
      </w:ins>
      <w:ins w:id="1466" w:author="Schult, Christoph" w:date="2026-09-10T17:43:00Z" w16du:dateUtc="2026-09-10T15:43:00Z">
        <w:r>
          <w:rPr>
            <w:lang w:val="en-US"/>
          </w:rPr>
          <w:t xml:space="preserve"> Financing instruments: indicative terms, providers, and model treatment</w:t>
        </w:r>
      </w:ins>
      <w:bookmarkEnd w:id="1460"/>
      <w:ins w:id="1467" w:author="Schult, Christoph" w:date="2026-09-10T17:42:00Z" w16du:dateUtc="2026-09-10T15:42:00Z">
        <w:r>
          <w:rPr>
            <w:lang w:val="en-US"/>
          </w:rPr>
          <w:t xml:space="preserve"> </w:t>
        </w:r>
      </w:ins>
      <w:ins w:id="1468" w:author="Schult, Christoph" w:date="2026-09-10T17:39:00Z" w16du:dateUtc="2026-09-10T15:39:00Z">
        <w:r>
          <w:rPr>
            <w:rFonts w:ascii="Segoe UI" w:hAnsi="Segoe UI" w:cs="Segoe UI"/>
            <w:color w:val="000000"/>
            <w:lang w:val="en-US"/>
          </w:rPr>
          <w:t xml:space="preserve"> </w:t>
        </w:r>
      </w:ins>
    </w:p>
    <w:tbl>
      <w:tblPr>
        <w:tblW w:w="0" w:type="auto"/>
        <w:tblLook w:val="04A0" w:firstRow="1" w:lastRow="0" w:firstColumn="1" w:lastColumn="0" w:noHBand="0" w:noVBand="1"/>
        <w:tblPrChange w:id="1469" w:author="Schult, Christoph" w:date="2026-09-10T17:40:00Z" w16du:dateUtc="2026-09-10T15:40:00Z">
          <w:tblPr>
            <w:tblW w:w="0" w:type="auto"/>
            <w:tblCellMar>
              <w:top w:w="15" w:type="dxa"/>
              <w:left w:w="15" w:type="dxa"/>
              <w:bottom w:w="15" w:type="dxa"/>
              <w:right w:w="15" w:type="dxa"/>
            </w:tblCellMar>
            <w:tblLook w:val="04A0" w:firstRow="1" w:lastRow="0" w:firstColumn="1" w:lastColumn="0" w:noHBand="0" w:noVBand="1"/>
          </w:tblPr>
        </w:tblPrChange>
      </w:tblPr>
      <w:tblGrid>
        <w:gridCol w:w="1701"/>
        <w:gridCol w:w="1926"/>
        <w:gridCol w:w="1926"/>
        <w:gridCol w:w="1926"/>
        <w:gridCol w:w="1926"/>
        <w:tblGridChange w:id="1470">
          <w:tblGrid>
            <w:gridCol w:w="5"/>
            <w:gridCol w:w="1701"/>
            <w:gridCol w:w="350"/>
            <w:gridCol w:w="1414"/>
            <w:gridCol w:w="162"/>
            <w:gridCol w:w="751"/>
            <w:gridCol w:w="1175"/>
            <w:gridCol w:w="951"/>
            <w:gridCol w:w="975"/>
            <w:gridCol w:w="1926"/>
            <w:gridCol w:w="229"/>
          </w:tblGrid>
        </w:tblGridChange>
      </w:tblGrid>
      <w:tr w:rsidR="00B56A50" w:rsidRPr="00910881" w14:paraId="6136A765" w14:textId="77777777" w:rsidTr="0039772D">
        <w:trPr>
          <w:ins w:id="1471" w:author="Schult, Christoph" w:date="2026-09-10T17:39:00Z"/>
          <w:trPrChange w:id="1472" w:author="Schult, Christoph" w:date="2026-09-10T17:40:00Z" w16du:dateUtc="2026-09-10T15:40:00Z">
            <w:trPr>
              <w:tblHeader/>
            </w:trPr>
          </w:trPrChange>
        </w:trPr>
        <w:tc>
          <w:tcPr>
            <w:tcW w:w="1701" w:type="dxa"/>
            <w:tcBorders>
              <w:top w:val="single" w:sz="4" w:space="0" w:color="auto"/>
              <w:left w:val="single" w:sz="4" w:space="0" w:color="auto"/>
              <w:bottom w:val="single" w:sz="4" w:space="0" w:color="auto"/>
              <w:right w:val="nil"/>
            </w:tcBorders>
            <w:shd w:val="clear" w:color="auto" w:fill="242B84" w:themeFill="accent1"/>
            <w:hideMark/>
            <w:tcPrChange w:id="1473"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538667AF" w14:textId="77777777" w:rsidR="00B56A50" w:rsidRPr="00231BDA" w:rsidRDefault="00B56A50">
            <w:pPr>
              <w:rPr>
                <w:ins w:id="1474" w:author="Schult, Christoph" w:date="2026-09-10T17:39:00Z" w16du:dateUtc="2026-09-10T15:39:00Z"/>
                <w:rFonts w:eastAsia="Times New Roman"/>
                <w:color w:val="FFFFFF" w:themeColor="background1"/>
                <w:rPrChange w:id="1475" w:author="Schult, Christoph" w:date="2026-09-16T18:58:00Z" w16du:dateUtc="2026-09-16T16:58:00Z">
                  <w:rPr>
                    <w:ins w:id="1476" w:author="Schult, Christoph" w:date="2026-09-10T17:39:00Z" w16du:dateUtc="2026-09-10T15:39:00Z"/>
                    <w:rFonts w:ascii="Segoe UI" w:hAnsi="Segoe UI" w:cs="Segoe UI"/>
                    <w:b/>
                    <w:color w:val="000000"/>
                    <w:sz w:val="21"/>
                    <w:szCs w:val="21"/>
                  </w:rPr>
                </w:rPrChange>
              </w:rPr>
              <w:pPrChange w:id="1477" w:author="Schult, Christoph" w:date="2026-09-17T13:51:00Z" w16du:dateUtc="2026-09-17T11:51:00Z">
                <w:pPr>
                  <w:spacing w:after="168"/>
                </w:pPr>
              </w:pPrChange>
            </w:pPr>
            <w:ins w:id="1478" w:author="Schult, Christoph" w:date="2026-09-10T17:39:00Z" w16du:dateUtc="2026-09-10T15:39:00Z">
              <w:r>
                <w:rPr>
                  <w:rPrChange w:id="1479" w:author="Schult, Christoph" w:date="2026-09-16T18:58:00Z" w16du:dateUtc="2026-09-16T16:58:00Z">
                    <w:rPr>
                      <w:rFonts w:ascii="Segoe UI" w:hAnsi="Segoe UI" w:cs="Segoe UI"/>
                      <w:b/>
                      <w:color w:val="000000"/>
                      <w:sz w:val="21"/>
                      <w:szCs w:val="21"/>
                    </w:rPr>
                  </w:rPrChange>
                </w:rPr>
                <w:t>Instrument</w:t>
              </w:r>
            </w:ins>
          </w:p>
        </w:tc>
        <w:tc>
          <w:tcPr>
            <w:tcW w:w="1926" w:type="dxa"/>
            <w:tcBorders>
              <w:top w:val="single" w:sz="4" w:space="0" w:color="auto"/>
              <w:left w:val="nil"/>
              <w:bottom w:val="single" w:sz="4" w:space="0" w:color="auto"/>
              <w:right w:val="nil"/>
            </w:tcBorders>
            <w:shd w:val="clear" w:color="auto" w:fill="242B84" w:themeFill="accent1"/>
            <w:hideMark/>
            <w:tcPrChange w:id="1480" w:author="Schult, Christoph" w:date="2026-09-10T17:40:00Z" w16du:dateUtc="2026-09-10T15:40:00Z">
              <w:tcPr>
                <w:tcW w:w="0" w:type="auto"/>
                <w:tcMar>
                  <w:top w:w="75" w:type="dxa"/>
                  <w:left w:w="150" w:type="dxa"/>
                  <w:bottom w:w="75" w:type="dxa"/>
                  <w:right w:w="150" w:type="dxa"/>
                </w:tcMar>
                <w:vAlign w:val="center"/>
                <w:hideMark/>
              </w:tcPr>
            </w:tcPrChange>
          </w:tcPr>
          <w:p w14:paraId="66447AD1" w14:textId="133FEFF5" w:rsidR="00B56A50" w:rsidRPr="00231BDA" w:rsidRDefault="00225FBA">
            <w:pPr>
              <w:rPr>
                <w:ins w:id="1481" w:author="Schult, Christoph" w:date="2026-09-10T17:39:00Z" w16du:dateUtc="2026-09-10T15:39:00Z"/>
                <w:rFonts w:eastAsia="Times New Roman"/>
                <w:color w:val="FFFFFF" w:themeColor="background1"/>
                <w:rPrChange w:id="1482" w:author="Schult, Christoph" w:date="2026-09-16T18:58:00Z" w16du:dateUtc="2026-09-16T16:58:00Z">
                  <w:rPr>
                    <w:ins w:id="1483" w:author="Schult, Christoph" w:date="2026-09-10T17:39:00Z" w16du:dateUtc="2026-09-10T15:39:00Z"/>
                    <w:rFonts w:cs="Segoe UI"/>
                    <w:b/>
                    <w:bCs/>
                    <w:color w:val="000000"/>
                    <w:sz w:val="21"/>
                    <w:szCs w:val="21"/>
                  </w:rPr>
                </w:rPrChange>
              </w:rPr>
              <w:pPrChange w:id="1484" w:author="Schult, Christoph" w:date="2026-09-17T13:51:00Z" w16du:dateUtc="2026-09-17T11:51:00Z">
                <w:pPr>
                  <w:spacing w:after="168"/>
                  <w:jc w:val="right"/>
                </w:pPr>
              </w:pPrChange>
            </w:pPr>
            <w:ins w:id="1485" w:author="Schult, Christoph" w:date="2026-09-10T17:41:00Z" w16du:dateUtc="2026-09-10T15:41:00Z">
              <w:r>
                <w:rPr>
                  <w:rFonts w:eastAsia="Times New Roman"/>
                  <w:rPrChange w:id="1486" w:author="Schult, Christoph" w:date="2026-09-16T18:58:00Z" w16du:dateUtc="2026-09-16T16:58:00Z">
                    <w:rPr>
                      <w:bCs/>
                    </w:rPr>
                  </w:rPrChange>
                </w:rPr>
                <w:t>Loan</w:t>
              </w:r>
            </w:ins>
            <w:ins w:id="1487" w:author="Schult, Christoph" w:date="2026-09-10T17:39:00Z" w16du:dateUtc="2026-09-10T15:39:00Z">
              <w:r>
                <w:rPr>
                  <w:rPrChange w:id="1488" w:author="Schult, Christoph" w:date="2026-09-16T18:58:00Z" w16du:dateUtc="2026-09-16T16:58:00Z">
                    <w:rPr>
                      <w:rFonts w:cs="Segoe UI"/>
                      <w:b/>
                      <w:color w:val="000000"/>
                      <w:sz w:val="21"/>
                      <w:szCs w:val="21"/>
                    </w:rPr>
                  </w:rPrChange>
                </w:rPr>
                <w:t xml:space="preserve"> rate p.a.</w:t>
              </w:r>
            </w:ins>
          </w:p>
        </w:tc>
        <w:tc>
          <w:tcPr>
            <w:tcW w:w="1926" w:type="dxa"/>
            <w:tcBorders>
              <w:top w:val="single" w:sz="4" w:space="0" w:color="auto"/>
              <w:left w:val="nil"/>
              <w:bottom w:val="single" w:sz="4" w:space="0" w:color="auto"/>
              <w:right w:val="nil"/>
            </w:tcBorders>
            <w:shd w:val="clear" w:color="auto" w:fill="242B84" w:themeFill="accent1"/>
            <w:hideMark/>
            <w:tcPrChange w:id="1489"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C288063" w14:textId="77777777" w:rsidR="00B56A50" w:rsidRPr="00231BDA" w:rsidRDefault="00B56A50">
            <w:pPr>
              <w:rPr>
                <w:ins w:id="1490" w:author="Schult, Christoph" w:date="2026-09-10T17:39:00Z" w16du:dateUtc="2026-09-10T15:39:00Z"/>
                <w:rFonts w:eastAsia="Times New Roman"/>
                <w:color w:val="FFFFFF" w:themeColor="background1"/>
                <w:rPrChange w:id="1491" w:author="Schult, Christoph" w:date="2026-09-16T18:58:00Z" w16du:dateUtc="2026-09-16T16:58:00Z">
                  <w:rPr>
                    <w:ins w:id="1492" w:author="Schult, Christoph" w:date="2026-09-10T17:39:00Z" w16du:dateUtc="2026-09-10T15:39:00Z"/>
                    <w:rFonts w:cs="Segoe UI"/>
                    <w:b/>
                    <w:bCs/>
                    <w:color w:val="000000"/>
                    <w:sz w:val="21"/>
                    <w:szCs w:val="21"/>
                  </w:rPr>
                </w:rPrChange>
              </w:rPr>
              <w:pPrChange w:id="1493" w:author="Schult, Christoph" w:date="2026-09-17T13:51:00Z" w16du:dateUtc="2026-09-17T11:51:00Z">
                <w:pPr>
                  <w:spacing w:after="168"/>
                </w:pPr>
              </w:pPrChange>
            </w:pPr>
            <w:ins w:id="1494" w:author="Schult, Christoph" w:date="2026-09-10T17:39:00Z" w16du:dateUtc="2026-09-10T15:39:00Z">
              <w:r>
                <w:rPr>
                  <w:rPrChange w:id="1495" w:author="Schult, Christoph" w:date="2026-09-16T18:58:00Z" w16du:dateUtc="2026-09-16T16:58:00Z">
                    <w:rPr>
                      <w:rFonts w:cs="Segoe UI"/>
                      <w:b/>
                      <w:color w:val="000000"/>
                      <w:sz w:val="21"/>
                      <w:szCs w:val="21"/>
                    </w:rPr>
                  </w:rPrChange>
                </w:rPr>
                <w:t>Tenor</w:t>
              </w:r>
            </w:ins>
          </w:p>
        </w:tc>
        <w:tc>
          <w:tcPr>
            <w:tcW w:w="1926" w:type="dxa"/>
            <w:tcBorders>
              <w:top w:val="single" w:sz="4" w:space="0" w:color="auto"/>
              <w:left w:val="nil"/>
              <w:bottom w:val="single" w:sz="4" w:space="0" w:color="auto"/>
              <w:right w:val="nil"/>
            </w:tcBorders>
            <w:shd w:val="clear" w:color="auto" w:fill="242B84" w:themeFill="accent1"/>
            <w:hideMark/>
            <w:tcPrChange w:id="1496"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8D23559" w14:textId="77777777" w:rsidR="00B56A50" w:rsidRPr="00231BDA" w:rsidRDefault="00B56A50">
            <w:pPr>
              <w:rPr>
                <w:ins w:id="1497" w:author="Schult, Christoph" w:date="2026-09-10T17:39:00Z" w16du:dateUtc="2026-09-10T15:39:00Z"/>
                <w:rFonts w:eastAsia="Times New Roman"/>
                <w:color w:val="FFFFFF" w:themeColor="background1"/>
                <w:rPrChange w:id="1498" w:author="Schult, Christoph" w:date="2026-09-16T18:58:00Z" w16du:dateUtc="2026-09-16T16:58:00Z">
                  <w:rPr>
                    <w:ins w:id="1499" w:author="Schult, Christoph" w:date="2026-09-10T17:39:00Z" w16du:dateUtc="2026-09-10T15:39:00Z"/>
                    <w:rFonts w:cs="Segoe UI"/>
                    <w:b/>
                    <w:bCs/>
                    <w:color w:val="000000"/>
                    <w:sz w:val="21"/>
                    <w:szCs w:val="21"/>
                  </w:rPr>
                </w:rPrChange>
              </w:rPr>
              <w:pPrChange w:id="1500" w:author="Schult, Christoph" w:date="2026-09-17T13:51:00Z" w16du:dateUtc="2026-09-17T11:51:00Z">
                <w:pPr>
                  <w:spacing w:after="168"/>
                </w:pPr>
              </w:pPrChange>
            </w:pPr>
            <w:ins w:id="1501" w:author="Schult, Christoph" w:date="2026-09-10T17:39:00Z" w16du:dateUtc="2026-09-10T15:39:00Z">
              <w:r>
                <w:rPr>
                  <w:rPrChange w:id="1502" w:author="Schult, Christoph" w:date="2026-09-16T18:58:00Z" w16du:dateUtc="2026-09-16T16:58:00Z">
                    <w:rPr>
                      <w:rFonts w:cs="Segoe UI"/>
                      <w:b/>
                      <w:color w:val="000000"/>
                      <w:sz w:val="21"/>
                      <w:szCs w:val="21"/>
                    </w:rPr>
                  </w:rPrChange>
                </w:rPr>
                <w:t>Typical providers</w:t>
              </w:r>
            </w:ins>
          </w:p>
        </w:tc>
        <w:tc>
          <w:tcPr>
            <w:tcW w:w="1926" w:type="dxa"/>
            <w:tcBorders>
              <w:top w:val="single" w:sz="4" w:space="0" w:color="auto"/>
              <w:left w:val="nil"/>
              <w:bottom w:val="single" w:sz="4" w:space="0" w:color="auto"/>
              <w:right w:val="single" w:sz="4" w:space="0" w:color="auto"/>
            </w:tcBorders>
            <w:shd w:val="clear" w:color="auto" w:fill="242B84" w:themeFill="accent1"/>
            <w:hideMark/>
            <w:tcPrChange w:id="1503"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63557A03" w14:textId="6AB04106" w:rsidR="00B56A50" w:rsidRPr="00231BDA" w:rsidRDefault="00225FBA">
            <w:pPr>
              <w:rPr>
                <w:ins w:id="1504" w:author="Schult, Christoph" w:date="2026-09-10T17:39:00Z" w16du:dateUtc="2026-09-10T15:39:00Z"/>
                <w:rFonts w:eastAsia="Times New Roman"/>
                <w:color w:val="FFFFFF" w:themeColor="background1"/>
                <w:rPrChange w:id="1505" w:author="Schult, Christoph" w:date="2026-09-16T18:58:00Z" w16du:dateUtc="2026-09-16T16:58:00Z">
                  <w:rPr>
                    <w:ins w:id="1506" w:author="Schult, Christoph" w:date="2026-09-10T17:39:00Z" w16du:dateUtc="2026-09-10T15:39:00Z"/>
                    <w:rFonts w:cs="Segoe UI"/>
                    <w:b/>
                    <w:bCs/>
                    <w:color w:val="000000"/>
                    <w:sz w:val="21"/>
                    <w:szCs w:val="21"/>
                  </w:rPr>
                </w:rPrChange>
              </w:rPr>
              <w:pPrChange w:id="1507" w:author="Schult, Christoph" w:date="2026-09-17T13:51:00Z" w16du:dateUtc="2026-09-17T11:51:00Z">
                <w:pPr>
                  <w:spacing w:after="168"/>
                </w:pPr>
              </w:pPrChange>
            </w:pPr>
            <w:ins w:id="1508" w:author="Schult, Christoph" w:date="2026-09-10T17:41:00Z" w16du:dateUtc="2026-09-10T15:41:00Z">
              <w:r>
                <w:rPr>
                  <w:rFonts w:eastAsia="Times New Roman"/>
                  <w:rPrChange w:id="1509" w:author="Schult, Christoph" w:date="2026-09-16T18:58:00Z" w16du:dateUtc="2026-09-16T16:58:00Z">
                    <w:rPr>
                      <w:bCs/>
                    </w:rPr>
                  </w:rPrChange>
                </w:rPr>
                <w:t>M</w:t>
              </w:r>
            </w:ins>
            <w:ins w:id="1510" w:author="Schult, Christoph" w:date="2026-09-10T17:39:00Z" w16du:dateUtc="2026-09-10T15:39:00Z">
              <w:r>
                <w:rPr>
                  <w:rPrChange w:id="1511" w:author="Schult, Christoph" w:date="2026-09-16T18:58:00Z" w16du:dateUtc="2026-09-16T16:58:00Z">
                    <w:rPr>
                      <w:rFonts w:cs="Segoe UI"/>
                      <w:b/>
                      <w:color w:val="000000"/>
                      <w:sz w:val="21"/>
                      <w:szCs w:val="21"/>
                    </w:rPr>
                  </w:rPrChange>
                </w:rPr>
                <w:t>odel</w:t>
              </w:r>
            </w:ins>
            <w:ins w:id="1512" w:author="Schult, Christoph" w:date="2026-09-10T17:41:00Z" w16du:dateUtc="2026-09-10T15:41:00Z">
              <w:r>
                <w:rPr>
                  <w:rFonts w:eastAsia="Times New Roman"/>
                  <w:rPrChange w:id="1513" w:author="Schult, Christoph" w:date="2026-09-16T18:58:00Z" w16du:dateUtc="2026-09-16T16:58:00Z">
                    <w:rPr>
                      <w:bCs/>
                    </w:rPr>
                  </w:rPrChange>
                </w:rPr>
                <w:t xml:space="preserve"> category</w:t>
              </w:r>
            </w:ins>
          </w:p>
        </w:tc>
      </w:tr>
      <w:tr w:rsidR="00B56A50" w:rsidRPr="00910881" w14:paraId="1918D5F0" w14:textId="77777777" w:rsidTr="0039772D">
        <w:trPr>
          <w:ins w:id="1514" w:author="Schult, Christoph" w:date="2026-09-10T17:39:00Z"/>
        </w:trPr>
        <w:tc>
          <w:tcPr>
            <w:tcW w:w="1701" w:type="dxa"/>
            <w:tcBorders>
              <w:right w:val="nil"/>
            </w:tcBorders>
            <w:shd w:val="clear" w:color="auto" w:fill="D4E0F4" w:themeFill="accent2" w:themeFillTint="3F"/>
            <w:hideMark/>
            <w:tcPrChange w:id="1515"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08C0B386" w14:textId="77777777" w:rsidR="00B56A50" w:rsidRPr="00910881" w:rsidRDefault="00B56A50">
            <w:pPr>
              <w:rPr>
                <w:ins w:id="1516" w:author="Schult, Christoph" w:date="2026-09-10T17:39:00Z" w16du:dateUtc="2026-09-10T15:39:00Z"/>
                <w:rFonts w:eastAsia="Times New Roman"/>
                <w:rPrChange w:id="1517" w:author="Schult, Christoph" w:date="2026-09-11T10:25:00Z" w16du:dateUtc="2026-09-11T08:25:00Z">
                  <w:rPr>
                    <w:ins w:id="1518" w:author="Schult, Christoph" w:date="2026-09-10T17:39:00Z" w16du:dateUtc="2026-09-10T15:39:00Z"/>
                    <w:bCs/>
                    <w:color w:val="000000"/>
                  </w:rPr>
                </w:rPrChange>
              </w:rPr>
              <w:pPrChange w:id="1519" w:author="Schult, Christoph" w:date="2026-09-17T13:51:00Z" w16du:dateUtc="2026-09-17T11:51:00Z">
                <w:pPr>
                  <w:spacing w:after="168"/>
                </w:pPr>
              </w:pPrChange>
            </w:pPr>
            <w:ins w:id="1520" w:author="Schult, Christoph" w:date="2026-09-10T17:39:00Z" w16du:dateUtc="2026-09-10T15:39:00Z">
              <w:r>
                <w:rPr>
                  <w:rFonts w:eastAsia="Times New Roman"/>
                  <w:rPrChange w:id="1521" w:author="Schult, Christoph" w:date="2026-09-11T10:25:00Z" w16du:dateUtc="2026-09-11T08:25:00Z">
                    <w:rPr>
                      <w:color w:val="000000"/>
                    </w:rPr>
                  </w:rPrChange>
                </w:rPr>
                <w:t>ODA / bilateral concessional</w:t>
              </w:r>
            </w:ins>
          </w:p>
        </w:tc>
        <w:tc>
          <w:tcPr>
            <w:tcW w:w="1926" w:type="dxa"/>
            <w:tcBorders>
              <w:left w:val="nil"/>
              <w:right w:val="nil"/>
            </w:tcBorders>
            <w:shd w:val="clear" w:color="auto" w:fill="D4E0F4" w:themeFill="accent2" w:themeFillTint="3F"/>
            <w:hideMark/>
            <w:tcPrChange w:id="1522" w:author="Schult, Christoph" w:date="2026-09-10T17:40:00Z" w16du:dateUtc="2026-09-10T15:40:00Z">
              <w:tcPr>
                <w:tcW w:w="0" w:type="auto"/>
                <w:tcMar>
                  <w:top w:w="75" w:type="dxa"/>
                  <w:left w:w="150" w:type="dxa"/>
                  <w:bottom w:w="75" w:type="dxa"/>
                  <w:right w:w="150" w:type="dxa"/>
                </w:tcMar>
                <w:vAlign w:val="center"/>
                <w:hideMark/>
              </w:tcPr>
            </w:tcPrChange>
          </w:tcPr>
          <w:p w14:paraId="63B3C962" w14:textId="6F8DEF4B" w:rsidR="00B56A50" w:rsidRPr="00910881" w:rsidRDefault="007D48B9">
            <w:pPr>
              <w:rPr>
                <w:ins w:id="1523" w:author="Schult, Christoph" w:date="2026-09-10T17:39:00Z" w16du:dateUtc="2026-09-10T15:39:00Z"/>
                <w:rFonts w:eastAsia="Times New Roman"/>
                <w:rPrChange w:id="1524" w:author="Schult, Christoph" w:date="2026-09-11T10:25:00Z" w16du:dateUtc="2026-09-11T08:25:00Z">
                  <w:rPr>
                    <w:ins w:id="1525" w:author="Schult, Christoph" w:date="2026-09-10T17:39:00Z" w16du:dateUtc="2026-09-10T15:39:00Z"/>
                    <w:color w:val="000000"/>
                  </w:rPr>
                </w:rPrChange>
              </w:rPr>
              <w:pPrChange w:id="1526" w:author="Schult, Christoph" w:date="2026-09-17T13:51:00Z" w16du:dateUtc="2026-09-17T11:51:00Z">
                <w:pPr>
                  <w:spacing w:after="168"/>
                  <w:jc w:val="right"/>
                </w:pPr>
              </w:pPrChange>
            </w:pPr>
            <w:ins w:id="1527" w:author="Schult, Christoph" w:date="2026-09-14T11:39:00Z" w16du:dateUtc="2026-09-14T09:39:00Z">
              <w:r>
                <w:t>≈</w:t>
              </w:r>
            </w:ins>
            <w:ins w:id="1528" w:author="Schult, Christoph" w:date="2026-09-10T17:39:00Z" w16du:dateUtc="2026-09-10T15:39:00Z">
              <w:r>
                <w:rPr>
                  <w:rFonts w:eastAsia="Times New Roman"/>
                  <w:rPrChange w:id="1529" w:author="Schult, Christoph" w:date="2026-09-11T10:25:00Z" w16du:dateUtc="2026-09-11T08:25:00Z">
                    <w:rPr>
                      <w:color w:val="000000"/>
                    </w:rPr>
                  </w:rPrChange>
                </w:rPr>
                <w:t>0.8–1.5%</w:t>
              </w:r>
            </w:ins>
          </w:p>
        </w:tc>
        <w:tc>
          <w:tcPr>
            <w:tcW w:w="1926" w:type="dxa"/>
            <w:tcBorders>
              <w:left w:val="nil"/>
              <w:right w:val="nil"/>
            </w:tcBorders>
            <w:shd w:val="clear" w:color="auto" w:fill="D4E0F4" w:themeFill="accent2" w:themeFillTint="3F"/>
            <w:hideMark/>
            <w:tcPrChange w:id="1530"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0341AD2A" w14:textId="77777777" w:rsidR="00B56A50" w:rsidRPr="00910881" w:rsidRDefault="00B56A50">
            <w:pPr>
              <w:rPr>
                <w:ins w:id="1531" w:author="Schult, Christoph" w:date="2026-09-10T17:39:00Z" w16du:dateUtc="2026-09-10T15:39:00Z"/>
                <w:rFonts w:eastAsia="Times New Roman"/>
                <w:rPrChange w:id="1532" w:author="Schult, Christoph" w:date="2026-09-11T10:25:00Z" w16du:dateUtc="2026-09-11T08:25:00Z">
                  <w:rPr>
                    <w:ins w:id="1533" w:author="Schult, Christoph" w:date="2026-09-10T17:39:00Z" w16du:dateUtc="2026-09-10T15:39:00Z"/>
                    <w:color w:val="000000"/>
                  </w:rPr>
                </w:rPrChange>
              </w:rPr>
              <w:pPrChange w:id="1534" w:author="Schult, Christoph" w:date="2026-09-17T13:51:00Z" w16du:dateUtc="2026-09-17T11:51:00Z">
                <w:pPr>
                  <w:spacing w:after="168"/>
                </w:pPr>
              </w:pPrChange>
            </w:pPr>
            <w:ins w:id="1535" w:author="Schult, Christoph" w:date="2026-09-10T17:39:00Z" w16du:dateUtc="2026-09-10T15:39:00Z">
              <w:r>
                <w:rPr>
                  <w:rFonts w:eastAsia="Times New Roman"/>
                  <w:rPrChange w:id="1536" w:author="Schult, Christoph" w:date="2026-09-11T10:25:00Z" w16du:dateUtc="2026-09-11T08:25:00Z">
                    <w:rPr>
                      <w:color w:val="000000"/>
                    </w:rPr>
                  </w:rPrChange>
                </w:rPr>
                <w:t>20–40 yr</w:t>
              </w:r>
            </w:ins>
          </w:p>
        </w:tc>
        <w:tc>
          <w:tcPr>
            <w:tcW w:w="1926" w:type="dxa"/>
            <w:tcBorders>
              <w:left w:val="nil"/>
              <w:right w:val="nil"/>
            </w:tcBorders>
            <w:shd w:val="clear" w:color="auto" w:fill="D4E0F4" w:themeFill="accent2" w:themeFillTint="3F"/>
            <w:hideMark/>
            <w:tcPrChange w:id="1537"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099CE1B4" w14:textId="77777777" w:rsidR="00B56A50" w:rsidRPr="00910881" w:rsidRDefault="00B56A50">
            <w:pPr>
              <w:rPr>
                <w:ins w:id="1538" w:author="Schult, Christoph" w:date="2026-09-10T17:39:00Z" w16du:dateUtc="2026-09-10T15:39:00Z"/>
                <w:rFonts w:eastAsia="Times New Roman"/>
                <w:rPrChange w:id="1539" w:author="Schult, Christoph" w:date="2026-09-11T10:25:00Z" w16du:dateUtc="2026-09-11T08:25:00Z">
                  <w:rPr>
                    <w:ins w:id="1540" w:author="Schult, Christoph" w:date="2026-09-10T17:39:00Z" w16du:dateUtc="2026-09-10T15:39:00Z"/>
                    <w:color w:val="000000"/>
                  </w:rPr>
                </w:rPrChange>
              </w:rPr>
              <w:pPrChange w:id="1541" w:author="Schult, Christoph" w:date="2026-09-17T13:51:00Z" w16du:dateUtc="2026-09-17T11:51:00Z">
                <w:pPr>
                  <w:spacing w:after="168"/>
                </w:pPr>
              </w:pPrChange>
            </w:pPr>
            <w:ins w:id="1542" w:author="Schult, Christoph" w:date="2026-09-10T17:39:00Z" w16du:dateUtc="2026-09-10T15:39:00Z">
              <w:r>
                <w:rPr>
                  <w:rFonts w:eastAsia="Times New Roman"/>
                  <w:rPrChange w:id="1543" w:author="Schult, Christoph" w:date="2026-09-11T10:25:00Z" w16du:dateUtc="2026-09-11T08:25:00Z">
                    <w:rPr>
                      <w:color w:val="000000"/>
                    </w:rPr>
                  </w:rPrChange>
                </w:rPr>
                <w:t>JICA, KfW, AFD, ADB</w:t>
              </w:r>
            </w:ins>
          </w:p>
        </w:tc>
        <w:tc>
          <w:tcPr>
            <w:tcW w:w="1926" w:type="dxa"/>
            <w:tcBorders>
              <w:left w:val="nil"/>
            </w:tcBorders>
            <w:shd w:val="clear" w:color="auto" w:fill="D4E0F4" w:themeFill="accent2" w:themeFillTint="3F"/>
            <w:hideMark/>
            <w:tcPrChange w:id="1544"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628B67C5" w14:textId="77777777" w:rsidR="00B56A50" w:rsidRPr="00910881" w:rsidRDefault="00B56A50">
            <w:pPr>
              <w:rPr>
                <w:ins w:id="1545" w:author="Schult, Christoph" w:date="2026-09-10T17:39:00Z" w16du:dateUtc="2026-09-10T15:39:00Z"/>
                <w:rFonts w:eastAsia="Times New Roman"/>
                <w:rPrChange w:id="1546" w:author="Schult, Christoph" w:date="2026-09-11T10:25:00Z" w16du:dateUtc="2026-09-11T08:25:00Z">
                  <w:rPr>
                    <w:ins w:id="1547" w:author="Schult, Christoph" w:date="2026-09-10T17:39:00Z" w16du:dateUtc="2026-09-10T15:39:00Z"/>
                    <w:color w:val="000000"/>
                  </w:rPr>
                </w:rPrChange>
              </w:rPr>
              <w:pPrChange w:id="1548" w:author="Schult, Christoph" w:date="2026-09-17T13:51:00Z" w16du:dateUtc="2026-09-17T11:51:00Z">
                <w:pPr>
                  <w:spacing w:after="168"/>
                </w:pPr>
              </w:pPrChange>
            </w:pPr>
            <w:ins w:id="1549" w:author="Schult, Christoph" w:date="2026-09-10T17:39:00Z" w16du:dateUtc="2026-09-10T15:39:00Z">
              <w:r>
                <w:rPr>
                  <w:rFonts w:eastAsia="Times New Roman"/>
                  <w:rPrChange w:id="1550" w:author="Schult, Christoph" w:date="2026-09-11T10:25:00Z" w16du:dateUtc="2026-09-11T08:25:00Z">
                    <w:rPr>
                      <w:color w:val="000000"/>
                    </w:rPr>
                  </w:rPrChange>
                </w:rPr>
                <w:t>Public capital</w:t>
              </w:r>
            </w:ins>
          </w:p>
        </w:tc>
      </w:tr>
      <w:tr w:rsidR="00B56A50" w:rsidRPr="00910881" w14:paraId="0BADF316" w14:textId="77777777" w:rsidTr="0039772D">
        <w:trPr>
          <w:ins w:id="1551" w:author="Schult, Christoph" w:date="2026-09-10T17:39:00Z"/>
        </w:trPr>
        <w:tc>
          <w:tcPr>
            <w:tcW w:w="1701" w:type="dxa"/>
            <w:tcBorders>
              <w:right w:val="nil"/>
            </w:tcBorders>
            <w:shd w:val="clear" w:color="auto" w:fill="FFFFFF" w:themeFill="background1"/>
            <w:hideMark/>
            <w:tcPrChange w:id="1552"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68D41986" w14:textId="77777777" w:rsidR="00B56A50" w:rsidRPr="00910881" w:rsidRDefault="00B56A50">
            <w:pPr>
              <w:rPr>
                <w:ins w:id="1553" w:author="Schult, Christoph" w:date="2026-09-10T17:39:00Z" w16du:dateUtc="2026-09-10T15:39:00Z"/>
                <w:rFonts w:eastAsia="Times New Roman"/>
                <w:rPrChange w:id="1554" w:author="Schult, Christoph" w:date="2026-09-11T10:25:00Z" w16du:dateUtc="2026-09-11T08:25:00Z">
                  <w:rPr>
                    <w:ins w:id="1555" w:author="Schult, Christoph" w:date="2026-09-10T17:39:00Z" w16du:dateUtc="2026-09-10T15:39:00Z"/>
                    <w:color w:val="000000"/>
                  </w:rPr>
                </w:rPrChange>
              </w:rPr>
              <w:pPrChange w:id="1556" w:author="Schult, Christoph" w:date="2026-09-17T13:51:00Z" w16du:dateUtc="2026-09-17T11:51:00Z">
                <w:pPr>
                  <w:spacing w:after="168"/>
                </w:pPr>
              </w:pPrChange>
            </w:pPr>
            <w:ins w:id="1557" w:author="Schult, Christoph" w:date="2026-09-10T17:39:00Z" w16du:dateUtc="2026-09-10T15:39:00Z">
              <w:r>
                <w:rPr>
                  <w:rFonts w:eastAsia="Times New Roman"/>
                  <w:rPrChange w:id="1558" w:author="Schult, Christoph" w:date="2026-09-11T10:25:00Z" w16du:dateUtc="2026-09-11T08:25:00Z">
                    <w:rPr>
                      <w:color w:val="000000"/>
                    </w:rPr>
                  </w:rPrChange>
                </w:rPr>
                <w:t>Multilateral (MDB) concessional</w:t>
              </w:r>
            </w:ins>
          </w:p>
        </w:tc>
        <w:tc>
          <w:tcPr>
            <w:tcW w:w="1926" w:type="dxa"/>
            <w:tcBorders>
              <w:left w:val="nil"/>
              <w:right w:val="nil"/>
            </w:tcBorders>
            <w:shd w:val="clear" w:color="auto" w:fill="FFFFFF" w:themeFill="background1"/>
            <w:hideMark/>
            <w:tcPrChange w:id="1559" w:author="Schult, Christoph" w:date="2026-09-10T17:40:00Z" w16du:dateUtc="2026-09-10T15:40:00Z">
              <w:tcPr>
                <w:tcW w:w="0" w:type="auto"/>
                <w:tcMar>
                  <w:top w:w="75" w:type="dxa"/>
                  <w:left w:w="150" w:type="dxa"/>
                  <w:bottom w:w="75" w:type="dxa"/>
                  <w:right w:w="150" w:type="dxa"/>
                </w:tcMar>
                <w:vAlign w:val="center"/>
                <w:hideMark/>
              </w:tcPr>
            </w:tcPrChange>
          </w:tcPr>
          <w:p w14:paraId="2BE41282" w14:textId="630CF886" w:rsidR="00B56A50" w:rsidRPr="00910881" w:rsidRDefault="007D48B9">
            <w:pPr>
              <w:rPr>
                <w:ins w:id="1560" w:author="Schult, Christoph" w:date="2026-09-10T17:39:00Z" w16du:dateUtc="2026-09-10T15:39:00Z"/>
                <w:rFonts w:eastAsia="Times New Roman"/>
                <w:rPrChange w:id="1561" w:author="Schult, Christoph" w:date="2026-09-11T10:25:00Z" w16du:dateUtc="2026-09-11T08:25:00Z">
                  <w:rPr>
                    <w:ins w:id="1562" w:author="Schult, Christoph" w:date="2026-09-10T17:39:00Z" w16du:dateUtc="2026-09-10T15:39:00Z"/>
                    <w:color w:val="000000"/>
                  </w:rPr>
                </w:rPrChange>
              </w:rPr>
              <w:pPrChange w:id="1563" w:author="Schult, Christoph" w:date="2026-09-17T13:51:00Z" w16du:dateUtc="2026-09-17T11:51:00Z">
                <w:pPr>
                  <w:spacing w:after="168"/>
                  <w:jc w:val="right"/>
                </w:pPr>
              </w:pPrChange>
            </w:pPr>
            <w:ins w:id="1564" w:author="Schult, Christoph" w:date="2026-09-14T11:39:00Z" w16du:dateUtc="2026-09-14T09:39:00Z">
              <w:r>
                <w:t>≈</w:t>
              </w:r>
            </w:ins>
            <w:ins w:id="1565" w:author="Schult, Christoph" w:date="2026-09-10T17:39:00Z" w16du:dateUtc="2026-09-10T15:39:00Z">
              <w:r>
                <w:rPr>
                  <w:rFonts w:eastAsia="Times New Roman"/>
                  <w:rPrChange w:id="1566" w:author="Schult, Christoph" w:date="2026-09-11T10:25:00Z" w16du:dateUtc="2026-09-11T08:25:00Z">
                    <w:rPr>
                      <w:color w:val="000000"/>
                    </w:rPr>
                  </w:rPrChange>
                </w:rPr>
                <w:t>0.9–1.5%</w:t>
              </w:r>
            </w:ins>
          </w:p>
        </w:tc>
        <w:tc>
          <w:tcPr>
            <w:tcW w:w="1926" w:type="dxa"/>
            <w:tcBorders>
              <w:left w:val="nil"/>
              <w:right w:val="nil"/>
            </w:tcBorders>
            <w:shd w:val="clear" w:color="auto" w:fill="FFFFFF" w:themeFill="background1"/>
            <w:hideMark/>
            <w:tcPrChange w:id="1567"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7A6BD1F" w14:textId="77777777" w:rsidR="00B56A50" w:rsidRPr="00910881" w:rsidRDefault="00B56A50">
            <w:pPr>
              <w:rPr>
                <w:ins w:id="1568" w:author="Schult, Christoph" w:date="2026-09-10T17:39:00Z" w16du:dateUtc="2026-09-10T15:39:00Z"/>
                <w:rFonts w:eastAsia="Times New Roman"/>
                <w:rPrChange w:id="1569" w:author="Schult, Christoph" w:date="2026-09-11T10:25:00Z" w16du:dateUtc="2026-09-11T08:25:00Z">
                  <w:rPr>
                    <w:ins w:id="1570" w:author="Schult, Christoph" w:date="2026-09-10T17:39:00Z" w16du:dateUtc="2026-09-10T15:39:00Z"/>
                    <w:color w:val="000000"/>
                  </w:rPr>
                </w:rPrChange>
              </w:rPr>
              <w:pPrChange w:id="1571" w:author="Schult, Christoph" w:date="2026-09-17T13:51:00Z" w16du:dateUtc="2026-09-17T11:51:00Z">
                <w:pPr>
                  <w:spacing w:after="168"/>
                </w:pPr>
              </w:pPrChange>
            </w:pPr>
            <w:ins w:id="1572" w:author="Schult, Christoph" w:date="2026-09-10T17:39:00Z" w16du:dateUtc="2026-09-10T15:39:00Z">
              <w:r>
                <w:rPr>
                  <w:rFonts w:eastAsia="Times New Roman"/>
                  <w:rPrChange w:id="1573" w:author="Schult, Christoph" w:date="2026-09-11T10:25:00Z" w16du:dateUtc="2026-09-11T08:25:00Z">
                    <w:rPr>
                      <w:color w:val="000000"/>
                    </w:rPr>
                  </w:rPrChange>
                </w:rPr>
                <w:t>15–30 yr</w:t>
              </w:r>
            </w:ins>
          </w:p>
        </w:tc>
        <w:tc>
          <w:tcPr>
            <w:tcW w:w="1926" w:type="dxa"/>
            <w:tcBorders>
              <w:left w:val="nil"/>
              <w:right w:val="nil"/>
            </w:tcBorders>
            <w:shd w:val="clear" w:color="auto" w:fill="FFFFFF" w:themeFill="background1"/>
            <w:hideMark/>
            <w:tcPrChange w:id="1574"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02B23B70" w14:textId="77777777" w:rsidR="00B56A50" w:rsidRPr="00C35CC9" w:rsidRDefault="00B56A50">
            <w:pPr>
              <w:rPr>
                <w:ins w:id="1575" w:author="Schult, Christoph" w:date="2026-09-10T17:39:00Z" w16du:dateUtc="2026-09-10T15:39:00Z"/>
                <w:rFonts w:eastAsia="Times New Roman"/>
                <w:lang w:val="en-US"/>
                <w:rPrChange w:id="1576" w:author="Schult, Christoph" w:date="2026-09-11T17:01:00Z" w16du:dateUtc="2026-09-11T15:01:00Z">
                  <w:rPr>
                    <w:ins w:id="1577" w:author="Schult, Christoph" w:date="2026-09-10T17:39:00Z" w16du:dateUtc="2026-09-10T15:39:00Z"/>
                    <w:rFonts w:ascii="Segoe UI" w:hAnsi="Segoe UI" w:cs="Segoe UI"/>
                    <w:color w:val="000000"/>
                    <w:sz w:val="21"/>
                    <w:szCs w:val="21"/>
                  </w:rPr>
                </w:rPrChange>
              </w:rPr>
              <w:pPrChange w:id="1578" w:author="Schult, Christoph" w:date="2026-09-17T13:51:00Z" w16du:dateUtc="2026-09-17T11:51:00Z">
                <w:pPr>
                  <w:spacing w:after="168"/>
                </w:pPr>
              </w:pPrChange>
            </w:pPr>
            <w:ins w:id="1579" w:author="Schult, Christoph" w:date="2026-09-10T17:39:00Z" w16du:dateUtc="2026-09-10T15:39:00Z">
              <w:r>
                <w:rPr>
                  <w:rFonts w:eastAsia="Times New Roman"/>
                  <w:lang w:val="en-US"/>
                  <w:rPrChange w:id="1580" w:author="Schult, Christoph" w:date="2026-09-11T17:01:00Z" w16du:dateUtc="2026-09-11T15:01:00Z">
                    <w:rPr>
                      <w:rFonts w:ascii="Segoe UI" w:hAnsi="Segoe UI" w:cs="Segoe UI"/>
                      <w:color w:val="000000"/>
                      <w:sz w:val="21"/>
                      <w:szCs w:val="21"/>
                    </w:rPr>
                  </w:rPrChange>
                </w:rPr>
                <w:t>World Bank IBRD/IDA, ADB OCR</w:t>
              </w:r>
            </w:ins>
          </w:p>
        </w:tc>
        <w:tc>
          <w:tcPr>
            <w:tcW w:w="1926" w:type="dxa"/>
            <w:tcBorders>
              <w:left w:val="nil"/>
            </w:tcBorders>
            <w:shd w:val="clear" w:color="auto" w:fill="FFFFFF" w:themeFill="background1"/>
            <w:hideMark/>
            <w:tcPrChange w:id="1581"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0A9EDDC1" w14:textId="77777777" w:rsidR="00B56A50" w:rsidRPr="00910881" w:rsidRDefault="00B56A50">
            <w:pPr>
              <w:rPr>
                <w:ins w:id="1582" w:author="Schult, Christoph" w:date="2026-09-10T17:39:00Z" w16du:dateUtc="2026-09-10T15:39:00Z"/>
                <w:rFonts w:eastAsia="Times New Roman"/>
                <w:rPrChange w:id="1583" w:author="Schult, Christoph" w:date="2026-09-11T10:25:00Z" w16du:dateUtc="2026-09-11T08:25:00Z">
                  <w:rPr>
                    <w:ins w:id="1584" w:author="Schult, Christoph" w:date="2026-09-10T17:39:00Z" w16du:dateUtc="2026-09-10T15:39:00Z"/>
                    <w:color w:val="000000"/>
                  </w:rPr>
                </w:rPrChange>
              </w:rPr>
              <w:pPrChange w:id="1585" w:author="Schult, Christoph" w:date="2026-09-17T13:51:00Z" w16du:dateUtc="2026-09-17T11:51:00Z">
                <w:pPr>
                  <w:spacing w:after="168"/>
                </w:pPr>
              </w:pPrChange>
            </w:pPr>
            <w:ins w:id="1586" w:author="Schult, Christoph" w:date="2026-09-10T17:39:00Z" w16du:dateUtc="2026-09-10T15:39:00Z">
              <w:r>
                <w:rPr>
                  <w:rFonts w:eastAsia="Times New Roman"/>
                  <w:rPrChange w:id="1587" w:author="Schult, Christoph" w:date="2026-09-11T10:25:00Z" w16du:dateUtc="2026-09-11T08:25:00Z">
                    <w:rPr>
                      <w:color w:val="000000"/>
                    </w:rPr>
                  </w:rPrChange>
                </w:rPr>
                <w:t>Public capital</w:t>
              </w:r>
            </w:ins>
          </w:p>
        </w:tc>
      </w:tr>
      <w:tr w:rsidR="00B56A50" w:rsidRPr="00910881" w14:paraId="1094828F" w14:textId="77777777" w:rsidTr="0039772D">
        <w:trPr>
          <w:ins w:id="1588" w:author="Schult, Christoph" w:date="2026-09-10T17:39:00Z"/>
        </w:trPr>
        <w:tc>
          <w:tcPr>
            <w:tcW w:w="1701" w:type="dxa"/>
            <w:tcBorders>
              <w:right w:val="nil"/>
            </w:tcBorders>
            <w:shd w:val="clear" w:color="auto" w:fill="D4E0F4" w:themeFill="accent2" w:themeFillTint="3F"/>
            <w:hideMark/>
            <w:tcPrChange w:id="1589"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2B533F6B" w14:textId="77777777" w:rsidR="00B56A50" w:rsidRPr="00C35CC9" w:rsidRDefault="00B56A50">
            <w:pPr>
              <w:rPr>
                <w:ins w:id="1590" w:author="Schult, Christoph" w:date="2026-09-10T17:39:00Z" w16du:dateUtc="2026-09-10T15:39:00Z"/>
                <w:rFonts w:eastAsia="Times New Roman"/>
                <w:lang w:val="en-US"/>
                <w:rPrChange w:id="1591" w:author="Schult, Christoph" w:date="2026-09-11T17:01:00Z" w16du:dateUtc="2026-09-11T15:01:00Z">
                  <w:rPr>
                    <w:ins w:id="1592" w:author="Schult, Christoph" w:date="2026-09-10T17:39:00Z" w16du:dateUtc="2026-09-10T15:39:00Z"/>
                    <w:rFonts w:ascii="Segoe UI" w:hAnsi="Segoe UI" w:cs="Segoe UI"/>
                    <w:color w:val="000000"/>
                    <w:sz w:val="21"/>
                    <w:szCs w:val="21"/>
                  </w:rPr>
                </w:rPrChange>
              </w:rPr>
              <w:pPrChange w:id="1593" w:author="Schult, Christoph" w:date="2026-09-17T13:51:00Z" w16du:dateUtc="2026-09-17T11:51:00Z">
                <w:pPr>
                  <w:spacing w:after="168"/>
                </w:pPr>
              </w:pPrChange>
            </w:pPr>
            <w:ins w:id="1594" w:author="Schult, Christoph" w:date="2026-09-10T17:39:00Z" w16du:dateUtc="2026-09-10T15:39:00Z">
              <w:r>
                <w:rPr>
                  <w:rFonts w:eastAsia="Times New Roman"/>
                  <w:lang w:val="en-US"/>
                  <w:rPrChange w:id="1595" w:author="Schult, Christoph" w:date="2026-09-11T17:01:00Z" w16du:dateUtc="2026-09-11T15:01:00Z">
                    <w:rPr>
                      <w:rFonts w:ascii="Segoe UI" w:hAnsi="Segoe UI" w:cs="Segoe UI"/>
                      <w:color w:val="000000"/>
                      <w:sz w:val="21"/>
                      <w:szCs w:val="21"/>
                    </w:rPr>
                  </w:rPrChange>
                </w:rPr>
                <w:t>Blended finance — public first-loss tranche</w:t>
              </w:r>
            </w:ins>
          </w:p>
        </w:tc>
        <w:tc>
          <w:tcPr>
            <w:tcW w:w="1926" w:type="dxa"/>
            <w:tcBorders>
              <w:left w:val="nil"/>
              <w:right w:val="nil"/>
            </w:tcBorders>
            <w:shd w:val="clear" w:color="auto" w:fill="D4E0F4" w:themeFill="accent2" w:themeFillTint="3F"/>
            <w:hideMark/>
            <w:tcPrChange w:id="1596" w:author="Schult, Christoph" w:date="2026-09-10T17:40:00Z" w16du:dateUtc="2026-09-10T15:40:00Z">
              <w:tcPr>
                <w:tcW w:w="0" w:type="auto"/>
                <w:tcMar>
                  <w:top w:w="75" w:type="dxa"/>
                  <w:left w:w="150" w:type="dxa"/>
                  <w:bottom w:w="75" w:type="dxa"/>
                  <w:right w:w="150" w:type="dxa"/>
                </w:tcMar>
                <w:vAlign w:val="center"/>
                <w:hideMark/>
              </w:tcPr>
            </w:tcPrChange>
          </w:tcPr>
          <w:p w14:paraId="33B4AB71" w14:textId="7F0E360F" w:rsidR="00B56A50" w:rsidRPr="00910881" w:rsidRDefault="007D48B9">
            <w:pPr>
              <w:rPr>
                <w:ins w:id="1597" w:author="Schult, Christoph" w:date="2026-09-10T17:39:00Z" w16du:dateUtc="2026-09-10T15:39:00Z"/>
                <w:rFonts w:eastAsia="Times New Roman"/>
                <w:rPrChange w:id="1598" w:author="Schult, Christoph" w:date="2026-09-11T10:25:00Z" w16du:dateUtc="2026-09-11T08:25:00Z">
                  <w:rPr>
                    <w:ins w:id="1599" w:author="Schult, Christoph" w:date="2026-09-10T17:39:00Z" w16du:dateUtc="2026-09-10T15:39:00Z"/>
                    <w:color w:val="000000"/>
                  </w:rPr>
                </w:rPrChange>
              </w:rPr>
              <w:pPrChange w:id="1600" w:author="Schult, Christoph" w:date="2026-09-17T13:51:00Z" w16du:dateUtc="2026-09-17T11:51:00Z">
                <w:pPr>
                  <w:spacing w:after="168"/>
                  <w:jc w:val="right"/>
                </w:pPr>
              </w:pPrChange>
            </w:pPr>
            <w:ins w:id="1601" w:author="Schult, Christoph" w:date="2026-09-14T11:39:00Z" w16du:dateUtc="2026-09-14T09:39:00Z">
              <w:r>
                <w:t>≈</w:t>
              </w:r>
            </w:ins>
            <w:ins w:id="1602" w:author="Schult, Christoph" w:date="2026-09-10T17:39:00Z" w16du:dateUtc="2026-09-10T15:39:00Z">
              <w:r>
                <w:rPr>
                  <w:rFonts w:eastAsia="Times New Roman"/>
                  <w:rPrChange w:id="1603" w:author="Schult, Christoph" w:date="2026-09-11T10:25:00Z" w16du:dateUtc="2026-09-11T08:25:00Z">
                    <w:rPr>
                      <w:color w:val="000000"/>
                    </w:rPr>
                  </w:rPrChange>
                </w:rPr>
                <w:t>0–1.5%</w:t>
              </w:r>
            </w:ins>
          </w:p>
        </w:tc>
        <w:tc>
          <w:tcPr>
            <w:tcW w:w="1926" w:type="dxa"/>
            <w:tcBorders>
              <w:left w:val="nil"/>
              <w:right w:val="nil"/>
            </w:tcBorders>
            <w:shd w:val="clear" w:color="auto" w:fill="D4E0F4" w:themeFill="accent2" w:themeFillTint="3F"/>
            <w:hideMark/>
            <w:tcPrChange w:id="1604"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3521CA25" w14:textId="77777777" w:rsidR="00B56A50" w:rsidRPr="00910881" w:rsidRDefault="00B56A50">
            <w:pPr>
              <w:rPr>
                <w:ins w:id="1605" w:author="Schult, Christoph" w:date="2026-09-10T17:39:00Z" w16du:dateUtc="2026-09-10T15:39:00Z"/>
                <w:rFonts w:eastAsia="Times New Roman"/>
                <w:rPrChange w:id="1606" w:author="Schult, Christoph" w:date="2026-09-11T10:25:00Z" w16du:dateUtc="2026-09-11T08:25:00Z">
                  <w:rPr>
                    <w:ins w:id="1607" w:author="Schult, Christoph" w:date="2026-09-10T17:39:00Z" w16du:dateUtc="2026-09-10T15:39:00Z"/>
                    <w:color w:val="000000"/>
                  </w:rPr>
                </w:rPrChange>
              </w:rPr>
              <w:pPrChange w:id="1608" w:author="Schult, Christoph" w:date="2026-09-17T13:51:00Z" w16du:dateUtc="2026-09-17T11:51:00Z">
                <w:pPr>
                  <w:spacing w:after="168"/>
                </w:pPr>
              </w:pPrChange>
            </w:pPr>
            <w:ins w:id="1609" w:author="Schult, Christoph" w:date="2026-09-10T17:39:00Z" w16du:dateUtc="2026-09-10T15:39:00Z">
              <w:r>
                <w:rPr>
                  <w:rFonts w:eastAsia="Times New Roman"/>
                  <w:rPrChange w:id="1610" w:author="Schult, Christoph" w:date="2026-09-11T10:25:00Z" w16du:dateUtc="2026-09-11T08:25:00Z">
                    <w:rPr>
                      <w:color w:val="000000"/>
                    </w:rPr>
                  </w:rPrChange>
                </w:rPr>
                <w:t>10–20 yr</w:t>
              </w:r>
            </w:ins>
          </w:p>
        </w:tc>
        <w:tc>
          <w:tcPr>
            <w:tcW w:w="1926" w:type="dxa"/>
            <w:tcBorders>
              <w:left w:val="nil"/>
              <w:right w:val="nil"/>
            </w:tcBorders>
            <w:shd w:val="clear" w:color="auto" w:fill="D4E0F4" w:themeFill="accent2" w:themeFillTint="3F"/>
            <w:hideMark/>
            <w:tcPrChange w:id="1611"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C54BAD7" w14:textId="77777777" w:rsidR="00B56A50" w:rsidRPr="00C35CC9" w:rsidRDefault="00B56A50">
            <w:pPr>
              <w:rPr>
                <w:ins w:id="1612" w:author="Schult, Christoph" w:date="2026-09-10T17:39:00Z" w16du:dateUtc="2026-09-10T15:39:00Z"/>
                <w:rFonts w:eastAsia="Times New Roman"/>
                <w:lang w:val="en-US"/>
                <w:rPrChange w:id="1613" w:author="Schult, Christoph" w:date="2026-09-11T17:01:00Z" w16du:dateUtc="2026-09-11T15:01:00Z">
                  <w:rPr>
                    <w:ins w:id="1614" w:author="Schult, Christoph" w:date="2026-09-10T17:39:00Z" w16du:dateUtc="2026-09-10T15:39:00Z"/>
                    <w:rFonts w:ascii="Segoe UI" w:hAnsi="Segoe UI" w:cs="Segoe UI"/>
                    <w:color w:val="000000"/>
                    <w:sz w:val="21"/>
                    <w:szCs w:val="21"/>
                  </w:rPr>
                </w:rPrChange>
              </w:rPr>
              <w:pPrChange w:id="1615" w:author="Schult, Christoph" w:date="2026-09-17T13:51:00Z" w16du:dateUtc="2026-09-17T11:51:00Z">
                <w:pPr>
                  <w:spacing w:after="168"/>
                </w:pPr>
              </w:pPrChange>
            </w:pPr>
            <w:ins w:id="1616" w:author="Schult, Christoph" w:date="2026-09-10T17:39:00Z" w16du:dateUtc="2026-09-10T15:39:00Z">
              <w:r>
                <w:rPr>
                  <w:rFonts w:eastAsia="Times New Roman"/>
                  <w:lang w:val="en-US"/>
                  <w:rPrChange w:id="1617" w:author="Schult, Christoph" w:date="2026-09-11T17:01:00Z" w16du:dateUtc="2026-09-11T15:01:00Z">
                    <w:rPr>
                      <w:rFonts w:ascii="Segoe UI" w:hAnsi="Segoe UI" w:cs="Segoe UI"/>
                      <w:color w:val="000000"/>
                      <w:sz w:val="21"/>
                      <w:szCs w:val="21"/>
                    </w:rPr>
                  </w:rPrChange>
                </w:rPr>
                <w:t>GCF, JETP partners, DFI subordinated debt/equity</w:t>
              </w:r>
            </w:ins>
          </w:p>
        </w:tc>
        <w:tc>
          <w:tcPr>
            <w:tcW w:w="1926" w:type="dxa"/>
            <w:tcBorders>
              <w:left w:val="nil"/>
            </w:tcBorders>
            <w:shd w:val="clear" w:color="auto" w:fill="D4E0F4" w:themeFill="accent2" w:themeFillTint="3F"/>
            <w:hideMark/>
            <w:tcPrChange w:id="1618"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0990BC4D" w14:textId="77777777" w:rsidR="00B56A50" w:rsidRPr="00910881" w:rsidRDefault="00B56A50">
            <w:pPr>
              <w:rPr>
                <w:ins w:id="1619" w:author="Schult, Christoph" w:date="2026-09-10T17:39:00Z" w16du:dateUtc="2026-09-10T15:39:00Z"/>
                <w:rFonts w:eastAsia="Times New Roman"/>
                <w:rPrChange w:id="1620" w:author="Schult, Christoph" w:date="2026-09-11T10:25:00Z" w16du:dateUtc="2026-09-11T08:25:00Z">
                  <w:rPr>
                    <w:ins w:id="1621" w:author="Schult, Christoph" w:date="2026-09-10T17:39:00Z" w16du:dateUtc="2026-09-10T15:39:00Z"/>
                    <w:color w:val="000000"/>
                  </w:rPr>
                </w:rPrChange>
              </w:rPr>
              <w:pPrChange w:id="1622" w:author="Schult, Christoph" w:date="2026-09-17T13:51:00Z" w16du:dateUtc="2026-09-17T11:51:00Z">
                <w:pPr>
                  <w:spacing w:after="168"/>
                </w:pPr>
              </w:pPrChange>
            </w:pPr>
            <w:ins w:id="1623" w:author="Schult, Christoph" w:date="2026-09-10T17:39:00Z" w16du:dateUtc="2026-09-10T15:39:00Z">
              <w:r>
                <w:rPr>
                  <w:rFonts w:eastAsia="Times New Roman"/>
                  <w:rPrChange w:id="1624" w:author="Schult, Christoph" w:date="2026-09-11T10:25:00Z" w16du:dateUtc="2026-09-11T08:25:00Z">
                    <w:rPr>
                      <w:color w:val="000000"/>
                    </w:rPr>
                  </w:rPrChange>
                </w:rPr>
                <w:t>Public capital</w:t>
              </w:r>
            </w:ins>
          </w:p>
        </w:tc>
      </w:tr>
      <w:tr w:rsidR="00B56A50" w:rsidRPr="00910881" w14:paraId="4B4BD644" w14:textId="77777777" w:rsidTr="0039772D">
        <w:trPr>
          <w:ins w:id="1625" w:author="Schult, Christoph" w:date="2026-09-10T17:39:00Z"/>
        </w:trPr>
        <w:tc>
          <w:tcPr>
            <w:tcW w:w="1701" w:type="dxa"/>
            <w:tcBorders>
              <w:right w:val="nil"/>
            </w:tcBorders>
            <w:shd w:val="clear" w:color="auto" w:fill="FFFFFF" w:themeFill="background1"/>
            <w:hideMark/>
            <w:tcPrChange w:id="1626"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2C615E59" w14:textId="77777777" w:rsidR="00B56A50" w:rsidRPr="00C35CC9" w:rsidRDefault="00B56A50">
            <w:pPr>
              <w:rPr>
                <w:ins w:id="1627" w:author="Schult, Christoph" w:date="2026-09-10T17:39:00Z" w16du:dateUtc="2026-09-10T15:39:00Z"/>
                <w:rFonts w:eastAsia="Times New Roman"/>
                <w:lang w:val="en-US"/>
                <w:rPrChange w:id="1628" w:author="Schult, Christoph" w:date="2026-09-11T17:01:00Z" w16du:dateUtc="2026-09-11T15:01:00Z">
                  <w:rPr>
                    <w:ins w:id="1629" w:author="Schult, Christoph" w:date="2026-09-10T17:39:00Z" w16du:dateUtc="2026-09-10T15:39:00Z"/>
                    <w:rFonts w:ascii="Segoe UI" w:hAnsi="Segoe UI" w:cs="Segoe UI"/>
                    <w:color w:val="000000"/>
                    <w:sz w:val="21"/>
                    <w:szCs w:val="21"/>
                  </w:rPr>
                </w:rPrChange>
              </w:rPr>
              <w:pPrChange w:id="1630" w:author="Schult, Christoph" w:date="2026-09-17T13:51:00Z" w16du:dateUtc="2026-09-17T11:51:00Z">
                <w:pPr>
                  <w:spacing w:after="168"/>
                </w:pPr>
              </w:pPrChange>
            </w:pPr>
            <w:ins w:id="1631" w:author="Schult, Christoph" w:date="2026-09-10T17:39:00Z" w16du:dateUtc="2026-09-10T15:39:00Z">
              <w:r>
                <w:rPr>
                  <w:rFonts w:eastAsia="Times New Roman"/>
                  <w:lang w:val="en-US"/>
                  <w:rPrChange w:id="1632" w:author="Schult, Christoph" w:date="2026-09-11T17:01:00Z" w16du:dateUtc="2026-09-11T15:01:00Z">
                    <w:rPr>
                      <w:rFonts w:ascii="Segoe UI" w:hAnsi="Segoe UI" w:cs="Segoe UI"/>
                      <w:color w:val="000000"/>
                      <w:sz w:val="21"/>
                      <w:szCs w:val="21"/>
                    </w:rPr>
                  </w:rPrChange>
                </w:rPr>
                <w:t>Green bonds — sovereign / quasi-sovereign</w:t>
              </w:r>
            </w:ins>
          </w:p>
        </w:tc>
        <w:tc>
          <w:tcPr>
            <w:tcW w:w="1926" w:type="dxa"/>
            <w:tcBorders>
              <w:left w:val="nil"/>
              <w:right w:val="nil"/>
            </w:tcBorders>
            <w:shd w:val="clear" w:color="auto" w:fill="FFFFFF" w:themeFill="background1"/>
            <w:hideMark/>
            <w:tcPrChange w:id="1633" w:author="Schult, Christoph" w:date="2026-09-10T17:40:00Z" w16du:dateUtc="2026-09-10T15:40:00Z">
              <w:tcPr>
                <w:tcW w:w="0" w:type="auto"/>
                <w:tcMar>
                  <w:top w:w="75" w:type="dxa"/>
                  <w:left w:w="150" w:type="dxa"/>
                  <w:bottom w:w="75" w:type="dxa"/>
                  <w:right w:w="150" w:type="dxa"/>
                </w:tcMar>
                <w:vAlign w:val="center"/>
                <w:hideMark/>
              </w:tcPr>
            </w:tcPrChange>
          </w:tcPr>
          <w:p w14:paraId="2E6D513A" w14:textId="6A83C0CE" w:rsidR="00B56A50" w:rsidRPr="00910881" w:rsidRDefault="007D48B9">
            <w:pPr>
              <w:rPr>
                <w:ins w:id="1634" w:author="Schult, Christoph" w:date="2026-09-10T17:39:00Z" w16du:dateUtc="2026-09-10T15:39:00Z"/>
                <w:rFonts w:eastAsia="Times New Roman"/>
                <w:rPrChange w:id="1635" w:author="Schult, Christoph" w:date="2026-09-11T10:25:00Z" w16du:dateUtc="2026-09-11T08:25:00Z">
                  <w:rPr>
                    <w:ins w:id="1636" w:author="Schult, Christoph" w:date="2026-09-10T17:39:00Z" w16du:dateUtc="2026-09-10T15:39:00Z"/>
                    <w:color w:val="000000"/>
                  </w:rPr>
                </w:rPrChange>
              </w:rPr>
              <w:pPrChange w:id="1637" w:author="Schult, Christoph" w:date="2026-09-17T13:51:00Z" w16du:dateUtc="2026-09-17T11:51:00Z">
                <w:pPr>
                  <w:spacing w:after="168"/>
                  <w:jc w:val="right"/>
                </w:pPr>
              </w:pPrChange>
            </w:pPr>
            <w:ins w:id="1638" w:author="Schult, Christoph" w:date="2026-09-14T11:39:00Z" w16du:dateUtc="2026-09-14T09:39:00Z">
              <w:r>
                <w:t>≈</w:t>
              </w:r>
            </w:ins>
            <w:ins w:id="1639" w:author="Schult, Christoph" w:date="2026-09-10T17:39:00Z" w16du:dateUtc="2026-09-10T15:39:00Z">
              <w:r>
                <w:rPr>
                  <w:rFonts w:eastAsia="Times New Roman"/>
                  <w:rPrChange w:id="1640" w:author="Schult, Christoph" w:date="2026-09-11T10:25:00Z" w16du:dateUtc="2026-09-11T08:25:00Z">
                    <w:rPr>
                      <w:color w:val="000000"/>
                    </w:rPr>
                  </w:rPrChange>
                </w:rPr>
                <w:t>3.6–4.3%</w:t>
              </w:r>
            </w:ins>
          </w:p>
        </w:tc>
        <w:tc>
          <w:tcPr>
            <w:tcW w:w="1926" w:type="dxa"/>
            <w:tcBorders>
              <w:left w:val="nil"/>
              <w:right w:val="nil"/>
            </w:tcBorders>
            <w:shd w:val="clear" w:color="auto" w:fill="FFFFFF" w:themeFill="background1"/>
            <w:hideMark/>
            <w:tcPrChange w:id="1641"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32D1F031" w14:textId="77777777" w:rsidR="00B56A50" w:rsidRPr="00910881" w:rsidRDefault="00B56A50">
            <w:pPr>
              <w:rPr>
                <w:ins w:id="1642" w:author="Schult, Christoph" w:date="2026-09-10T17:39:00Z" w16du:dateUtc="2026-09-10T15:39:00Z"/>
                <w:rFonts w:eastAsia="Times New Roman"/>
                <w:rPrChange w:id="1643" w:author="Schult, Christoph" w:date="2026-09-11T10:25:00Z" w16du:dateUtc="2026-09-11T08:25:00Z">
                  <w:rPr>
                    <w:ins w:id="1644" w:author="Schult, Christoph" w:date="2026-09-10T17:39:00Z" w16du:dateUtc="2026-09-10T15:39:00Z"/>
                    <w:color w:val="000000"/>
                  </w:rPr>
                </w:rPrChange>
              </w:rPr>
              <w:pPrChange w:id="1645" w:author="Schult, Christoph" w:date="2026-09-17T13:51:00Z" w16du:dateUtc="2026-09-17T11:51:00Z">
                <w:pPr>
                  <w:spacing w:after="168"/>
                </w:pPr>
              </w:pPrChange>
            </w:pPr>
            <w:ins w:id="1646" w:author="Schult, Christoph" w:date="2026-09-10T17:39:00Z" w16du:dateUtc="2026-09-10T15:39:00Z">
              <w:r>
                <w:rPr>
                  <w:rFonts w:eastAsia="Times New Roman"/>
                  <w:rPrChange w:id="1647" w:author="Schult, Christoph" w:date="2026-09-11T10:25:00Z" w16du:dateUtc="2026-09-11T08:25:00Z">
                    <w:rPr>
                      <w:color w:val="000000"/>
                    </w:rPr>
                  </w:rPrChange>
                </w:rPr>
                <w:t>5–15 yr</w:t>
              </w:r>
            </w:ins>
          </w:p>
        </w:tc>
        <w:tc>
          <w:tcPr>
            <w:tcW w:w="1926" w:type="dxa"/>
            <w:tcBorders>
              <w:left w:val="nil"/>
              <w:right w:val="nil"/>
            </w:tcBorders>
            <w:shd w:val="clear" w:color="auto" w:fill="FFFFFF" w:themeFill="background1"/>
            <w:hideMark/>
            <w:tcPrChange w:id="1648"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3AF864A3" w14:textId="77777777" w:rsidR="00B56A50" w:rsidRPr="00C35CC9" w:rsidRDefault="00B56A50">
            <w:pPr>
              <w:rPr>
                <w:ins w:id="1649" w:author="Schult, Christoph" w:date="2026-09-10T17:39:00Z" w16du:dateUtc="2026-09-10T15:39:00Z"/>
                <w:rFonts w:eastAsia="Times New Roman"/>
                <w:lang w:val="en-US"/>
                <w:rPrChange w:id="1650" w:author="Schult, Christoph" w:date="2026-09-11T17:01:00Z" w16du:dateUtc="2026-09-11T15:01:00Z">
                  <w:rPr>
                    <w:ins w:id="1651" w:author="Schult, Christoph" w:date="2026-09-10T17:39:00Z" w16du:dateUtc="2026-09-10T15:39:00Z"/>
                    <w:rFonts w:ascii="Segoe UI" w:hAnsi="Segoe UI" w:cs="Segoe UI"/>
                    <w:color w:val="000000"/>
                    <w:sz w:val="21"/>
                    <w:szCs w:val="21"/>
                  </w:rPr>
                </w:rPrChange>
              </w:rPr>
              <w:pPrChange w:id="1652" w:author="Schult, Christoph" w:date="2026-09-17T13:51:00Z" w16du:dateUtc="2026-09-17T11:51:00Z">
                <w:pPr>
                  <w:spacing w:after="168"/>
                </w:pPr>
              </w:pPrChange>
            </w:pPr>
            <w:ins w:id="1653" w:author="Schult, Christoph" w:date="2026-09-10T17:39:00Z" w16du:dateUtc="2026-09-10T15:39:00Z">
              <w:r>
                <w:rPr>
                  <w:rFonts w:eastAsia="Times New Roman"/>
                  <w:lang w:val="en-US"/>
                  <w:rPrChange w:id="1654" w:author="Schult, Christoph" w:date="2026-09-11T17:01:00Z" w16du:dateUtc="2026-09-11T15:01:00Z">
                    <w:rPr>
                      <w:rFonts w:ascii="Segoe UI" w:hAnsi="Segoe UI" w:cs="Segoe UI"/>
                      <w:color w:val="000000"/>
                      <w:sz w:val="21"/>
                      <w:szCs w:val="21"/>
                    </w:rPr>
                  </w:rPrChange>
                </w:rPr>
                <w:t>State Treasury, state-owned enterprises</w:t>
              </w:r>
            </w:ins>
          </w:p>
        </w:tc>
        <w:tc>
          <w:tcPr>
            <w:tcW w:w="1926" w:type="dxa"/>
            <w:tcBorders>
              <w:left w:val="nil"/>
            </w:tcBorders>
            <w:shd w:val="clear" w:color="auto" w:fill="FFFFFF" w:themeFill="background1"/>
            <w:hideMark/>
            <w:tcPrChange w:id="1655"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66399D13" w14:textId="77777777" w:rsidR="00B56A50" w:rsidRPr="00910881" w:rsidRDefault="00B56A50">
            <w:pPr>
              <w:rPr>
                <w:ins w:id="1656" w:author="Schult, Christoph" w:date="2026-09-10T17:39:00Z" w16du:dateUtc="2026-09-10T15:39:00Z"/>
                <w:rFonts w:eastAsia="Times New Roman"/>
                <w:rPrChange w:id="1657" w:author="Schult, Christoph" w:date="2026-09-11T10:25:00Z" w16du:dateUtc="2026-09-11T08:25:00Z">
                  <w:rPr>
                    <w:ins w:id="1658" w:author="Schult, Christoph" w:date="2026-09-10T17:39:00Z" w16du:dateUtc="2026-09-10T15:39:00Z"/>
                    <w:color w:val="000000"/>
                  </w:rPr>
                </w:rPrChange>
              </w:rPr>
              <w:pPrChange w:id="1659" w:author="Schult, Christoph" w:date="2026-09-17T13:51:00Z" w16du:dateUtc="2026-09-17T11:51:00Z">
                <w:pPr>
                  <w:spacing w:after="168"/>
                </w:pPr>
              </w:pPrChange>
            </w:pPr>
            <w:ins w:id="1660" w:author="Schult, Christoph" w:date="2026-09-10T17:39:00Z" w16du:dateUtc="2026-09-10T15:39:00Z">
              <w:r>
                <w:rPr>
                  <w:rFonts w:eastAsia="Times New Roman"/>
                  <w:rPrChange w:id="1661" w:author="Schult, Christoph" w:date="2026-09-11T10:25:00Z" w16du:dateUtc="2026-09-11T08:25:00Z">
                    <w:rPr>
                      <w:color w:val="000000"/>
                    </w:rPr>
                  </w:rPrChange>
                </w:rPr>
                <w:t>Public capital</w:t>
              </w:r>
            </w:ins>
          </w:p>
        </w:tc>
      </w:tr>
      <w:tr w:rsidR="00B56A50" w:rsidRPr="007E15B9" w14:paraId="332A747B" w14:textId="77777777" w:rsidTr="0039772D">
        <w:trPr>
          <w:ins w:id="1662" w:author="Schult, Christoph" w:date="2026-09-10T17:39:00Z"/>
        </w:trPr>
        <w:tc>
          <w:tcPr>
            <w:tcW w:w="1701" w:type="dxa"/>
            <w:tcBorders>
              <w:right w:val="nil"/>
            </w:tcBorders>
            <w:shd w:val="clear" w:color="auto" w:fill="D4E0F4" w:themeFill="accent2" w:themeFillTint="3F"/>
            <w:hideMark/>
            <w:tcPrChange w:id="1663"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3767CBEA" w14:textId="77777777" w:rsidR="00B56A50" w:rsidRPr="00C35CC9" w:rsidRDefault="00B56A50">
            <w:pPr>
              <w:rPr>
                <w:ins w:id="1664" w:author="Schult, Christoph" w:date="2026-09-10T17:39:00Z" w16du:dateUtc="2026-09-10T15:39:00Z"/>
                <w:rFonts w:eastAsia="Times New Roman"/>
                <w:lang w:val="en-US"/>
                <w:rPrChange w:id="1665" w:author="Schult, Christoph" w:date="2026-09-11T17:01:00Z" w16du:dateUtc="2026-09-11T15:01:00Z">
                  <w:rPr>
                    <w:ins w:id="1666" w:author="Schult, Christoph" w:date="2026-09-10T17:39:00Z" w16du:dateUtc="2026-09-10T15:39:00Z"/>
                    <w:rFonts w:ascii="Segoe UI" w:hAnsi="Segoe UI" w:cs="Segoe UI"/>
                    <w:color w:val="000000"/>
                    <w:sz w:val="21"/>
                    <w:szCs w:val="21"/>
                  </w:rPr>
                </w:rPrChange>
              </w:rPr>
              <w:pPrChange w:id="1667" w:author="Schult, Christoph" w:date="2026-09-17T13:51:00Z" w16du:dateUtc="2026-09-17T11:51:00Z">
                <w:pPr>
                  <w:spacing w:after="168"/>
                </w:pPr>
              </w:pPrChange>
            </w:pPr>
            <w:ins w:id="1668" w:author="Schult, Christoph" w:date="2026-09-10T17:39:00Z" w16du:dateUtc="2026-09-10T15:39:00Z">
              <w:r>
                <w:rPr>
                  <w:rFonts w:eastAsia="Times New Roman"/>
                  <w:lang w:val="en-US"/>
                  <w:rPrChange w:id="1669" w:author="Schult, Christoph" w:date="2026-09-11T17:01:00Z" w16du:dateUtc="2026-09-11T15:01:00Z">
                    <w:rPr>
                      <w:rFonts w:ascii="Segoe UI" w:hAnsi="Segoe UI" w:cs="Segoe UI"/>
                      <w:color w:val="000000"/>
                      <w:sz w:val="21"/>
                      <w:szCs w:val="21"/>
                    </w:rPr>
                  </w:rPrChange>
                </w:rPr>
                <w:t>Blended finance — private co-investment tranche</w:t>
              </w:r>
            </w:ins>
          </w:p>
        </w:tc>
        <w:tc>
          <w:tcPr>
            <w:tcW w:w="1926" w:type="dxa"/>
            <w:tcBorders>
              <w:left w:val="nil"/>
              <w:right w:val="nil"/>
            </w:tcBorders>
            <w:shd w:val="clear" w:color="auto" w:fill="D4E0F4" w:themeFill="accent2" w:themeFillTint="3F"/>
            <w:hideMark/>
            <w:tcPrChange w:id="1670" w:author="Schult, Christoph" w:date="2026-09-10T17:40:00Z" w16du:dateUtc="2026-09-10T15:40:00Z">
              <w:tcPr>
                <w:tcW w:w="0" w:type="auto"/>
                <w:tcMar>
                  <w:top w:w="75" w:type="dxa"/>
                  <w:left w:w="150" w:type="dxa"/>
                  <w:bottom w:w="75" w:type="dxa"/>
                  <w:right w:w="150" w:type="dxa"/>
                </w:tcMar>
                <w:vAlign w:val="center"/>
                <w:hideMark/>
              </w:tcPr>
            </w:tcPrChange>
          </w:tcPr>
          <w:p w14:paraId="2406A85A" w14:textId="0320ECA4" w:rsidR="00B56A50" w:rsidRPr="00910881" w:rsidRDefault="007D48B9">
            <w:pPr>
              <w:rPr>
                <w:ins w:id="1671" w:author="Schult, Christoph" w:date="2026-09-10T17:39:00Z" w16du:dateUtc="2026-09-10T15:39:00Z"/>
                <w:rFonts w:eastAsia="Times New Roman"/>
                <w:rPrChange w:id="1672" w:author="Schult, Christoph" w:date="2026-09-11T10:25:00Z" w16du:dateUtc="2026-09-11T08:25:00Z">
                  <w:rPr>
                    <w:ins w:id="1673" w:author="Schult, Christoph" w:date="2026-09-10T17:39:00Z" w16du:dateUtc="2026-09-10T15:39:00Z"/>
                    <w:color w:val="000000"/>
                  </w:rPr>
                </w:rPrChange>
              </w:rPr>
              <w:pPrChange w:id="1674" w:author="Schult, Christoph" w:date="2026-09-17T13:51:00Z" w16du:dateUtc="2026-09-17T11:51:00Z">
                <w:pPr>
                  <w:spacing w:after="168"/>
                  <w:jc w:val="right"/>
                </w:pPr>
              </w:pPrChange>
            </w:pPr>
            <w:ins w:id="1675" w:author="Schult, Christoph" w:date="2026-09-14T11:39:00Z" w16du:dateUtc="2026-09-14T09:39:00Z">
              <w:r>
                <w:t>≈</w:t>
              </w:r>
            </w:ins>
            <w:ins w:id="1676" w:author="Schult, Christoph" w:date="2026-09-10T17:39:00Z" w16du:dateUtc="2026-09-10T15:39:00Z">
              <w:r>
                <w:rPr>
                  <w:rFonts w:eastAsia="Times New Roman"/>
                  <w:rPrChange w:id="1677" w:author="Schult, Christoph" w:date="2026-09-11T10:25:00Z" w16du:dateUtc="2026-09-11T08:25:00Z">
                    <w:rPr>
                      <w:color w:val="000000"/>
                    </w:rPr>
                  </w:rPrChange>
                </w:rPr>
                <w:t>6.0–6.5%</w:t>
              </w:r>
            </w:ins>
          </w:p>
        </w:tc>
        <w:tc>
          <w:tcPr>
            <w:tcW w:w="1926" w:type="dxa"/>
            <w:tcBorders>
              <w:left w:val="nil"/>
              <w:right w:val="nil"/>
            </w:tcBorders>
            <w:shd w:val="clear" w:color="auto" w:fill="D4E0F4" w:themeFill="accent2" w:themeFillTint="3F"/>
            <w:hideMark/>
            <w:tcPrChange w:id="1678"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2E753E17" w14:textId="77777777" w:rsidR="00B56A50" w:rsidRPr="00910881" w:rsidRDefault="00B56A50">
            <w:pPr>
              <w:rPr>
                <w:ins w:id="1679" w:author="Schult, Christoph" w:date="2026-09-10T17:39:00Z" w16du:dateUtc="2026-09-10T15:39:00Z"/>
                <w:rFonts w:eastAsia="Times New Roman"/>
                <w:rPrChange w:id="1680" w:author="Schult, Christoph" w:date="2026-09-11T10:25:00Z" w16du:dateUtc="2026-09-11T08:25:00Z">
                  <w:rPr>
                    <w:ins w:id="1681" w:author="Schult, Christoph" w:date="2026-09-10T17:39:00Z" w16du:dateUtc="2026-09-10T15:39:00Z"/>
                    <w:color w:val="000000"/>
                  </w:rPr>
                </w:rPrChange>
              </w:rPr>
              <w:pPrChange w:id="1682" w:author="Schult, Christoph" w:date="2026-09-17T13:51:00Z" w16du:dateUtc="2026-09-17T11:51:00Z">
                <w:pPr>
                  <w:spacing w:after="168"/>
                </w:pPr>
              </w:pPrChange>
            </w:pPr>
            <w:ins w:id="1683" w:author="Schult, Christoph" w:date="2026-09-10T17:39:00Z" w16du:dateUtc="2026-09-10T15:39:00Z">
              <w:r>
                <w:rPr>
                  <w:rFonts w:eastAsia="Times New Roman"/>
                  <w:rPrChange w:id="1684" w:author="Schult, Christoph" w:date="2026-09-11T10:25:00Z" w16du:dateUtc="2026-09-11T08:25:00Z">
                    <w:rPr>
                      <w:color w:val="000000"/>
                    </w:rPr>
                  </w:rPrChange>
                </w:rPr>
                <w:t>10–20 yr</w:t>
              </w:r>
            </w:ins>
          </w:p>
        </w:tc>
        <w:tc>
          <w:tcPr>
            <w:tcW w:w="1926" w:type="dxa"/>
            <w:tcBorders>
              <w:left w:val="nil"/>
              <w:right w:val="nil"/>
            </w:tcBorders>
            <w:shd w:val="clear" w:color="auto" w:fill="D4E0F4" w:themeFill="accent2" w:themeFillTint="3F"/>
            <w:hideMark/>
            <w:tcPrChange w:id="1685"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2DBD770" w14:textId="77777777" w:rsidR="00B56A50" w:rsidRPr="00C35CC9" w:rsidRDefault="00B56A50">
            <w:pPr>
              <w:rPr>
                <w:ins w:id="1686" w:author="Schult, Christoph" w:date="2026-09-10T17:39:00Z" w16du:dateUtc="2026-09-10T15:39:00Z"/>
                <w:rFonts w:eastAsia="Times New Roman"/>
                <w:lang w:val="en-US"/>
                <w:rPrChange w:id="1687" w:author="Schult, Christoph" w:date="2026-09-11T17:01:00Z" w16du:dateUtc="2026-09-11T15:01:00Z">
                  <w:rPr>
                    <w:ins w:id="1688" w:author="Schult, Christoph" w:date="2026-09-10T17:39:00Z" w16du:dateUtc="2026-09-10T15:39:00Z"/>
                    <w:rFonts w:ascii="Segoe UI" w:hAnsi="Segoe UI" w:cs="Segoe UI"/>
                    <w:color w:val="000000"/>
                    <w:sz w:val="21"/>
                    <w:szCs w:val="21"/>
                  </w:rPr>
                </w:rPrChange>
              </w:rPr>
              <w:pPrChange w:id="1689" w:author="Schult, Christoph" w:date="2026-09-17T13:51:00Z" w16du:dateUtc="2026-09-17T11:51:00Z">
                <w:pPr>
                  <w:spacing w:after="168"/>
                </w:pPr>
              </w:pPrChange>
            </w:pPr>
            <w:ins w:id="1690" w:author="Schult, Christoph" w:date="2026-09-10T17:39:00Z" w16du:dateUtc="2026-09-10T15:39:00Z">
              <w:r>
                <w:rPr>
                  <w:rFonts w:eastAsia="Times New Roman"/>
                  <w:lang w:val="en-US"/>
                  <w:rPrChange w:id="1691" w:author="Schult, Christoph" w:date="2026-09-11T17:01:00Z" w16du:dateUtc="2026-09-11T15:01:00Z">
                    <w:rPr>
                      <w:rFonts w:ascii="Segoe UI" w:hAnsi="Segoe UI" w:cs="Segoe UI"/>
                      <w:color w:val="000000"/>
                      <w:sz w:val="21"/>
                      <w:szCs w:val="21"/>
                    </w:rPr>
                  </w:rPrChange>
                </w:rPr>
                <w:t>Credit-enhanced commercial co-investors</w:t>
              </w:r>
            </w:ins>
          </w:p>
        </w:tc>
        <w:tc>
          <w:tcPr>
            <w:tcW w:w="1926" w:type="dxa"/>
            <w:tcBorders>
              <w:left w:val="nil"/>
            </w:tcBorders>
            <w:shd w:val="clear" w:color="auto" w:fill="D4E0F4" w:themeFill="accent2" w:themeFillTint="3F"/>
            <w:hideMark/>
            <w:tcPrChange w:id="1692"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26E4D0C9" w14:textId="77777777" w:rsidR="00B56A50" w:rsidRPr="00C35CC9" w:rsidRDefault="00B56A50">
            <w:pPr>
              <w:rPr>
                <w:ins w:id="1693" w:author="Schult, Christoph" w:date="2026-09-10T17:39:00Z" w16du:dateUtc="2026-09-10T15:39:00Z"/>
                <w:rFonts w:eastAsia="Times New Roman"/>
                <w:lang w:val="en-US"/>
                <w:rPrChange w:id="1694" w:author="Schult, Christoph" w:date="2026-09-11T17:01:00Z" w16du:dateUtc="2026-09-11T15:01:00Z">
                  <w:rPr>
                    <w:ins w:id="1695" w:author="Schult, Christoph" w:date="2026-09-10T17:39:00Z" w16du:dateUtc="2026-09-10T15:39:00Z"/>
                    <w:rFonts w:ascii="Segoe UI" w:hAnsi="Segoe UI" w:cs="Segoe UI"/>
                    <w:color w:val="000000"/>
                    <w:sz w:val="21"/>
                    <w:szCs w:val="21"/>
                  </w:rPr>
                </w:rPrChange>
              </w:rPr>
              <w:pPrChange w:id="1696" w:author="Schult, Christoph" w:date="2026-09-17T13:51:00Z" w16du:dateUtc="2026-09-17T11:51:00Z">
                <w:pPr>
                  <w:spacing w:after="168"/>
                </w:pPr>
              </w:pPrChange>
            </w:pPr>
            <w:ins w:id="1697" w:author="Schult, Christoph" w:date="2026-09-10T17:39:00Z" w16du:dateUtc="2026-09-10T15:39:00Z">
              <w:r>
                <w:rPr>
                  <w:rFonts w:eastAsia="Times New Roman"/>
                  <w:lang w:val="en-US"/>
                  <w:rPrChange w:id="1698" w:author="Schult, Christoph" w:date="2026-09-11T17:01:00Z" w16du:dateUtc="2026-09-11T15:01:00Z">
                    <w:rPr>
                      <w:rFonts w:ascii="Segoe UI" w:hAnsi="Segoe UI" w:cs="Segoe UI"/>
                      <w:color w:val="000000"/>
                      <w:sz w:val="21"/>
                      <w:szCs w:val="21"/>
                    </w:rPr>
                  </w:rPrChange>
                </w:rPr>
                <w:t>Foreign / credit-enhanced private capital</w:t>
              </w:r>
            </w:ins>
          </w:p>
        </w:tc>
      </w:tr>
      <w:tr w:rsidR="00B56A50" w:rsidRPr="007E15B9" w14:paraId="61B94BEB" w14:textId="77777777" w:rsidTr="0039772D">
        <w:trPr>
          <w:ins w:id="1699" w:author="Schult, Christoph" w:date="2026-09-10T17:39:00Z"/>
        </w:trPr>
        <w:tc>
          <w:tcPr>
            <w:tcW w:w="1701" w:type="dxa"/>
            <w:tcBorders>
              <w:right w:val="nil"/>
            </w:tcBorders>
            <w:shd w:val="clear" w:color="auto" w:fill="FFFFFF" w:themeFill="background1"/>
            <w:hideMark/>
            <w:tcPrChange w:id="1700"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7EC354C4" w14:textId="77777777" w:rsidR="00B56A50" w:rsidRPr="00910881" w:rsidRDefault="00B56A50">
            <w:pPr>
              <w:rPr>
                <w:ins w:id="1701" w:author="Schult, Christoph" w:date="2026-09-10T17:39:00Z" w16du:dateUtc="2026-09-10T15:39:00Z"/>
                <w:rFonts w:eastAsia="Times New Roman"/>
                <w:rPrChange w:id="1702" w:author="Schult, Christoph" w:date="2026-09-11T10:25:00Z" w16du:dateUtc="2026-09-11T08:25:00Z">
                  <w:rPr>
                    <w:ins w:id="1703" w:author="Schult, Christoph" w:date="2026-09-10T17:39:00Z" w16du:dateUtc="2026-09-10T15:39:00Z"/>
                    <w:color w:val="000000"/>
                  </w:rPr>
                </w:rPrChange>
              </w:rPr>
              <w:pPrChange w:id="1704" w:author="Schult, Christoph" w:date="2026-09-17T13:51:00Z" w16du:dateUtc="2026-09-17T11:51:00Z">
                <w:pPr>
                  <w:spacing w:after="168"/>
                </w:pPr>
              </w:pPrChange>
            </w:pPr>
            <w:ins w:id="1705" w:author="Schult, Christoph" w:date="2026-09-10T17:39:00Z" w16du:dateUtc="2026-09-10T15:39:00Z">
              <w:r>
                <w:rPr>
                  <w:rFonts w:eastAsia="Times New Roman"/>
                  <w:rPrChange w:id="1706" w:author="Schult, Christoph" w:date="2026-09-11T10:25:00Z" w16du:dateUtc="2026-09-11T08:25:00Z">
                    <w:rPr>
                      <w:color w:val="000000"/>
                    </w:rPr>
                  </w:rPrChange>
                </w:rPr>
                <w:t>Green bonds — corporate</w:t>
              </w:r>
            </w:ins>
          </w:p>
        </w:tc>
        <w:tc>
          <w:tcPr>
            <w:tcW w:w="1926" w:type="dxa"/>
            <w:tcBorders>
              <w:left w:val="nil"/>
              <w:right w:val="nil"/>
            </w:tcBorders>
            <w:shd w:val="clear" w:color="auto" w:fill="FFFFFF" w:themeFill="background1"/>
            <w:hideMark/>
            <w:tcPrChange w:id="1707" w:author="Schult, Christoph" w:date="2026-09-10T17:40:00Z" w16du:dateUtc="2026-09-10T15:40:00Z">
              <w:tcPr>
                <w:tcW w:w="0" w:type="auto"/>
                <w:tcMar>
                  <w:top w:w="75" w:type="dxa"/>
                  <w:left w:w="150" w:type="dxa"/>
                  <w:bottom w:w="75" w:type="dxa"/>
                  <w:right w:w="150" w:type="dxa"/>
                </w:tcMar>
                <w:vAlign w:val="center"/>
                <w:hideMark/>
              </w:tcPr>
            </w:tcPrChange>
          </w:tcPr>
          <w:p w14:paraId="2697EB5A" w14:textId="68877FA6" w:rsidR="00B56A50" w:rsidRPr="00910881" w:rsidRDefault="007D48B9">
            <w:pPr>
              <w:rPr>
                <w:ins w:id="1708" w:author="Schult, Christoph" w:date="2026-09-10T17:39:00Z" w16du:dateUtc="2026-09-10T15:39:00Z"/>
                <w:rFonts w:eastAsia="Times New Roman"/>
                <w:rPrChange w:id="1709" w:author="Schult, Christoph" w:date="2026-09-11T10:25:00Z" w16du:dateUtc="2026-09-11T08:25:00Z">
                  <w:rPr>
                    <w:ins w:id="1710" w:author="Schult, Christoph" w:date="2026-09-10T17:39:00Z" w16du:dateUtc="2026-09-10T15:39:00Z"/>
                    <w:color w:val="000000"/>
                  </w:rPr>
                </w:rPrChange>
              </w:rPr>
              <w:pPrChange w:id="1711" w:author="Schult, Christoph" w:date="2026-09-17T13:51:00Z" w16du:dateUtc="2026-09-17T11:51:00Z">
                <w:pPr>
                  <w:spacing w:after="168"/>
                  <w:jc w:val="right"/>
                </w:pPr>
              </w:pPrChange>
            </w:pPr>
            <w:ins w:id="1712" w:author="Schult, Christoph" w:date="2026-09-14T11:39:00Z" w16du:dateUtc="2026-09-14T09:39:00Z">
              <w:r>
                <w:t>≈</w:t>
              </w:r>
            </w:ins>
            <w:ins w:id="1713" w:author="Schult, Christoph" w:date="2026-09-10T17:39:00Z" w16du:dateUtc="2026-09-10T15:39:00Z">
              <w:r>
                <w:rPr>
                  <w:rFonts w:eastAsia="Times New Roman"/>
                  <w:rPrChange w:id="1714" w:author="Schult, Christoph" w:date="2026-09-11T10:25:00Z" w16du:dateUtc="2026-09-11T08:25:00Z">
                    <w:rPr>
                      <w:color w:val="000000"/>
                    </w:rPr>
                  </w:rPrChange>
                </w:rPr>
                <w:t>6.0–7.0%</w:t>
              </w:r>
            </w:ins>
          </w:p>
        </w:tc>
        <w:tc>
          <w:tcPr>
            <w:tcW w:w="1926" w:type="dxa"/>
            <w:tcBorders>
              <w:left w:val="nil"/>
              <w:right w:val="nil"/>
            </w:tcBorders>
            <w:shd w:val="clear" w:color="auto" w:fill="FFFFFF" w:themeFill="background1"/>
            <w:hideMark/>
            <w:tcPrChange w:id="1715"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2D2C90D2" w14:textId="77777777" w:rsidR="00B56A50" w:rsidRPr="00910881" w:rsidRDefault="00B56A50">
            <w:pPr>
              <w:rPr>
                <w:ins w:id="1716" w:author="Schult, Christoph" w:date="2026-09-10T17:39:00Z" w16du:dateUtc="2026-09-10T15:39:00Z"/>
                <w:rFonts w:eastAsia="Times New Roman"/>
                <w:rPrChange w:id="1717" w:author="Schult, Christoph" w:date="2026-09-11T10:25:00Z" w16du:dateUtc="2026-09-11T08:25:00Z">
                  <w:rPr>
                    <w:ins w:id="1718" w:author="Schult, Christoph" w:date="2026-09-10T17:39:00Z" w16du:dateUtc="2026-09-10T15:39:00Z"/>
                    <w:color w:val="000000"/>
                  </w:rPr>
                </w:rPrChange>
              </w:rPr>
              <w:pPrChange w:id="1719" w:author="Schult, Christoph" w:date="2026-09-17T13:51:00Z" w16du:dateUtc="2026-09-17T11:51:00Z">
                <w:pPr>
                  <w:spacing w:after="168"/>
                </w:pPr>
              </w:pPrChange>
            </w:pPr>
            <w:ins w:id="1720" w:author="Schult, Christoph" w:date="2026-09-10T17:39:00Z" w16du:dateUtc="2026-09-10T15:39:00Z">
              <w:r>
                <w:rPr>
                  <w:rFonts w:eastAsia="Times New Roman"/>
                  <w:rPrChange w:id="1721" w:author="Schult, Christoph" w:date="2026-09-11T10:25:00Z" w16du:dateUtc="2026-09-11T08:25:00Z">
                    <w:rPr>
                      <w:color w:val="000000"/>
                    </w:rPr>
                  </w:rPrChange>
                </w:rPr>
                <w:t>3–15 yr</w:t>
              </w:r>
            </w:ins>
          </w:p>
        </w:tc>
        <w:tc>
          <w:tcPr>
            <w:tcW w:w="1926" w:type="dxa"/>
            <w:tcBorders>
              <w:left w:val="nil"/>
              <w:right w:val="nil"/>
            </w:tcBorders>
            <w:shd w:val="clear" w:color="auto" w:fill="FFFFFF" w:themeFill="background1"/>
            <w:hideMark/>
            <w:tcPrChange w:id="1722"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21BC99D0" w14:textId="77777777" w:rsidR="00B56A50" w:rsidRPr="00910881" w:rsidRDefault="00B56A50">
            <w:pPr>
              <w:rPr>
                <w:ins w:id="1723" w:author="Schult, Christoph" w:date="2026-09-10T17:39:00Z" w16du:dateUtc="2026-09-10T15:39:00Z"/>
                <w:rFonts w:eastAsia="Times New Roman"/>
                <w:rPrChange w:id="1724" w:author="Schult, Christoph" w:date="2026-09-11T10:25:00Z" w16du:dateUtc="2026-09-11T08:25:00Z">
                  <w:rPr>
                    <w:ins w:id="1725" w:author="Schult, Christoph" w:date="2026-09-10T17:39:00Z" w16du:dateUtc="2026-09-10T15:39:00Z"/>
                    <w:color w:val="000000"/>
                  </w:rPr>
                </w:rPrChange>
              </w:rPr>
              <w:pPrChange w:id="1726" w:author="Schult, Christoph" w:date="2026-09-17T13:51:00Z" w16du:dateUtc="2026-09-17T11:51:00Z">
                <w:pPr>
                  <w:spacing w:after="168"/>
                </w:pPr>
              </w:pPrChange>
            </w:pPr>
            <w:ins w:id="1727" w:author="Schult, Christoph" w:date="2026-09-10T17:39:00Z" w16du:dateUtc="2026-09-10T15:39:00Z">
              <w:r>
                <w:rPr>
                  <w:rFonts w:eastAsia="Times New Roman"/>
                  <w:rPrChange w:id="1728" w:author="Schult, Christoph" w:date="2026-09-11T10:25:00Z" w16du:dateUtc="2026-09-11T08:25:00Z">
                    <w:rPr>
                      <w:color w:val="000000"/>
                    </w:rPr>
                  </w:rPrChange>
                </w:rPr>
                <w:t>BIDV, Vietcombank, HDBank, SeABank</w:t>
              </w:r>
            </w:ins>
          </w:p>
        </w:tc>
        <w:tc>
          <w:tcPr>
            <w:tcW w:w="1926" w:type="dxa"/>
            <w:tcBorders>
              <w:left w:val="nil"/>
            </w:tcBorders>
            <w:shd w:val="clear" w:color="auto" w:fill="FFFFFF" w:themeFill="background1"/>
            <w:hideMark/>
            <w:tcPrChange w:id="1729"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5B658C04" w14:textId="77777777" w:rsidR="00B56A50" w:rsidRPr="00C35CC9" w:rsidRDefault="00B56A50">
            <w:pPr>
              <w:rPr>
                <w:ins w:id="1730" w:author="Schult, Christoph" w:date="2026-09-10T17:39:00Z" w16du:dateUtc="2026-09-10T15:39:00Z"/>
                <w:rFonts w:eastAsia="Times New Roman"/>
                <w:lang w:val="en-US"/>
                <w:rPrChange w:id="1731" w:author="Schult, Christoph" w:date="2026-09-11T17:01:00Z" w16du:dateUtc="2026-09-11T15:01:00Z">
                  <w:rPr>
                    <w:ins w:id="1732" w:author="Schult, Christoph" w:date="2026-09-10T17:39:00Z" w16du:dateUtc="2026-09-10T15:39:00Z"/>
                    <w:rFonts w:ascii="Segoe UI" w:hAnsi="Segoe UI" w:cs="Segoe UI"/>
                    <w:color w:val="000000"/>
                    <w:sz w:val="21"/>
                    <w:szCs w:val="21"/>
                  </w:rPr>
                </w:rPrChange>
              </w:rPr>
              <w:pPrChange w:id="1733" w:author="Schult, Christoph" w:date="2026-09-17T13:51:00Z" w16du:dateUtc="2026-09-17T11:51:00Z">
                <w:pPr>
                  <w:spacing w:after="168"/>
                </w:pPr>
              </w:pPrChange>
            </w:pPr>
            <w:ins w:id="1734" w:author="Schult, Christoph" w:date="2026-09-10T17:39:00Z" w16du:dateUtc="2026-09-10T15:39:00Z">
              <w:r>
                <w:rPr>
                  <w:rFonts w:eastAsia="Times New Roman"/>
                  <w:lang w:val="en-US"/>
                  <w:rPrChange w:id="1735" w:author="Schult, Christoph" w:date="2026-09-11T17:01:00Z" w16du:dateUtc="2026-09-11T15:01:00Z">
                    <w:rPr>
                      <w:rFonts w:ascii="Segoe UI" w:hAnsi="Segoe UI" w:cs="Segoe UI"/>
                      <w:color w:val="000000"/>
                      <w:sz w:val="21"/>
                      <w:szCs w:val="21"/>
                    </w:rPr>
                  </w:rPrChange>
                </w:rPr>
                <w:t>Foreign / credit-enhanced private capital</w:t>
              </w:r>
            </w:ins>
          </w:p>
        </w:tc>
      </w:tr>
      <w:tr w:rsidR="00B56A50" w:rsidRPr="007E15B9" w14:paraId="1AA9EF9F" w14:textId="77777777" w:rsidTr="0039772D">
        <w:trPr>
          <w:ins w:id="1736" w:author="Schult, Christoph" w:date="2026-09-10T17:39:00Z"/>
        </w:trPr>
        <w:tc>
          <w:tcPr>
            <w:tcW w:w="1701" w:type="dxa"/>
            <w:tcBorders>
              <w:right w:val="nil"/>
            </w:tcBorders>
            <w:shd w:val="clear" w:color="auto" w:fill="D4E0F4" w:themeFill="accent2" w:themeFillTint="3F"/>
            <w:hideMark/>
            <w:tcPrChange w:id="1737"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1CA267BD" w14:textId="77777777" w:rsidR="00B56A50" w:rsidRPr="00910881" w:rsidRDefault="00B56A50">
            <w:pPr>
              <w:rPr>
                <w:ins w:id="1738" w:author="Schult, Christoph" w:date="2026-09-10T17:39:00Z" w16du:dateUtc="2026-09-10T15:39:00Z"/>
                <w:rFonts w:eastAsia="Times New Roman"/>
                <w:rPrChange w:id="1739" w:author="Schult, Christoph" w:date="2026-09-11T10:25:00Z" w16du:dateUtc="2026-09-11T08:25:00Z">
                  <w:rPr>
                    <w:ins w:id="1740" w:author="Schult, Christoph" w:date="2026-09-10T17:39:00Z" w16du:dateUtc="2026-09-10T15:39:00Z"/>
                    <w:color w:val="000000"/>
                  </w:rPr>
                </w:rPrChange>
              </w:rPr>
              <w:pPrChange w:id="1741" w:author="Schult, Christoph" w:date="2026-09-17T13:51:00Z" w16du:dateUtc="2026-09-17T11:51:00Z">
                <w:pPr>
                  <w:spacing w:after="168"/>
                </w:pPr>
              </w:pPrChange>
            </w:pPr>
            <w:ins w:id="1742" w:author="Schult, Christoph" w:date="2026-09-10T17:39:00Z" w16du:dateUtc="2026-09-10T15:39:00Z">
              <w:r>
                <w:rPr>
                  <w:rFonts w:eastAsia="Times New Roman"/>
                  <w:rPrChange w:id="1743" w:author="Schult, Christoph" w:date="2026-09-11T10:25:00Z" w16du:dateUtc="2026-09-11T08:25:00Z">
                    <w:rPr>
                      <w:color w:val="000000"/>
                    </w:rPr>
                  </w:rPrChange>
                </w:rPr>
                <w:t>Green credit — commercial banks</w:t>
              </w:r>
            </w:ins>
          </w:p>
        </w:tc>
        <w:tc>
          <w:tcPr>
            <w:tcW w:w="1926" w:type="dxa"/>
            <w:tcBorders>
              <w:left w:val="nil"/>
              <w:right w:val="nil"/>
            </w:tcBorders>
            <w:shd w:val="clear" w:color="auto" w:fill="D4E0F4" w:themeFill="accent2" w:themeFillTint="3F"/>
            <w:hideMark/>
            <w:tcPrChange w:id="1744" w:author="Schult, Christoph" w:date="2026-09-10T17:40:00Z" w16du:dateUtc="2026-09-10T15:40:00Z">
              <w:tcPr>
                <w:tcW w:w="0" w:type="auto"/>
                <w:tcMar>
                  <w:top w:w="75" w:type="dxa"/>
                  <w:left w:w="150" w:type="dxa"/>
                  <w:bottom w:w="75" w:type="dxa"/>
                  <w:right w:w="150" w:type="dxa"/>
                </w:tcMar>
                <w:vAlign w:val="center"/>
                <w:hideMark/>
              </w:tcPr>
            </w:tcPrChange>
          </w:tcPr>
          <w:p w14:paraId="1D7290AF" w14:textId="300468D9" w:rsidR="00B56A50" w:rsidRPr="00910881" w:rsidRDefault="007D48B9">
            <w:pPr>
              <w:rPr>
                <w:ins w:id="1745" w:author="Schult, Christoph" w:date="2026-09-10T17:39:00Z" w16du:dateUtc="2026-09-10T15:39:00Z"/>
                <w:rFonts w:eastAsia="Times New Roman"/>
                <w:rPrChange w:id="1746" w:author="Schult, Christoph" w:date="2026-09-11T10:25:00Z" w16du:dateUtc="2026-09-11T08:25:00Z">
                  <w:rPr>
                    <w:ins w:id="1747" w:author="Schult, Christoph" w:date="2026-09-10T17:39:00Z" w16du:dateUtc="2026-09-10T15:39:00Z"/>
                    <w:color w:val="000000"/>
                  </w:rPr>
                </w:rPrChange>
              </w:rPr>
              <w:pPrChange w:id="1748" w:author="Schult, Christoph" w:date="2026-09-17T13:51:00Z" w16du:dateUtc="2026-09-17T11:51:00Z">
                <w:pPr>
                  <w:spacing w:after="168"/>
                  <w:jc w:val="right"/>
                </w:pPr>
              </w:pPrChange>
            </w:pPr>
            <w:ins w:id="1749" w:author="Schult, Christoph" w:date="2026-09-14T11:39:00Z" w16du:dateUtc="2026-09-14T09:39:00Z">
              <w:r>
                <w:t>≈</w:t>
              </w:r>
            </w:ins>
            <w:ins w:id="1750" w:author="Schult, Christoph" w:date="2026-09-10T17:39:00Z" w16du:dateUtc="2026-09-10T15:39:00Z">
              <w:r>
                <w:rPr>
                  <w:rFonts w:eastAsia="Times New Roman"/>
                  <w:rPrChange w:id="1751" w:author="Schult, Christoph" w:date="2026-09-11T10:25:00Z" w16du:dateUtc="2026-09-11T08:25:00Z">
                    <w:rPr>
                      <w:color w:val="000000"/>
                    </w:rPr>
                  </w:rPrChange>
                </w:rPr>
                <w:t>7.0–8.0%</w:t>
              </w:r>
            </w:ins>
          </w:p>
        </w:tc>
        <w:tc>
          <w:tcPr>
            <w:tcW w:w="1926" w:type="dxa"/>
            <w:tcBorders>
              <w:left w:val="nil"/>
              <w:right w:val="nil"/>
            </w:tcBorders>
            <w:shd w:val="clear" w:color="auto" w:fill="D4E0F4" w:themeFill="accent2" w:themeFillTint="3F"/>
            <w:hideMark/>
            <w:tcPrChange w:id="1752"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4F2546F1" w14:textId="77777777" w:rsidR="00B56A50" w:rsidRPr="00910881" w:rsidRDefault="00B56A50">
            <w:pPr>
              <w:rPr>
                <w:ins w:id="1753" w:author="Schult, Christoph" w:date="2026-09-10T17:39:00Z" w16du:dateUtc="2026-09-10T15:39:00Z"/>
                <w:rFonts w:eastAsia="Times New Roman"/>
                <w:rPrChange w:id="1754" w:author="Schult, Christoph" w:date="2026-09-11T10:25:00Z" w16du:dateUtc="2026-09-11T08:25:00Z">
                  <w:rPr>
                    <w:ins w:id="1755" w:author="Schult, Christoph" w:date="2026-09-10T17:39:00Z" w16du:dateUtc="2026-09-10T15:39:00Z"/>
                    <w:color w:val="000000"/>
                  </w:rPr>
                </w:rPrChange>
              </w:rPr>
              <w:pPrChange w:id="1756" w:author="Schult, Christoph" w:date="2026-09-17T13:51:00Z" w16du:dateUtc="2026-09-17T11:51:00Z">
                <w:pPr>
                  <w:spacing w:after="168"/>
                </w:pPr>
              </w:pPrChange>
            </w:pPr>
            <w:ins w:id="1757" w:author="Schult, Christoph" w:date="2026-09-10T17:39:00Z" w16du:dateUtc="2026-09-10T15:39:00Z">
              <w:r>
                <w:rPr>
                  <w:rFonts w:eastAsia="Times New Roman"/>
                  <w:rPrChange w:id="1758" w:author="Schult, Christoph" w:date="2026-09-11T10:25:00Z" w16du:dateUtc="2026-09-11T08:25:00Z">
                    <w:rPr>
                      <w:color w:val="000000"/>
                    </w:rPr>
                  </w:rPrChange>
                </w:rPr>
                <w:t>1–10 yr</w:t>
              </w:r>
            </w:ins>
          </w:p>
        </w:tc>
        <w:tc>
          <w:tcPr>
            <w:tcW w:w="1926" w:type="dxa"/>
            <w:tcBorders>
              <w:left w:val="nil"/>
              <w:right w:val="nil"/>
            </w:tcBorders>
            <w:shd w:val="clear" w:color="auto" w:fill="D4E0F4" w:themeFill="accent2" w:themeFillTint="3F"/>
            <w:hideMark/>
            <w:tcPrChange w:id="1759" w:author="Schult, Christoph" w:date="2026-09-10T17:40:00Z" w16du:dateUtc="2026-09-10T15:40:00Z">
              <w:tcPr>
                <w:tcW w:w="0" w:type="auto"/>
                <w:gridSpan w:val="2"/>
                <w:tcMar>
                  <w:top w:w="75" w:type="dxa"/>
                  <w:left w:w="150" w:type="dxa"/>
                  <w:bottom w:w="75" w:type="dxa"/>
                  <w:right w:w="150" w:type="dxa"/>
                </w:tcMar>
                <w:vAlign w:val="center"/>
                <w:hideMark/>
              </w:tcPr>
            </w:tcPrChange>
          </w:tcPr>
          <w:p w14:paraId="641F5C52" w14:textId="77777777" w:rsidR="00B56A50" w:rsidRPr="00910881" w:rsidRDefault="00B56A50">
            <w:pPr>
              <w:rPr>
                <w:ins w:id="1760" w:author="Schult, Christoph" w:date="2026-09-10T17:39:00Z" w16du:dateUtc="2026-09-10T15:39:00Z"/>
                <w:rFonts w:eastAsia="Times New Roman"/>
                <w:rPrChange w:id="1761" w:author="Schult, Christoph" w:date="2026-09-11T10:25:00Z" w16du:dateUtc="2026-09-11T08:25:00Z">
                  <w:rPr>
                    <w:ins w:id="1762" w:author="Schult, Christoph" w:date="2026-09-10T17:39:00Z" w16du:dateUtc="2026-09-10T15:39:00Z"/>
                    <w:color w:val="000000"/>
                  </w:rPr>
                </w:rPrChange>
              </w:rPr>
              <w:pPrChange w:id="1763" w:author="Schult, Christoph" w:date="2026-09-17T13:51:00Z" w16du:dateUtc="2026-09-17T11:51:00Z">
                <w:pPr>
                  <w:spacing w:after="168"/>
                </w:pPr>
              </w:pPrChange>
            </w:pPr>
            <w:ins w:id="1764" w:author="Schult, Christoph" w:date="2026-09-10T17:39:00Z" w16du:dateUtc="2026-09-10T15:39:00Z">
              <w:r>
                <w:rPr>
                  <w:rFonts w:eastAsia="Times New Roman"/>
                  <w:rPrChange w:id="1765" w:author="Schult, Christoph" w:date="2026-09-11T10:25:00Z" w16du:dateUtc="2026-09-11T08:25:00Z">
                    <w:rPr>
                      <w:color w:val="000000"/>
                    </w:rPr>
                  </w:rPrChange>
                </w:rPr>
                <w:t>BIDV, VietinBank, Vietcombank</w:t>
              </w:r>
            </w:ins>
          </w:p>
        </w:tc>
        <w:tc>
          <w:tcPr>
            <w:tcW w:w="1926" w:type="dxa"/>
            <w:tcBorders>
              <w:left w:val="nil"/>
            </w:tcBorders>
            <w:shd w:val="clear" w:color="auto" w:fill="D4E0F4" w:themeFill="accent2" w:themeFillTint="3F"/>
            <w:hideMark/>
            <w:tcPrChange w:id="1766" w:author="Schult, Christoph" w:date="2026-09-10T17:40:00Z" w16du:dateUtc="2026-09-10T15:40:00Z">
              <w:tcPr>
                <w:tcW w:w="0" w:type="auto"/>
                <w:gridSpan w:val="3"/>
                <w:tcMar>
                  <w:top w:w="75" w:type="dxa"/>
                  <w:left w:w="150" w:type="dxa"/>
                  <w:bottom w:w="75" w:type="dxa"/>
                  <w:right w:w="150" w:type="dxa"/>
                </w:tcMar>
                <w:vAlign w:val="center"/>
                <w:hideMark/>
              </w:tcPr>
            </w:tcPrChange>
          </w:tcPr>
          <w:p w14:paraId="2225AEA7" w14:textId="77777777" w:rsidR="00B56A50" w:rsidRPr="00C35CC9" w:rsidRDefault="00B56A50">
            <w:pPr>
              <w:rPr>
                <w:ins w:id="1767" w:author="Schult, Christoph" w:date="2026-09-10T17:39:00Z" w16du:dateUtc="2026-09-10T15:39:00Z"/>
                <w:rFonts w:eastAsia="Times New Roman"/>
                <w:lang w:val="en-US"/>
                <w:rPrChange w:id="1768" w:author="Schult, Christoph" w:date="2026-09-11T17:01:00Z" w16du:dateUtc="2026-09-11T15:01:00Z">
                  <w:rPr>
                    <w:ins w:id="1769" w:author="Schult, Christoph" w:date="2026-09-10T17:39:00Z" w16du:dateUtc="2026-09-10T15:39:00Z"/>
                    <w:rFonts w:ascii="Segoe UI" w:hAnsi="Segoe UI" w:cs="Segoe UI"/>
                    <w:color w:val="000000"/>
                    <w:sz w:val="21"/>
                    <w:szCs w:val="21"/>
                  </w:rPr>
                </w:rPrChange>
              </w:rPr>
              <w:pPrChange w:id="1770" w:author="Schult, Christoph" w:date="2026-09-17T13:51:00Z" w16du:dateUtc="2026-09-17T11:51:00Z">
                <w:pPr>
                  <w:spacing w:after="168"/>
                </w:pPr>
              </w:pPrChange>
            </w:pPr>
            <w:ins w:id="1771" w:author="Schult, Christoph" w:date="2026-09-10T17:39:00Z" w16du:dateUtc="2026-09-10T15:39:00Z">
              <w:r>
                <w:rPr>
                  <w:rFonts w:eastAsia="Times New Roman"/>
                  <w:lang w:val="en-US"/>
                  <w:rPrChange w:id="1772" w:author="Schult, Christoph" w:date="2026-09-11T17:01:00Z" w16du:dateUtc="2026-09-11T15:01:00Z">
                    <w:rPr>
                      <w:rFonts w:ascii="Segoe UI" w:hAnsi="Segoe UI" w:cs="Segoe UI"/>
                      <w:color w:val="000000"/>
                      <w:sz w:val="21"/>
                      <w:szCs w:val="21"/>
                    </w:rPr>
                  </w:rPrChange>
                </w:rPr>
                <w:t>Domestic private / household capital — the </w:t>
              </w:r>
              <w:r>
                <w:rPr>
                  <w:rStyle w:val="Strong"/>
                  <w:rFonts w:ascii="Cambria" w:hAnsi="Cambria" w:cs="Times New Roman"/>
                  <w:sz w:val="18"/>
                  <w:szCs w:val="20"/>
                  <w:lang w:val="en-US" w:eastAsia="de-DE"/>
                  <w:rPrChange w:id="1773" w:author="Schult, Christoph" w:date="2026-09-11T17:01:00Z" w16du:dateUtc="2026-09-11T15:01:00Z">
                    <w:rPr>
                      <w:rStyle w:val="Strong"/>
                      <w:rFonts w:ascii="Segoe UI" w:hAnsi="Segoe UI" w:cs="Segoe UI"/>
                      <w:color w:val="000000"/>
                      <w:sz w:val="21"/>
                      <w:szCs w:val="21"/>
                    </w:rPr>
                  </w:rPrChange>
                </w:rPr>
                <w:t>residual</w:t>
              </w:r>
              <w:r>
                <w:rPr>
                  <w:rFonts w:eastAsia="Times New Roman"/>
                  <w:lang w:val="en-US"/>
                  <w:rPrChange w:id="1774" w:author="Schult, Christoph" w:date="2026-09-11T17:01:00Z" w16du:dateUtc="2026-09-11T15:01:00Z">
                    <w:rPr>
                      <w:rFonts w:ascii="Segoe UI" w:hAnsi="Segoe UI" w:cs="Segoe UI"/>
                      <w:color w:val="000000"/>
                      <w:sz w:val="21"/>
                      <w:szCs w:val="21"/>
                    </w:rPr>
                  </w:rPrChange>
                </w:rPr>
                <w:t>; its return is determined by the model, not set as an assumption</w:t>
              </w:r>
            </w:ins>
          </w:p>
        </w:tc>
      </w:tr>
    </w:tbl>
    <w:p w14:paraId="045A6E06" w14:textId="28ACBEFF" w:rsidR="00B56A50" w:rsidRPr="00CF0A95" w:rsidRDefault="00B56A50">
      <w:pPr>
        <w:pStyle w:val="Quelle"/>
        <w:rPr>
          <w:ins w:id="1775" w:author="Schult, Christoph" w:date="2026-09-10T17:39:00Z" w16du:dateUtc="2026-09-10T15:39:00Z"/>
          <w:lang w:val="en-GB"/>
          <w:rPrChange w:id="1776" w:author="GIZ" w:date="2026-09-15T09:15:00Z" w16du:dateUtc="2026-09-15T07:15:00Z">
            <w:rPr>
              <w:ins w:id="1777" w:author="Schult, Christoph" w:date="2026-09-10T17:39:00Z" w16du:dateUtc="2026-09-10T15:39:00Z"/>
              <w:rFonts w:ascii="Cambria" w:hAnsi="Cambria"/>
              <w:sz w:val="18"/>
              <w:lang w:eastAsia="de-DE"/>
            </w:rPr>
          </w:rPrChange>
        </w:rPr>
        <w:pPrChange w:id="1778" w:author="Schult, Christoph" w:date="2026-09-10T17:42:00Z" w16du:dateUtc="2026-09-10T15:42:00Z">
          <w:pPr>
            <w:pStyle w:val="CommentSubject"/>
            <w:spacing w:after="240"/>
          </w:pPr>
        </w:pPrChange>
      </w:pPr>
      <w:ins w:id="1779" w:author="Schult, Christoph" w:date="2026-09-10T17:39:00Z" w16du:dateUtc="2026-09-10T15:39:00Z">
        <w:r>
          <w:rPr>
            <w:lang w:val="en-GB"/>
            <w:rPrChange w:id="1780" w:author="GIZ" w:date="2026-09-15T09:15:00Z" w16du:dateUtc="2026-09-15T07:15:00Z">
              <w:rPr>
                <w:rStyle w:val="Emphasis"/>
                <w:rFonts w:ascii="Segoe UI" w:hAnsi="Segoe UI" w:cs="Segoe UI"/>
                <w:color w:val="000000"/>
                <w:sz w:val="21"/>
                <w:szCs w:val="21"/>
              </w:rPr>
            </w:rPrChange>
          </w:rPr>
          <w:t>Notes</w:t>
        </w:r>
      </w:ins>
      <w:ins w:id="1781" w:author="Schult, Christoph" w:date="2026-09-10T17:42:00Z" w16du:dateUtc="2026-09-10T15:42:00Z">
        <w:r>
          <w:rPr>
            <w:lang w:val="en-US"/>
            <w:rPrChange w:id="1782" w:author="Schult, Christoph" w:date="2026-09-11T09:36:00Z" w16du:dateUtc="2026-09-11T07:36:00Z">
              <w:rPr/>
            </w:rPrChange>
          </w:rPr>
          <w:t>:</w:t>
        </w:r>
      </w:ins>
      <w:ins w:id="1783" w:author="Schult, Christoph" w:date="2026-09-10T17:39:00Z" w16du:dateUtc="2026-09-10T15:39:00Z">
        <w:r>
          <w:rPr>
            <w:lang w:val="en-US"/>
            <w:rPrChange w:id="1784" w:author="Schult, Christoph" w:date="2026-09-11T09:36:00Z" w16du:dateUtc="2026-09-11T07:36:00Z">
              <w:rPr/>
            </w:rPrChange>
          </w:rPr>
          <w:t> Baseline commercial borrowing cost for private energy projects is 8–10% (IWH Financial Assessment 2025); the concessional, blended, and sovereign-bond instruments are the levers that pull the portfolio average below that range. Rates reflect 2025–26 conditions and do </w:t>
        </w:r>
        <w:r>
          <w:rPr>
            <w:rStyle w:val="Strong"/>
            <w:lang w:val="en-US"/>
            <w:rPrChange w:id="1785" w:author="Schult, Christoph" w:date="2026-09-11T09:36:00Z" w16du:dateUtc="2026-09-11T07:36:00Z">
              <w:rPr>
                <w:rStyle w:val="Strong"/>
                <w:rFonts w:ascii="Segoe UI" w:hAnsi="Segoe UI" w:cs="Segoe UI"/>
                <w:color w:val="000000"/>
                <w:sz w:val="21"/>
                <w:szCs w:val="21"/>
              </w:rPr>
            </w:rPrChange>
          </w:rPr>
          <w:t>not</w:t>
        </w:r>
        <w:r>
          <w:rPr>
            <w:lang w:val="en-US"/>
            <w:rPrChange w:id="1786" w:author="Schult, Christoph" w:date="2026-09-11T09:36:00Z" w16du:dateUtc="2026-09-11T07:36:00Z">
              <w:rPr/>
            </w:rPrChange>
          </w:rPr>
          <w:t> yet embed the 2% ESG interest-rate subsidy (Resolution 198/2025/QH15) or a green-collateral framework.</w:t>
        </w:r>
      </w:ins>
    </w:p>
    <w:p w14:paraId="089BA3FD" w14:textId="544BE76D" w:rsidR="00ED0CCD" w:rsidRPr="00CF0A95" w:rsidRDefault="00ED0CCD">
      <w:pPr>
        <w:rPr>
          <w:ins w:id="1787" w:author="Schult, Christoph" w:date="2026-09-10T17:47:00Z" w16du:dateUtc="2026-09-10T15:47:00Z"/>
          <w:rFonts w:ascii="Segoe UI" w:eastAsia="Times New Roman" w:hAnsi="Segoe UI" w:cs="Segoe UI"/>
          <w:color w:val="000000"/>
          <w:sz w:val="21"/>
          <w:szCs w:val="21"/>
          <w:lang w:val="en-GB"/>
          <w:rPrChange w:id="1788" w:author="GIZ" w:date="2026-09-15T09:15:00Z" w16du:dateUtc="2026-09-15T07:15:00Z">
            <w:rPr>
              <w:ins w:id="1789" w:author="Schult, Christoph" w:date="2026-09-10T17:47:00Z" w16du:dateUtc="2026-09-10T15:47:00Z"/>
              <w:rFonts w:ascii="Segoe UI" w:eastAsia="Times New Roman" w:hAnsi="Segoe UI" w:cs="Segoe UI"/>
              <w:color w:val="000000"/>
              <w:sz w:val="21"/>
              <w:szCs w:val="21"/>
            </w:rPr>
          </w:rPrChange>
        </w:rPr>
      </w:pPr>
      <w:ins w:id="1790" w:author="Schult, Christoph" w:date="2026-09-10T17:47:00Z" w16du:dateUtc="2026-09-10T15:47:00Z">
        <w:r>
          <w:rPr>
            <w:rFonts w:ascii="Segoe UI" w:hAnsi="Segoe UI" w:cs="Segoe UI"/>
            <w:color w:val="000000"/>
            <w:sz w:val="21"/>
            <w:szCs w:val="21"/>
            <w:lang w:val="en-US"/>
            <w:rPrChange w:id="1791" w:author="Schult, Christoph" w:date="2026-09-11T09:36:00Z" w16du:dateUtc="2026-09-11T07:36:00Z">
              <w:rPr>
                <w:rFonts w:ascii="Segoe UI" w:hAnsi="Segoe UI" w:cs="Segoe UI"/>
                <w:color w:val="000000"/>
                <w:sz w:val="21"/>
                <w:szCs w:val="21"/>
              </w:rPr>
            </w:rPrChange>
          </w:rPr>
          <w:br w:type="page"/>
        </w:r>
      </w:ins>
    </w:p>
    <w:p w14:paraId="0805FD41" w14:textId="2C110441" w:rsidR="00053CD7" w:rsidRPr="00CF0A95" w:rsidRDefault="00053CD7">
      <w:pPr>
        <w:pStyle w:val="Caption"/>
        <w:rPr>
          <w:ins w:id="1792" w:author="Schult, Christoph" w:date="2026-09-10T17:44:00Z" w16du:dateUtc="2026-09-10T15:44:00Z"/>
          <w:rFonts w:ascii="Segoe UI" w:hAnsi="Segoe UI" w:cs="Segoe UI"/>
          <w:color w:val="000000"/>
          <w:sz w:val="21"/>
          <w:szCs w:val="21"/>
          <w:lang w:val="en-GB"/>
          <w:rPrChange w:id="1793" w:author="GIZ" w:date="2026-09-15T09:15:00Z" w16du:dateUtc="2026-09-15T07:15:00Z">
            <w:rPr>
              <w:ins w:id="1794" w:author="Schult, Christoph" w:date="2026-09-10T17:44:00Z" w16du:dateUtc="2026-09-10T15:44:00Z"/>
              <w:rFonts w:ascii="Segoe UI" w:hAnsi="Segoe UI" w:cs="Segoe UI"/>
              <w:color w:val="000000"/>
              <w:sz w:val="21"/>
              <w:szCs w:val="21"/>
              <w:lang w:eastAsia="de-DE"/>
            </w:rPr>
          </w:rPrChange>
        </w:rPr>
        <w:pPrChange w:id="1795" w:author="Schult, Christoph" w:date="2026-09-10T17:45:00Z" w16du:dateUtc="2026-09-10T15:45:00Z">
          <w:pPr>
            <w:pStyle w:val="CommentSubject"/>
            <w:spacing w:after="240"/>
          </w:pPr>
        </w:pPrChange>
      </w:pPr>
      <w:bookmarkStart w:id="1796" w:name="_Ref240286354"/>
      <w:bookmarkStart w:id="1797" w:name="_Toc240458097"/>
      <w:ins w:id="1798" w:author="Schult, Christoph" w:date="2026-09-10T17:45:00Z" w16du:dateUtc="2026-09-10T15:45:00Z">
        <w:r>
          <w:rPr>
            <w:lang w:val="en-US"/>
            <w:rPrChange w:id="1799" w:author="Schult, Christoph" w:date="2026-09-11T09:36:00Z" w16du:dateUtc="2026-09-11T07:36:00Z">
              <w:rPr/>
            </w:rPrChange>
          </w:rPr>
          <w:t xml:space="preserve">Table </w:t>
        </w:r>
        <w:r>
          <w:fldChar w:fldCharType="begin"/>
        </w:r>
        <w:r w:rsidRPr="00614ECB">
          <w:rPr>
            <w:lang w:val="en-US"/>
            <w:rPrChange w:id="1800" w:author="Albert, Joscha GIZ" w:date="2026-09-21T14:26:00Z" w16du:dateUtc="2026-09-21T12:26:00Z">
              <w:rPr>
                <w:b w:val="0"/>
                <w:bCs w:val="0"/>
              </w:rPr>
            </w:rPrChange>
          </w:rPr>
          <w:instrText xml:space="preserve"> SEQ Table \* ARABIC </w:instrText>
        </w:r>
      </w:ins>
      <w:r>
        <w:fldChar w:fldCharType="separate"/>
      </w:r>
      <w:ins w:id="1801" w:author="Schult, Christoph" w:date="2026-09-16T13:34:00Z" w16du:dateUtc="2026-09-16T11:34:00Z">
        <w:r>
          <w:rPr>
            <w:noProof/>
            <w:lang w:val="en-US"/>
          </w:rPr>
          <w:t>4</w:t>
        </w:r>
      </w:ins>
      <w:ins w:id="1802" w:author="Schult, Christoph" w:date="2026-09-10T17:45:00Z" w16du:dateUtc="2026-09-10T15:45:00Z">
        <w:r>
          <w:fldChar w:fldCharType="end"/>
        </w:r>
      </w:ins>
      <w:bookmarkEnd w:id="1796"/>
      <w:ins w:id="1803" w:author="Schult, Christoph" w:date="2026-09-11T10:19:00Z" w16du:dateUtc="2026-09-11T08:19:00Z">
        <w:r>
          <w:rPr>
            <w:lang w:val="en-US"/>
            <w:rPrChange w:id="1804" w:author="Schult, Christoph" w:date="2026-09-11T10:19:00Z" w16du:dateUtc="2026-09-11T08:19:00Z">
              <w:rPr/>
            </w:rPrChange>
          </w:rPr>
          <w:t>:</w:t>
        </w:r>
      </w:ins>
      <w:ins w:id="1805" w:author="Schult, Christoph" w:date="2026-09-10T17:45:00Z" w16du:dateUtc="2026-09-10T15:45:00Z">
        <w:r>
          <w:rPr>
            <w:lang w:val="en-US"/>
            <w:rPrChange w:id="1806" w:author="Schult, Christoph" w:date="2026-09-11T09:36:00Z" w16du:dateUtc="2026-09-11T07:36:00Z">
              <w:rPr/>
            </w:rPrChange>
          </w:rPr>
          <w:t xml:space="preserve"> Portfolio allocation and resulting financing cost by architecture</w:t>
        </w:r>
      </w:ins>
      <w:bookmarkEnd w:id="1797"/>
    </w:p>
    <w:tbl>
      <w:tblPr>
        <w:tblStyle w:val="iwhtabellevorlage"/>
        <w:tblW w:w="5000" w:type="pct"/>
        <w:tblLayout w:type="fixed"/>
        <w:tblLook w:val="04A0" w:firstRow="1" w:lastRow="0" w:firstColumn="1" w:lastColumn="0" w:noHBand="0" w:noVBand="1"/>
        <w:tblPrChange w:id="1807" w:author="Schult, Christoph" w:date="2026-09-17T13:52:00Z" w16du:dateUtc="2026-09-17T11:52:00Z">
          <w:tblPr>
            <w:tblW w:w="0" w:type="auto"/>
            <w:tblLayout w:type="fixed"/>
            <w:tblLook w:val="04A0" w:firstRow="1" w:lastRow="0" w:firstColumn="1" w:lastColumn="0" w:noHBand="0" w:noVBand="1"/>
          </w:tblPr>
        </w:tblPrChange>
      </w:tblPr>
      <w:tblGrid>
        <w:gridCol w:w="2262"/>
        <w:gridCol w:w="1589"/>
        <w:gridCol w:w="1926"/>
        <w:gridCol w:w="1926"/>
        <w:gridCol w:w="1926"/>
        <w:tblGridChange w:id="1808">
          <w:tblGrid>
            <w:gridCol w:w="5"/>
            <w:gridCol w:w="355"/>
            <w:gridCol w:w="720"/>
            <w:gridCol w:w="720"/>
            <w:gridCol w:w="467"/>
            <w:gridCol w:w="253"/>
            <w:gridCol w:w="720"/>
            <w:gridCol w:w="616"/>
            <w:gridCol w:w="1926"/>
            <w:gridCol w:w="1926"/>
            <w:gridCol w:w="1926"/>
          </w:tblGrid>
        </w:tblGridChange>
      </w:tblGrid>
      <w:tr w:rsidR="003134C3" w:rsidRPr="004E38DA" w14:paraId="5226865D" w14:textId="77777777" w:rsidTr="008B352D">
        <w:trPr>
          <w:cnfStyle w:val="100000000000" w:firstRow="1" w:lastRow="0" w:firstColumn="0" w:lastColumn="0" w:oddVBand="0" w:evenVBand="0" w:oddHBand="0" w:evenHBand="0" w:firstRowFirstColumn="0" w:firstRowLastColumn="0" w:lastRowFirstColumn="0" w:lastRowLastColumn="0"/>
          <w:ins w:id="1809" w:author="Schult, Christoph" w:date="2026-09-11T11:38:00Z"/>
          <w:trPrChange w:id="1810" w:author="Schult, Christoph" w:date="2026-09-17T13:52:00Z" w16du:dateUtc="2026-09-17T11:52:00Z">
            <w:trPr>
              <w:gridAfter w:val="4"/>
            </w:trPr>
          </w:trPrChange>
        </w:trPr>
        <w:tc>
          <w:tcPr>
            <w:cnfStyle w:val="001000000100" w:firstRow="0" w:lastRow="0" w:firstColumn="1" w:lastColumn="0" w:oddVBand="0" w:evenVBand="0" w:oddHBand="0" w:evenHBand="0" w:firstRowFirstColumn="1" w:firstRowLastColumn="0" w:lastRowFirstColumn="0" w:lastRowLastColumn="0"/>
            <w:tcW w:w="1175" w:type="pct"/>
            <w:hideMark/>
            <w:tcPrChange w:id="1811" w:author="Schult, Christoph" w:date="2026-09-17T13:52:00Z" w16du:dateUtc="2026-09-17T11:52:00Z">
              <w:tcPr>
                <w:tcW w:w="1604" w:type="dxa"/>
                <w:gridSpan w:val="2"/>
                <w:hideMark/>
              </w:tcPr>
            </w:tcPrChange>
          </w:tcPr>
          <w:p w14:paraId="4E87C6BB" w14:textId="77777777" w:rsidR="003134C3" w:rsidRPr="004E38DA" w:rsidRDefault="003134C3">
            <w:pPr>
              <w:cnfStyle w:val="101000000100" w:firstRow="1" w:lastRow="0" w:firstColumn="1" w:lastColumn="0" w:oddVBand="0" w:evenVBand="0" w:oddHBand="0" w:evenHBand="0" w:firstRowFirstColumn="1" w:firstRowLastColumn="0" w:lastRowFirstColumn="0" w:lastRowLastColumn="0"/>
              <w:rPr>
                <w:ins w:id="1812" w:author="Schult, Christoph" w:date="2026-09-11T11:38:00Z"/>
                <w:rFonts w:asciiTheme="minorHAnsi" w:hAnsiTheme="minorHAnsi" w:cstheme="minorHAnsi"/>
                <w:sz w:val="22"/>
                <w:szCs w:val="22"/>
                <w:rPrChange w:id="1813" w:author="Schult, Christoph" w:date="2026-09-17T18:38:00Z" w16du:dateUtc="2026-09-17T16:38:00Z">
                  <w:rPr>
                    <w:ins w:id="1814" w:author="Schult, Christoph" w:date="2026-09-11T11:38:00Z"/>
                  </w:rPr>
                </w:rPrChange>
              </w:rPr>
              <w:pPrChange w:id="1815" w:author="Schult, Christoph" w:date="2026-09-17T18:38:00Z" w16du:dateUtc="2026-09-17T16:38:00Z">
                <w:pPr>
                  <w:pStyle w:val="IWHFlietext"/>
                  <w:cnfStyle w:val="101000000100" w:firstRow="1" w:lastRow="0" w:firstColumn="1" w:lastColumn="0" w:oddVBand="0" w:evenVBand="0" w:oddHBand="0" w:evenHBand="0" w:firstRowFirstColumn="1" w:firstRowLastColumn="0" w:lastRowFirstColumn="0" w:lastRowLastColumn="0"/>
                </w:pPr>
              </w:pPrChange>
            </w:pPr>
            <w:ins w:id="1816" w:author="Schult, Christoph" w:date="2026-09-11T11:38:00Z">
              <w:r>
                <w:rPr>
                  <w:rFonts w:asciiTheme="minorHAnsi" w:hAnsiTheme="minorHAnsi" w:cstheme="minorHAnsi"/>
                  <w:szCs w:val="22"/>
                  <w:lang w:eastAsia="en-US"/>
                  <w:rPrChange w:id="1817" w:author="Schult, Christoph" w:date="2026-09-17T18:38:00Z" w16du:dateUtc="2026-09-17T16:38:00Z">
                    <w:rPr/>
                  </w:rPrChange>
                </w:rPr>
                <w:t>Instrument</w:t>
              </w:r>
            </w:ins>
          </w:p>
        </w:tc>
        <w:tc>
          <w:tcPr>
            <w:tcW w:w="825" w:type="pct"/>
            <w:hideMark/>
            <w:tcPrChange w:id="1818" w:author="Schult, Christoph" w:date="2026-09-17T13:52:00Z" w16du:dateUtc="2026-09-17T11:52:00Z">
              <w:tcPr>
                <w:tcW w:w="1605" w:type="dxa"/>
                <w:hideMark/>
              </w:tcPr>
            </w:tcPrChange>
          </w:tcPr>
          <w:p w14:paraId="49DFC0CF" w14:textId="77777777" w:rsidR="003134C3" w:rsidRPr="004E38DA" w:rsidRDefault="003134C3">
            <w:pPr>
              <w:cnfStyle w:val="100000000000" w:firstRow="1" w:lastRow="0" w:firstColumn="0" w:lastColumn="0" w:oddVBand="0" w:evenVBand="0" w:oddHBand="0" w:evenHBand="0" w:firstRowFirstColumn="0" w:firstRowLastColumn="0" w:lastRowFirstColumn="0" w:lastRowLastColumn="0"/>
              <w:rPr>
                <w:ins w:id="1819" w:author="Schult, Christoph" w:date="2026-09-11T11:38:00Z"/>
                <w:rFonts w:asciiTheme="minorHAnsi" w:hAnsiTheme="minorHAnsi" w:cstheme="minorHAnsi"/>
                <w:sz w:val="22"/>
                <w:szCs w:val="22"/>
                <w:rPrChange w:id="1820" w:author="Schult, Christoph" w:date="2026-09-17T18:38:00Z" w16du:dateUtc="2026-09-17T16:38:00Z">
                  <w:rPr>
                    <w:ins w:id="1821" w:author="Schult, Christoph" w:date="2026-09-11T11:38:00Z"/>
                  </w:rPr>
                </w:rPrChange>
              </w:rPr>
              <w:pPrChange w:id="1822" w:author="Schult, Christoph" w:date="2026-09-17T18:38:00Z" w16du:dateUtc="2026-09-17T16:38:00Z">
                <w:pPr>
                  <w:pStyle w:val="IWHFlietext"/>
                  <w:cnfStyle w:val="100000000000" w:firstRow="1" w:lastRow="0" w:firstColumn="0" w:lastColumn="0" w:oddVBand="0" w:evenVBand="0" w:oddHBand="0" w:evenHBand="0" w:firstRowFirstColumn="0" w:firstRowLastColumn="0" w:lastRowFirstColumn="0" w:lastRowLastColumn="0"/>
                </w:pPr>
              </w:pPrChange>
            </w:pPr>
            <w:ins w:id="1823" w:author="Schult, Christoph" w:date="2026-09-11T11:38:00Z">
              <w:r>
                <w:rPr>
                  <w:rFonts w:asciiTheme="minorHAnsi" w:hAnsiTheme="minorHAnsi" w:cstheme="minorHAnsi"/>
                  <w:szCs w:val="22"/>
                  <w:lang w:eastAsia="en-US"/>
                  <w:rPrChange w:id="1824" w:author="Schult, Christoph" w:date="2026-09-17T18:38:00Z" w16du:dateUtc="2026-09-17T16:38:00Z">
                    <w:rPr/>
                  </w:rPrChange>
                </w:rPr>
                <w:t>Model channel</w:t>
              </w:r>
            </w:ins>
          </w:p>
        </w:tc>
        <w:tc>
          <w:tcPr>
            <w:tcW w:w="1000" w:type="pct"/>
            <w:hideMark/>
            <w:tcPrChange w:id="1825" w:author="Schult, Christoph" w:date="2026-09-17T13:52:00Z" w16du:dateUtc="2026-09-17T11:52:00Z">
              <w:tcPr>
                <w:tcW w:w="1605" w:type="dxa"/>
                <w:hideMark/>
              </w:tcPr>
            </w:tcPrChange>
          </w:tcPr>
          <w:p w14:paraId="27F4ACFA" w14:textId="56747E83" w:rsidR="003134C3" w:rsidRPr="004E38DA" w:rsidRDefault="003134C3">
            <w:pPr>
              <w:cnfStyle w:val="100000000000" w:firstRow="1" w:lastRow="0" w:firstColumn="0" w:lastColumn="0" w:oddVBand="0" w:evenVBand="0" w:oddHBand="0" w:evenHBand="0" w:firstRowFirstColumn="0" w:firstRowLastColumn="0" w:lastRowFirstColumn="0" w:lastRowLastColumn="0"/>
              <w:rPr>
                <w:ins w:id="1826" w:author="Schult, Christoph" w:date="2026-09-11T11:38:00Z"/>
                <w:rFonts w:asciiTheme="minorHAnsi" w:eastAsia="Times New Roman" w:hAnsiTheme="minorHAnsi" w:cstheme="minorHAnsi"/>
                <w:sz w:val="22"/>
                <w:szCs w:val="22"/>
                <w:lang w:val="en-GB"/>
                <w:rPrChange w:id="1827" w:author="Schult, Christoph" w:date="2026-09-17T18:38:00Z" w16du:dateUtc="2026-09-17T16:38:00Z">
                  <w:rPr>
                    <w:ins w:id="1828" w:author="Schult, Christoph" w:date="2026-09-11T11:38:00Z"/>
                  </w:rPr>
                </w:rPrChange>
              </w:rPr>
              <w:pPrChange w:id="1829" w:author="Schult, Christoph" w:date="2026-09-17T18:38:00Z" w16du:dateUtc="2026-09-17T16:38:00Z">
                <w:pPr>
                  <w:pStyle w:val="IWHFlietext"/>
                  <w:cnfStyle w:val="100000000000" w:firstRow="1" w:lastRow="0" w:firstColumn="0" w:lastColumn="0" w:oddVBand="0" w:evenVBand="0" w:oddHBand="0" w:evenHBand="0" w:firstRowFirstColumn="0" w:firstRowLastColumn="0" w:lastRowFirstColumn="0" w:lastRowLastColumn="0"/>
                </w:pPr>
              </w:pPrChange>
            </w:pPr>
            <w:ins w:id="1830" w:author="Schult, Christoph" w:date="2026-09-11T11:38:00Z">
              <w:r>
                <w:rPr>
                  <w:rFonts w:asciiTheme="minorHAnsi" w:hAnsiTheme="minorHAnsi" w:cstheme="minorHAnsi"/>
                  <w:szCs w:val="22"/>
                  <w:lang w:val="en-GB" w:eastAsia="en-US"/>
                  <w:rPrChange w:id="1831" w:author="Schult, Christoph" w:date="2026-09-17T18:38:00Z" w16du:dateUtc="2026-09-17T16:38:00Z">
                    <w:rPr/>
                  </w:rPrChange>
                </w:rPr>
                <w:t>GF A — balanced</w:t>
              </w:r>
            </w:ins>
            <w:ins w:id="1832" w:author="Schult, Christoph" w:date="2026-09-11T16:18:00Z" w16du:dateUtc="2026-09-11T14:18:00Z">
              <w:r>
                <w:rPr>
                  <w:rFonts w:asciiTheme="minorHAnsi" w:hAnsiTheme="minorHAnsi" w:cstheme="minorHAnsi"/>
                  <w:szCs w:val="22"/>
                  <w:lang w:val="en-GB" w:eastAsia="en-US"/>
                  <w:rPrChange w:id="1833" w:author="Schult, Christoph" w:date="2026-09-17T18:38:00Z" w16du:dateUtc="2026-09-17T16:38:00Z">
                    <w:rPr/>
                  </w:rPrChange>
                </w:rPr>
                <w:t xml:space="preserve"> (PDP8 revised)</w:t>
              </w:r>
            </w:ins>
          </w:p>
        </w:tc>
        <w:tc>
          <w:tcPr>
            <w:tcW w:w="1000" w:type="pct"/>
            <w:hideMark/>
            <w:tcPrChange w:id="1834" w:author="Schult, Christoph" w:date="2026-09-17T13:52:00Z" w16du:dateUtc="2026-09-17T11:52:00Z">
              <w:tcPr>
                <w:tcW w:w="1605" w:type="dxa"/>
                <w:gridSpan w:val="2"/>
                <w:hideMark/>
              </w:tcPr>
            </w:tcPrChange>
          </w:tcPr>
          <w:p w14:paraId="709CBC3F" w14:textId="77777777" w:rsidR="003134C3" w:rsidRPr="004E38DA" w:rsidRDefault="003134C3">
            <w:pPr>
              <w:cnfStyle w:val="100000000000" w:firstRow="1" w:lastRow="0" w:firstColumn="0" w:lastColumn="0" w:oddVBand="0" w:evenVBand="0" w:oddHBand="0" w:evenHBand="0" w:firstRowFirstColumn="0" w:firstRowLastColumn="0" w:lastRowFirstColumn="0" w:lastRowLastColumn="0"/>
              <w:rPr>
                <w:ins w:id="1835" w:author="Schult, Christoph" w:date="2026-09-11T11:38:00Z"/>
                <w:rFonts w:asciiTheme="minorHAnsi" w:hAnsiTheme="minorHAnsi" w:cstheme="minorHAnsi"/>
                <w:sz w:val="22"/>
                <w:szCs w:val="22"/>
                <w:rPrChange w:id="1836" w:author="Schult, Christoph" w:date="2026-09-17T18:38:00Z" w16du:dateUtc="2026-09-17T16:38:00Z">
                  <w:rPr>
                    <w:ins w:id="1837" w:author="Schult, Christoph" w:date="2026-09-11T11:38:00Z"/>
                  </w:rPr>
                </w:rPrChange>
              </w:rPr>
              <w:pPrChange w:id="1838" w:author="Schult, Christoph" w:date="2026-09-17T18:38:00Z" w16du:dateUtc="2026-09-17T16:38:00Z">
                <w:pPr>
                  <w:pStyle w:val="IWHFlietext"/>
                  <w:cnfStyle w:val="100000000000" w:firstRow="1" w:lastRow="0" w:firstColumn="0" w:lastColumn="0" w:oddVBand="0" w:evenVBand="0" w:oddHBand="0" w:evenHBand="0" w:firstRowFirstColumn="0" w:firstRowLastColumn="0" w:lastRowFirstColumn="0" w:lastRowLastColumn="0"/>
                </w:pPr>
              </w:pPrChange>
            </w:pPr>
            <w:ins w:id="1839" w:author="Schult, Christoph" w:date="2026-09-11T11:38:00Z">
              <w:r>
                <w:rPr>
                  <w:rFonts w:asciiTheme="minorHAnsi" w:hAnsiTheme="minorHAnsi" w:cstheme="minorHAnsi"/>
                  <w:szCs w:val="22"/>
                  <w:lang w:eastAsia="en-US"/>
                  <w:rPrChange w:id="1840" w:author="Schult, Christoph" w:date="2026-09-17T18:38:00Z" w16du:dateUtc="2026-09-17T16:38:00Z">
                    <w:rPr/>
                  </w:rPrChange>
                </w:rPr>
                <w:t>GF B — market-led</w:t>
              </w:r>
            </w:ins>
          </w:p>
        </w:tc>
        <w:tc>
          <w:tcPr>
            <w:tcW w:w="1000" w:type="pct"/>
            <w:hideMark/>
            <w:tcPrChange w:id="1841" w:author="Schult, Christoph" w:date="2026-09-17T13:52:00Z" w16du:dateUtc="2026-09-17T11:52:00Z">
              <w:tcPr>
                <w:tcW w:w="1605" w:type="dxa"/>
                <w:hideMark/>
              </w:tcPr>
            </w:tcPrChange>
          </w:tcPr>
          <w:p w14:paraId="47EEBD63" w14:textId="77777777" w:rsidR="003134C3" w:rsidRPr="004E38DA" w:rsidRDefault="003134C3">
            <w:pPr>
              <w:cnfStyle w:val="100000000000" w:firstRow="1" w:lastRow="0" w:firstColumn="0" w:lastColumn="0" w:oddVBand="0" w:evenVBand="0" w:oddHBand="0" w:evenHBand="0" w:firstRowFirstColumn="0" w:firstRowLastColumn="0" w:lastRowFirstColumn="0" w:lastRowLastColumn="0"/>
              <w:rPr>
                <w:ins w:id="1842" w:author="Schult, Christoph" w:date="2026-09-11T11:38:00Z"/>
                <w:rFonts w:asciiTheme="minorHAnsi" w:hAnsiTheme="minorHAnsi" w:cstheme="minorHAnsi"/>
                <w:sz w:val="22"/>
                <w:szCs w:val="22"/>
                <w:rPrChange w:id="1843" w:author="Schult, Christoph" w:date="2026-09-17T18:38:00Z" w16du:dateUtc="2026-09-17T16:38:00Z">
                  <w:rPr>
                    <w:ins w:id="1844" w:author="Schult, Christoph" w:date="2026-09-11T11:38:00Z"/>
                  </w:rPr>
                </w:rPrChange>
              </w:rPr>
              <w:pPrChange w:id="1845" w:author="Schult, Christoph" w:date="2026-09-17T18:38:00Z" w16du:dateUtc="2026-09-17T16:38:00Z">
                <w:pPr>
                  <w:pStyle w:val="IWHFlietext"/>
                  <w:cnfStyle w:val="100000000000" w:firstRow="1" w:lastRow="0" w:firstColumn="0" w:lastColumn="0" w:oddVBand="0" w:evenVBand="0" w:oddHBand="0" w:evenHBand="0" w:firstRowFirstColumn="0" w:firstRowLastColumn="0" w:lastRowFirstColumn="0" w:lastRowLastColumn="0"/>
                </w:pPr>
              </w:pPrChange>
            </w:pPr>
            <w:ins w:id="1846" w:author="Schult, Christoph" w:date="2026-09-11T11:38:00Z">
              <w:r>
                <w:rPr>
                  <w:rFonts w:asciiTheme="minorHAnsi" w:hAnsiTheme="minorHAnsi" w:cstheme="minorHAnsi"/>
                  <w:szCs w:val="22"/>
                  <w:lang w:eastAsia="en-US"/>
                  <w:rPrChange w:id="1847" w:author="Schult, Christoph" w:date="2026-09-17T18:38:00Z" w16du:dateUtc="2026-09-17T16:38:00Z">
                    <w:rPr/>
                  </w:rPrChange>
                </w:rPr>
                <w:t>GF C — public-led</w:t>
              </w:r>
            </w:ins>
          </w:p>
        </w:tc>
      </w:tr>
      <w:tr w:rsidR="003134C3" w:rsidRPr="004E38DA" w14:paraId="4602487A" w14:textId="77777777" w:rsidTr="008B352D">
        <w:trPr>
          <w:cnfStyle w:val="000000100000" w:firstRow="0" w:lastRow="0" w:firstColumn="0" w:lastColumn="0" w:oddVBand="0" w:evenVBand="0" w:oddHBand="1" w:evenHBand="0" w:firstRowFirstColumn="0" w:firstRowLastColumn="0" w:lastRowFirstColumn="0" w:lastRowLastColumn="0"/>
          <w:ins w:id="1848" w:author="Schult, Christoph" w:date="2026-09-11T11:38:00Z"/>
          <w:trPrChange w:id="1849"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1850" w:author="Schult, Christoph" w:date="2026-09-17T13:52:00Z" w16du:dateUtc="2026-09-17T11:52:00Z">
              <w:tcPr>
                <w:tcW w:w="1604" w:type="dxa"/>
                <w:gridSpan w:val="2"/>
                <w:hideMark/>
              </w:tcPr>
            </w:tcPrChange>
          </w:tcPr>
          <w:p w14:paraId="2AFD8FC1"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1851" w:author="Schult, Christoph" w:date="2026-09-11T11:38:00Z"/>
                <w:rFonts w:asciiTheme="minorHAnsi" w:hAnsiTheme="minorHAnsi" w:cstheme="minorHAnsi"/>
                <w:sz w:val="22"/>
                <w:szCs w:val="22"/>
                <w:rPrChange w:id="1852" w:author="Schult, Christoph" w:date="2026-09-17T18:38:00Z" w16du:dateUtc="2026-09-17T16:38:00Z">
                  <w:rPr>
                    <w:ins w:id="1853" w:author="Schult, Christoph" w:date="2026-09-11T11:38:00Z"/>
                  </w:rPr>
                </w:rPrChange>
              </w:rPr>
              <w:pPrChange w:id="1854"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1855" w:author="Schult, Christoph" w:date="2026-09-11T11:38:00Z">
              <w:r>
                <w:rPr>
                  <w:rFonts w:asciiTheme="minorHAnsi" w:hAnsiTheme="minorHAnsi" w:cstheme="minorHAnsi"/>
                  <w:szCs w:val="22"/>
                  <w:lang w:eastAsia="en-US"/>
                  <w:rPrChange w:id="1856" w:author="Schult, Christoph" w:date="2026-09-17T18:38:00Z" w16du:dateUtc="2026-09-17T16:38:00Z">
                    <w:rPr/>
                  </w:rPrChange>
                </w:rPr>
                <w:t>ODA / bilateral concessional</w:t>
              </w:r>
            </w:ins>
          </w:p>
        </w:tc>
        <w:tc>
          <w:tcPr>
            <w:tcW w:w="825" w:type="pct"/>
            <w:hideMark/>
            <w:tcPrChange w:id="1857" w:author="Schult, Christoph" w:date="2026-09-17T13:52:00Z" w16du:dateUtc="2026-09-17T11:52:00Z">
              <w:tcPr>
                <w:tcW w:w="1605" w:type="dxa"/>
                <w:hideMark/>
              </w:tcPr>
            </w:tcPrChange>
          </w:tcPr>
          <w:p w14:paraId="5C809D27"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858" w:author="Schult, Christoph" w:date="2026-09-11T11:38:00Z"/>
                <w:rFonts w:asciiTheme="minorHAnsi" w:hAnsiTheme="minorHAnsi" w:cstheme="minorHAnsi"/>
                <w:sz w:val="22"/>
                <w:szCs w:val="22"/>
                <w:rPrChange w:id="1859" w:author="Schult, Christoph" w:date="2026-09-17T18:38:00Z" w16du:dateUtc="2026-09-17T16:38:00Z">
                  <w:rPr>
                    <w:ins w:id="1860" w:author="Schult, Christoph" w:date="2026-09-11T11:38:00Z"/>
                  </w:rPr>
                </w:rPrChange>
              </w:rPr>
              <w:pPrChange w:id="1861"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862" w:author="Schult, Christoph" w:date="2026-09-11T11:38:00Z">
              <w:r>
                <w:rPr>
                  <w:rFonts w:asciiTheme="minorHAnsi" w:hAnsiTheme="minorHAnsi" w:cstheme="minorHAnsi"/>
                  <w:szCs w:val="22"/>
                  <w:lang w:eastAsia="en-US"/>
                  <w:rPrChange w:id="1863" w:author="Schult, Christoph" w:date="2026-09-17T18:38:00Z" w16du:dateUtc="2026-09-17T16:38:00Z">
                    <w:rPr/>
                  </w:rPrChange>
                </w:rPr>
                <w:t>Public</w:t>
              </w:r>
            </w:ins>
          </w:p>
        </w:tc>
        <w:tc>
          <w:tcPr>
            <w:tcW w:w="1000" w:type="pct"/>
            <w:hideMark/>
            <w:tcPrChange w:id="1864" w:author="Schult, Christoph" w:date="2026-09-17T13:52:00Z" w16du:dateUtc="2026-09-17T11:52:00Z">
              <w:tcPr>
                <w:tcW w:w="1605" w:type="dxa"/>
                <w:hideMark/>
              </w:tcPr>
            </w:tcPrChange>
          </w:tcPr>
          <w:p w14:paraId="4D19CA4B"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865" w:author="Schult, Christoph" w:date="2026-09-11T11:38:00Z"/>
                <w:rFonts w:asciiTheme="minorHAnsi" w:hAnsiTheme="minorHAnsi" w:cstheme="minorHAnsi"/>
                <w:sz w:val="22"/>
                <w:szCs w:val="22"/>
                <w:rPrChange w:id="1866" w:author="Schult, Christoph" w:date="2026-09-17T18:38:00Z" w16du:dateUtc="2026-09-17T16:38:00Z">
                  <w:rPr>
                    <w:ins w:id="1867" w:author="Schult, Christoph" w:date="2026-09-11T11:38:00Z"/>
                  </w:rPr>
                </w:rPrChange>
              </w:rPr>
              <w:pPrChange w:id="1868"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869" w:author="Schult, Christoph" w:date="2026-09-11T11:38:00Z">
              <w:r>
                <w:rPr>
                  <w:rFonts w:asciiTheme="minorHAnsi" w:hAnsiTheme="minorHAnsi" w:cstheme="minorHAnsi"/>
                  <w:szCs w:val="22"/>
                  <w:lang w:eastAsia="en-US"/>
                  <w:rPrChange w:id="1870" w:author="Schult, Christoph" w:date="2026-09-17T18:38:00Z" w16du:dateUtc="2026-09-17T16:38:00Z">
                    <w:rPr/>
                  </w:rPrChange>
                </w:rPr>
                <w:t>4.0% @ 1.5%</w:t>
              </w:r>
            </w:ins>
          </w:p>
        </w:tc>
        <w:tc>
          <w:tcPr>
            <w:tcW w:w="1000" w:type="pct"/>
            <w:hideMark/>
            <w:tcPrChange w:id="1871" w:author="Schult, Christoph" w:date="2026-09-17T13:52:00Z" w16du:dateUtc="2026-09-17T11:52:00Z">
              <w:tcPr>
                <w:tcW w:w="1605" w:type="dxa"/>
                <w:gridSpan w:val="2"/>
                <w:hideMark/>
              </w:tcPr>
            </w:tcPrChange>
          </w:tcPr>
          <w:p w14:paraId="71727303"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872" w:author="Schult, Christoph" w:date="2026-09-11T11:38:00Z"/>
                <w:rFonts w:asciiTheme="minorHAnsi" w:hAnsiTheme="minorHAnsi" w:cstheme="minorHAnsi"/>
                <w:sz w:val="22"/>
                <w:szCs w:val="22"/>
                <w:rPrChange w:id="1873" w:author="Schult, Christoph" w:date="2026-09-17T18:38:00Z" w16du:dateUtc="2026-09-17T16:38:00Z">
                  <w:rPr>
                    <w:ins w:id="1874" w:author="Schult, Christoph" w:date="2026-09-11T11:38:00Z"/>
                  </w:rPr>
                </w:rPrChange>
              </w:rPr>
              <w:pPrChange w:id="1875"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876" w:author="Schult, Christoph" w:date="2026-09-11T11:38:00Z">
              <w:r>
                <w:rPr>
                  <w:rFonts w:asciiTheme="minorHAnsi" w:hAnsiTheme="minorHAnsi" w:cstheme="minorHAnsi"/>
                  <w:szCs w:val="22"/>
                  <w:lang w:eastAsia="en-US"/>
                  <w:rPrChange w:id="1877" w:author="Schult, Christoph" w:date="2026-09-17T18:38:00Z" w16du:dateUtc="2026-09-17T16:38:00Z">
                    <w:rPr/>
                  </w:rPrChange>
                </w:rPr>
                <w:t>2.0% @ 1.5%</w:t>
              </w:r>
            </w:ins>
          </w:p>
        </w:tc>
        <w:tc>
          <w:tcPr>
            <w:tcW w:w="1000" w:type="pct"/>
            <w:hideMark/>
            <w:tcPrChange w:id="1878" w:author="Schult, Christoph" w:date="2026-09-17T13:52:00Z" w16du:dateUtc="2026-09-17T11:52:00Z">
              <w:tcPr>
                <w:tcW w:w="1605" w:type="dxa"/>
                <w:hideMark/>
              </w:tcPr>
            </w:tcPrChange>
          </w:tcPr>
          <w:p w14:paraId="4EB33D24"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879" w:author="Schult, Christoph" w:date="2026-09-11T11:38:00Z"/>
                <w:rFonts w:asciiTheme="minorHAnsi" w:hAnsiTheme="minorHAnsi" w:cstheme="minorHAnsi"/>
                <w:sz w:val="22"/>
                <w:szCs w:val="22"/>
                <w:rPrChange w:id="1880" w:author="Schult, Christoph" w:date="2026-09-17T18:38:00Z" w16du:dateUtc="2026-09-17T16:38:00Z">
                  <w:rPr>
                    <w:ins w:id="1881" w:author="Schult, Christoph" w:date="2026-09-11T11:38:00Z"/>
                  </w:rPr>
                </w:rPrChange>
              </w:rPr>
              <w:pPrChange w:id="1882"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883" w:author="Schult, Christoph" w:date="2026-09-11T11:38:00Z">
              <w:r>
                <w:rPr>
                  <w:rFonts w:asciiTheme="minorHAnsi" w:hAnsiTheme="minorHAnsi" w:cstheme="minorHAnsi"/>
                  <w:szCs w:val="22"/>
                  <w:lang w:eastAsia="en-US"/>
                  <w:rPrChange w:id="1884" w:author="Schult, Christoph" w:date="2026-09-17T18:38:00Z" w16du:dateUtc="2026-09-17T16:38:00Z">
                    <w:rPr/>
                  </w:rPrChange>
                </w:rPr>
                <w:t>8.0% @ 1.0%</w:t>
              </w:r>
            </w:ins>
          </w:p>
        </w:tc>
      </w:tr>
      <w:tr w:rsidR="003134C3" w:rsidRPr="004E38DA" w14:paraId="6100E35D" w14:textId="77777777" w:rsidTr="008B352D">
        <w:trPr>
          <w:cnfStyle w:val="000000010000" w:firstRow="0" w:lastRow="0" w:firstColumn="0" w:lastColumn="0" w:oddVBand="0" w:evenVBand="0" w:oddHBand="0" w:evenHBand="1" w:firstRowFirstColumn="0" w:firstRowLastColumn="0" w:lastRowFirstColumn="0" w:lastRowLastColumn="0"/>
          <w:ins w:id="1885" w:author="Schult, Christoph" w:date="2026-09-11T11:38:00Z"/>
          <w:trPrChange w:id="1886"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1887" w:author="Schult, Christoph" w:date="2026-09-17T13:52:00Z" w16du:dateUtc="2026-09-17T11:52:00Z">
              <w:tcPr>
                <w:tcW w:w="1604" w:type="dxa"/>
                <w:gridSpan w:val="2"/>
                <w:hideMark/>
              </w:tcPr>
            </w:tcPrChange>
          </w:tcPr>
          <w:p w14:paraId="60A348A9"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1888" w:author="Schult, Christoph" w:date="2026-09-11T11:38:00Z"/>
                <w:rFonts w:asciiTheme="minorHAnsi" w:hAnsiTheme="minorHAnsi" w:cstheme="minorHAnsi"/>
                <w:sz w:val="22"/>
                <w:szCs w:val="22"/>
                <w:rPrChange w:id="1889" w:author="Schult, Christoph" w:date="2026-09-17T18:38:00Z" w16du:dateUtc="2026-09-17T16:38:00Z">
                  <w:rPr>
                    <w:ins w:id="1890" w:author="Schult, Christoph" w:date="2026-09-11T11:38:00Z"/>
                  </w:rPr>
                </w:rPrChange>
              </w:rPr>
              <w:pPrChange w:id="1891"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1892" w:author="Schult, Christoph" w:date="2026-09-11T11:38:00Z">
              <w:r>
                <w:rPr>
                  <w:rFonts w:asciiTheme="minorHAnsi" w:hAnsiTheme="minorHAnsi" w:cstheme="minorHAnsi"/>
                  <w:szCs w:val="22"/>
                  <w:lang w:eastAsia="en-US"/>
                  <w:rPrChange w:id="1893" w:author="Schult, Christoph" w:date="2026-09-17T18:38:00Z" w16du:dateUtc="2026-09-17T16:38:00Z">
                    <w:rPr/>
                  </w:rPrChange>
                </w:rPr>
                <w:t>Multilateral (MDB) concessional</w:t>
              </w:r>
            </w:ins>
          </w:p>
        </w:tc>
        <w:tc>
          <w:tcPr>
            <w:tcW w:w="825" w:type="pct"/>
            <w:hideMark/>
            <w:tcPrChange w:id="1894" w:author="Schult, Christoph" w:date="2026-09-17T13:52:00Z" w16du:dateUtc="2026-09-17T11:52:00Z">
              <w:tcPr>
                <w:tcW w:w="1605" w:type="dxa"/>
                <w:hideMark/>
              </w:tcPr>
            </w:tcPrChange>
          </w:tcPr>
          <w:p w14:paraId="73275B26"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895" w:author="Schult, Christoph" w:date="2026-09-11T11:38:00Z"/>
                <w:rFonts w:asciiTheme="minorHAnsi" w:hAnsiTheme="minorHAnsi" w:cstheme="minorHAnsi"/>
                <w:sz w:val="22"/>
                <w:szCs w:val="22"/>
                <w:rPrChange w:id="1896" w:author="Schult, Christoph" w:date="2026-09-17T18:38:00Z" w16du:dateUtc="2026-09-17T16:38:00Z">
                  <w:rPr>
                    <w:ins w:id="1897" w:author="Schult, Christoph" w:date="2026-09-11T11:38:00Z"/>
                  </w:rPr>
                </w:rPrChange>
              </w:rPr>
              <w:pPrChange w:id="1898"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899" w:author="Schult, Christoph" w:date="2026-09-11T11:38:00Z">
              <w:r>
                <w:rPr>
                  <w:rFonts w:asciiTheme="minorHAnsi" w:hAnsiTheme="minorHAnsi" w:cstheme="minorHAnsi"/>
                  <w:szCs w:val="22"/>
                  <w:lang w:eastAsia="en-US"/>
                  <w:rPrChange w:id="1900" w:author="Schult, Christoph" w:date="2026-09-17T18:38:00Z" w16du:dateUtc="2026-09-17T16:38:00Z">
                    <w:rPr/>
                  </w:rPrChange>
                </w:rPr>
                <w:t>Public</w:t>
              </w:r>
            </w:ins>
          </w:p>
        </w:tc>
        <w:tc>
          <w:tcPr>
            <w:tcW w:w="1000" w:type="pct"/>
            <w:hideMark/>
            <w:tcPrChange w:id="1901" w:author="Schult, Christoph" w:date="2026-09-17T13:52:00Z" w16du:dateUtc="2026-09-17T11:52:00Z">
              <w:tcPr>
                <w:tcW w:w="1605" w:type="dxa"/>
                <w:hideMark/>
              </w:tcPr>
            </w:tcPrChange>
          </w:tcPr>
          <w:p w14:paraId="47E0C640"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02" w:author="Schult, Christoph" w:date="2026-09-11T11:38:00Z"/>
                <w:rFonts w:asciiTheme="minorHAnsi" w:hAnsiTheme="minorHAnsi" w:cstheme="minorHAnsi"/>
                <w:sz w:val="22"/>
                <w:szCs w:val="22"/>
                <w:rPrChange w:id="1903" w:author="Schult, Christoph" w:date="2026-09-17T18:38:00Z" w16du:dateUtc="2026-09-17T16:38:00Z">
                  <w:rPr>
                    <w:ins w:id="1904" w:author="Schult, Christoph" w:date="2026-09-11T11:38:00Z"/>
                  </w:rPr>
                </w:rPrChange>
              </w:rPr>
              <w:pPrChange w:id="1905"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06" w:author="Schult, Christoph" w:date="2026-09-11T11:38:00Z">
              <w:r>
                <w:rPr>
                  <w:rFonts w:asciiTheme="minorHAnsi" w:hAnsiTheme="minorHAnsi" w:cstheme="minorHAnsi"/>
                  <w:szCs w:val="22"/>
                  <w:lang w:eastAsia="en-US"/>
                  <w:rPrChange w:id="1907" w:author="Schult, Christoph" w:date="2026-09-17T18:38:00Z" w16du:dateUtc="2026-09-17T16:38:00Z">
                    <w:rPr/>
                  </w:rPrChange>
                </w:rPr>
                <w:t>4.0% @ 1.0%</w:t>
              </w:r>
            </w:ins>
          </w:p>
        </w:tc>
        <w:tc>
          <w:tcPr>
            <w:tcW w:w="1000" w:type="pct"/>
            <w:hideMark/>
            <w:tcPrChange w:id="1908" w:author="Schult, Christoph" w:date="2026-09-17T13:52:00Z" w16du:dateUtc="2026-09-17T11:52:00Z">
              <w:tcPr>
                <w:tcW w:w="1605" w:type="dxa"/>
                <w:gridSpan w:val="2"/>
                <w:hideMark/>
              </w:tcPr>
            </w:tcPrChange>
          </w:tcPr>
          <w:p w14:paraId="1522726C"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09" w:author="Schult, Christoph" w:date="2026-09-11T11:38:00Z"/>
                <w:rFonts w:asciiTheme="minorHAnsi" w:hAnsiTheme="minorHAnsi" w:cstheme="minorHAnsi"/>
                <w:sz w:val="22"/>
                <w:szCs w:val="22"/>
                <w:rPrChange w:id="1910" w:author="Schult, Christoph" w:date="2026-09-17T18:38:00Z" w16du:dateUtc="2026-09-17T16:38:00Z">
                  <w:rPr>
                    <w:ins w:id="1911" w:author="Schult, Christoph" w:date="2026-09-11T11:38:00Z"/>
                  </w:rPr>
                </w:rPrChange>
              </w:rPr>
              <w:pPrChange w:id="1912"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13" w:author="Schult, Christoph" w:date="2026-09-11T11:38:00Z">
              <w:r>
                <w:rPr>
                  <w:rFonts w:asciiTheme="minorHAnsi" w:hAnsiTheme="minorHAnsi" w:cstheme="minorHAnsi"/>
                  <w:szCs w:val="22"/>
                  <w:lang w:eastAsia="en-US"/>
                  <w:rPrChange w:id="1914" w:author="Schult, Christoph" w:date="2026-09-17T18:38:00Z" w16du:dateUtc="2026-09-17T16:38:00Z">
                    <w:rPr/>
                  </w:rPrChange>
                </w:rPr>
                <w:t>2.0% @ 1.0%</w:t>
              </w:r>
            </w:ins>
          </w:p>
        </w:tc>
        <w:tc>
          <w:tcPr>
            <w:tcW w:w="1000" w:type="pct"/>
            <w:hideMark/>
            <w:tcPrChange w:id="1915" w:author="Schult, Christoph" w:date="2026-09-17T13:52:00Z" w16du:dateUtc="2026-09-17T11:52:00Z">
              <w:tcPr>
                <w:tcW w:w="1605" w:type="dxa"/>
                <w:hideMark/>
              </w:tcPr>
            </w:tcPrChange>
          </w:tcPr>
          <w:p w14:paraId="658C65A9"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16" w:author="Schult, Christoph" w:date="2026-09-11T11:38:00Z"/>
                <w:rFonts w:asciiTheme="minorHAnsi" w:hAnsiTheme="minorHAnsi" w:cstheme="minorHAnsi"/>
                <w:sz w:val="22"/>
                <w:szCs w:val="22"/>
                <w:rPrChange w:id="1917" w:author="Schult, Christoph" w:date="2026-09-17T18:38:00Z" w16du:dateUtc="2026-09-17T16:38:00Z">
                  <w:rPr>
                    <w:ins w:id="1918" w:author="Schult, Christoph" w:date="2026-09-11T11:38:00Z"/>
                  </w:rPr>
                </w:rPrChange>
              </w:rPr>
              <w:pPrChange w:id="1919"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20" w:author="Schult, Christoph" w:date="2026-09-11T11:38:00Z">
              <w:r>
                <w:rPr>
                  <w:rFonts w:asciiTheme="minorHAnsi" w:hAnsiTheme="minorHAnsi" w:cstheme="minorHAnsi"/>
                  <w:szCs w:val="22"/>
                  <w:lang w:eastAsia="en-US"/>
                  <w:rPrChange w:id="1921" w:author="Schult, Christoph" w:date="2026-09-17T18:38:00Z" w16du:dateUtc="2026-09-17T16:38:00Z">
                    <w:rPr/>
                  </w:rPrChange>
                </w:rPr>
                <w:t>8.0% @ 0.9%</w:t>
              </w:r>
            </w:ins>
          </w:p>
        </w:tc>
      </w:tr>
      <w:tr w:rsidR="003134C3" w:rsidRPr="004E38DA" w14:paraId="6CF3A7A2" w14:textId="77777777" w:rsidTr="008B352D">
        <w:trPr>
          <w:cnfStyle w:val="000000100000" w:firstRow="0" w:lastRow="0" w:firstColumn="0" w:lastColumn="0" w:oddVBand="0" w:evenVBand="0" w:oddHBand="1" w:evenHBand="0" w:firstRowFirstColumn="0" w:firstRowLastColumn="0" w:lastRowFirstColumn="0" w:lastRowLastColumn="0"/>
          <w:ins w:id="1922" w:author="Schult, Christoph" w:date="2026-09-11T11:38:00Z"/>
          <w:trPrChange w:id="1923"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1924" w:author="Schult, Christoph" w:date="2026-09-17T13:52:00Z" w16du:dateUtc="2026-09-17T11:52:00Z">
              <w:tcPr>
                <w:tcW w:w="1604" w:type="dxa"/>
                <w:gridSpan w:val="2"/>
                <w:hideMark/>
              </w:tcPr>
            </w:tcPrChange>
          </w:tcPr>
          <w:p w14:paraId="7A1F3EAC"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1925" w:author="Schult, Christoph" w:date="2026-09-11T11:38:00Z"/>
                <w:rFonts w:asciiTheme="minorHAnsi" w:hAnsiTheme="minorHAnsi" w:cstheme="minorHAnsi"/>
                <w:sz w:val="22"/>
                <w:szCs w:val="22"/>
                <w:rPrChange w:id="1926" w:author="Schult, Christoph" w:date="2026-09-17T18:38:00Z" w16du:dateUtc="2026-09-17T16:38:00Z">
                  <w:rPr>
                    <w:ins w:id="1927" w:author="Schult, Christoph" w:date="2026-09-11T11:38:00Z"/>
                  </w:rPr>
                </w:rPrChange>
              </w:rPr>
              <w:pPrChange w:id="1928"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1929" w:author="Schult, Christoph" w:date="2026-09-11T11:38:00Z">
              <w:r>
                <w:rPr>
                  <w:rFonts w:asciiTheme="minorHAnsi" w:hAnsiTheme="minorHAnsi" w:cstheme="minorHAnsi"/>
                  <w:szCs w:val="22"/>
                  <w:lang w:eastAsia="en-US"/>
                  <w:rPrChange w:id="1930" w:author="Schult, Christoph" w:date="2026-09-17T18:38:00Z" w16du:dateUtc="2026-09-17T16:38:00Z">
                    <w:rPr/>
                  </w:rPrChange>
                </w:rPr>
                <w:t>Blended finance — public tranche</w:t>
              </w:r>
            </w:ins>
          </w:p>
        </w:tc>
        <w:tc>
          <w:tcPr>
            <w:tcW w:w="825" w:type="pct"/>
            <w:hideMark/>
            <w:tcPrChange w:id="1931" w:author="Schult, Christoph" w:date="2026-09-17T13:52:00Z" w16du:dateUtc="2026-09-17T11:52:00Z">
              <w:tcPr>
                <w:tcW w:w="1605" w:type="dxa"/>
                <w:hideMark/>
              </w:tcPr>
            </w:tcPrChange>
          </w:tcPr>
          <w:p w14:paraId="1BB44F29"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932" w:author="Schult, Christoph" w:date="2026-09-11T11:38:00Z"/>
                <w:rFonts w:asciiTheme="minorHAnsi" w:hAnsiTheme="minorHAnsi" w:cstheme="minorHAnsi"/>
                <w:sz w:val="22"/>
                <w:szCs w:val="22"/>
                <w:rPrChange w:id="1933" w:author="Schult, Christoph" w:date="2026-09-17T18:38:00Z" w16du:dateUtc="2026-09-17T16:38:00Z">
                  <w:rPr>
                    <w:ins w:id="1934" w:author="Schult, Christoph" w:date="2026-09-11T11:38:00Z"/>
                  </w:rPr>
                </w:rPrChange>
              </w:rPr>
              <w:pPrChange w:id="1935"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936" w:author="Schult, Christoph" w:date="2026-09-11T11:38:00Z">
              <w:r>
                <w:rPr>
                  <w:rFonts w:asciiTheme="minorHAnsi" w:hAnsiTheme="minorHAnsi" w:cstheme="minorHAnsi"/>
                  <w:szCs w:val="22"/>
                  <w:lang w:eastAsia="en-US"/>
                  <w:rPrChange w:id="1937" w:author="Schult, Christoph" w:date="2026-09-17T18:38:00Z" w16du:dateUtc="2026-09-17T16:38:00Z">
                    <w:rPr/>
                  </w:rPrChange>
                </w:rPr>
                <w:t>Public</w:t>
              </w:r>
            </w:ins>
          </w:p>
        </w:tc>
        <w:tc>
          <w:tcPr>
            <w:tcW w:w="1000" w:type="pct"/>
            <w:hideMark/>
            <w:tcPrChange w:id="1938" w:author="Schult, Christoph" w:date="2026-09-17T13:52:00Z" w16du:dateUtc="2026-09-17T11:52:00Z">
              <w:tcPr>
                <w:tcW w:w="1605" w:type="dxa"/>
                <w:hideMark/>
              </w:tcPr>
            </w:tcPrChange>
          </w:tcPr>
          <w:p w14:paraId="6F4DA957"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939" w:author="Schult, Christoph" w:date="2026-09-11T11:38:00Z"/>
                <w:rFonts w:asciiTheme="minorHAnsi" w:hAnsiTheme="minorHAnsi" w:cstheme="minorHAnsi"/>
                <w:sz w:val="22"/>
                <w:szCs w:val="22"/>
                <w:rPrChange w:id="1940" w:author="Schult, Christoph" w:date="2026-09-17T18:38:00Z" w16du:dateUtc="2026-09-17T16:38:00Z">
                  <w:rPr>
                    <w:ins w:id="1941" w:author="Schult, Christoph" w:date="2026-09-11T11:38:00Z"/>
                  </w:rPr>
                </w:rPrChange>
              </w:rPr>
              <w:pPrChange w:id="1942"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943" w:author="Schult, Christoph" w:date="2026-09-11T11:38:00Z">
              <w:r>
                <w:rPr>
                  <w:rFonts w:asciiTheme="minorHAnsi" w:hAnsiTheme="minorHAnsi" w:cstheme="minorHAnsi"/>
                  <w:szCs w:val="22"/>
                  <w:lang w:eastAsia="en-US"/>
                  <w:rPrChange w:id="1944" w:author="Schult, Christoph" w:date="2026-09-17T18:38:00Z" w16du:dateUtc="2026-09-17T16:38:00Z">
                    <w:rPr/>
                  </w:rPrChange>
                </w:rPr>
                <w:t>1.0% @ 1.0%</w:t>
              </w:r>
            </w:ins>
          </w:p>
        </w:tc>
        <w:tc>
          <w:tcPr>
            <w:tcW w:w="1000" w:type="pct"/>
            <w:hideMark/>
            <w:tcPrChange w:id="1945" w:author="Schult, Christoph" w:date="2026-09-17T13:52:00Z" w16du:dateUtc="2026-09-17T11:52:00Z">
              <w:tcPr>
                <w:tcW w:w="1605" w:type="dxa"/>
                <w:gridSpan w:val="2"/>
                <w:hideMark/>
              </w:tcPr>
            </w:tcPrChange>
          </w:tcPr>
          <w:p w14:paraId="11665975"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946" w:author="Schult, Christoph" w:date="2026-09-11T11:38:00Z"/>
                <w:rFonts w:asciiTheme="minorHAnsi" w:hAnsiTheme="minorHAnsi" w:cstheme="minorHAnsi"/>
                <w:sz w:val="22"/>
                <w:szCs w:val="22"/>
                <w:rPrChange w:id="1947" w:author="Schult, Christoph" w:date="2026-09-17T18:38:00Z" w16du:dateUtc="2026-09-17T16:38:00Z">
                  <w:rPr>
                    <w:ins w:id="1948" w:author="Schult, Christoph" w:date="2026-09-11T11:38:00Z"/>
                  </w:rPr>
                </w:rPrChange>
              </w:rPr>
              <w:pPrChange w:id="1949"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950" w:author="Schult, Christoph" w:date="2026-09-11T11:38:00Z">
              <w:r>
                <w:rPr>
                  <w:rFonts w:asciiTheme="minorHAnsi" w:hAnsiTheme="minorHAnsi" w:cstheme="minorHAnsi"/>
                  <w:szCs w:val="22"/>
                  <w:lang w:eastAsia="en-US"/>
                  <w:rPrChange w:id="1951" w:author="Schult, Christoph" w:date="2026-09-17T18:38:00Z" w16du:dateUtc="2026-09-17T16:38:00Z">
                    <w:rPr/>
                  </w:rPrChange>
                </w:rPr>
                <w:t>0.6% @ 1.0%</w:t>
              </w:r>
            </w:ins>
          </w:p>
        </w:tc>
        <w:tc>
          <w:tcPr>
            <w:tcW w:w="1000" w:type="pct"/>
            <w:hideMark/>
            <w:tcPrChange w:id="1952" w:author="Schult, Christoph" w:date="2026-09-17T13:52:00Z" w16du:dateUtc="2026-09-17T11:52:00Z">
              <w:tcPr>
                <w:tcW w:w="1605" w:type="dxa"/>
                <w:hideMark/>
              </w:tcPr>
            </w:tcPrChange>
          </w:tcPr>
          <w:p w14:paraId="1E8291E2"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1953" w:author="Schult, Christoph" w:date="2026-09-11T11:38:00Z"/>
                <w:rFonts w:asciiTheme="minorHAnsi" w:hAnsiTheme="minorHAnsi" w:cstheme="minorHAnsi"/>
                <w:sz w:val="22"/>
                <w:szCs w:val="22"/>
                <w:rPrChange w:id="1954" w:author="Schult, Christoph" w:date="2026-09-17T18:38:00Z" w16du:dateUtc="2026-09-17T16:38:00Z">
                  <w:rPr>
                    <w:ins w:id="1955" w:author="Schult, Christoph" w:date="2026-09-11T11:38:00Z"/>
                  </w:rPr>
                </w:rPrChange>
              </w:rPr>
              <w:pPrChange w:id="1956"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1957" w:author="Schult, Christoph" w:date="2026-09-11T11:38:00Z">
              <w:r>
                <w:rPr>
                  <w:rFonts w:asciiTheme="minorHAnsi" w:hAnsiTheme="minorHAnsi" w:cstheme="minorHAnsi"/>
                  <w:szCs w:val="22"/>
                  <w:lang w:eastAsia="en-US"/>
                  <w:rPrChange w:id="1958" w:author="Schult, Christoph" w:date="2026-09-17T18:38:00Z" w16du:dateUtc="2026-09-17T16:38:00Z">
                    <w:rPr/>
                  </w:rPrChange>
                </w:rPr>
                <w:t>3.0% @ 1.0%</w:t>
              </w:r>
            </w:ins>
          </w:p>
        </w:tc>
      </w:tr>
      <w:tr w:rsidR="003134C3" w:rsidRPr="004E38DA" w14:paraId="224ABCF1" w14:textId="77777777" w:rsidTr="008B352D">
        <w:trPr>
          <w:cnfStyle w:val="000000010000" w:firstRow="0" w:lastRow="0" w:firstColumn="0" w:lastColumn="0" w:oddVBand="0" w:evenVBand="0" w:oddHBand="0" w:evenHBand="1" w:firstRowFirstColumn="0" w:firstRowLastColumn="0" w:lastRowFirstColumn="0" w:lastRowLastColumn="0"/>
          <w:ins w:id="1959" w:author="Schult, Christoph" w:date="2026-09-11T11:38:00Z"/>
          <w:trPrChange w:id="1960"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1961" w:author="Schult, Christoph" w:date="2026-09-17T13:52:00Z" w16du:dateUtc="2026-09-17T11:52:00Z">
              <w:tcPr>
                <w:tcW w:w="1604" w:type="dxa"/>
                <w:gridSpan w:val="2"/>
                <w:hideMark/>
              </w:tcPr>
            </w:tcPrChange>
          </w:tcPr>
          <w:p w14:paraId="5A72EAEF"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1962" w:author="Schult, Christoph" w:date="2026-09-11T11:38:00Z"/>
                <w:rFonts w:asciiTheme="minorHAnsi" w:hAnsiTheme="minorHAnsi" w:cstheme="minorHAnsi"/>
                <w:sz w:val="22"/>
                <w:szCs w:val="22"/>
                <w:rPrChange w:id="1963" w:author="Schult, Christoph" w:date="2026-09-17T18:38:00Z" w16du:dateUtc="2026-09-17T16:38:00Z">
                  <w:rPr>
                    <w:ins w:id="1964" w:author="Schult, Christoph" w:date="2026-09-11T11:38:00Z"/>
                  </w:rPr>
                </w:rPrChange>
              </w:rPr>
              <w:pPrChange w:id="1965"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1966" w:author="Schult, Christoph" w:date="2026-09-11T11:38:00Z">
              <w:r>
                <w:rPr>
                  <w:rFonts w:asciiTheme="minorHAnsi" w:hAnsiTheme="minorHAnsi" w:cstheme="minorHAnsi"/>
                  <w:szCs w:val="22"/>
                  <w:lang w:eastAsia="en-US"/>
                  <w:rPrChange w:id="1967" w:author="Schult, Christoph" w:date="2026-09-17T18:38:00Z" w16du:dateUtc="2026-09-17T16:38:00Z">
                    <w:rPr/>
                  </w:rPrChange>
                </w:rPr>
                <w:t>Green bonds — sovereign</w:t>
              </w:r>
            </w:ins>
          </w:p>
        </w:tc>
        <w:tc>
          <w:tcPr>
            <w:tcW w:w="825" w:type="pct"/>
            <w:hideMark/>
            <w:tcPrChange w:id="1968" w:author="Schult, Christoph" w:date="2026-09-17T13:52:00Z" w16du:dateUtc="2026-09-17T11:52:00Z">
              <w:tcPr>
                <w:tcW w:w="1605" w:type="dxa"/>
                <w:hideMark/>
              </w:tcPr>
            </w:tcPrChange>
          </w:tcPr>
          <w:p w14:paraId="05ABC10C"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69" w:author="Schult, Christoph" w:date="2026-09-11T11:38:00Z"/>
                <w:rFonts w:asciiTheme="minorHAnsi" w:hAnsiTheme="minorHAnsi" w:cstheme="minorHAnsi"/>
                <w:sz w:val="22"/>
                <w:szCs w:val="22"/>
                <w:rPrChange w:id="1970" w:author="Schult, Christoph" w:date="2026-09-17T18:38:00Z" w16du:dateUtc="2026-09-17T16:38:00Z">
                  <w:rPr>
                    <w:ins w:id="1971" w:author="Schult, Christoph" w:date="2026-09-11T11:38:00Z"/>
                  </w:rPr>
                </w:rPrChange>
              </w:rPr>
              <w:pPrChange w:id="1972"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73" w:author="Schult, Christoph" w:date="2026-09-11T11:38:00Z">
              <w:r>
                <w:rPr>
                  <w:rFonts w:asciiTheme="minorHAnsi" w:hAnsiTheme="minorHAnsi" w:cstheme="minorHAnsi"/>
                  <w:szCs w:val="22"/>
                  <w:lang w:eastAsia="en-US"/>
                  <w:rPrChange w:id="1974" w:author="Schult, Christoph" w:date="2026-09-17T18:38:00Z" w16du:dateUtc="2026-09-17T16:38:00Z">
                    <w:rPr/>
                  </w:rPrChange>
                </w:rPr>
                <w:t>Public</w:t>
              </w:r>
            </w:ins>
          </w:p>
        </w:tc>
        <w:tc>
          <w:tcPr>
            <w:tcW w:w="1000" w:type="pct"/>
            <w:hideMark/>
            <w:tcPrChange w:id="1975" w:author="Schult, Christoph" w:date="2026-09-17T13:52:00Z" w16du:dateUtc="2026-09-17T11:52:00Z">
              <w:tcPr>
                <w:tcW w:w="1605" w:type="dxa"/>
                <w:hideMark/>
              </w:tcPr>
            </w:tcPrChange>
          </w:tcPr>
          <w:p w14:paraId="2919A441"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76" w:author="Schult, Christoph" w:date="2026-09-11T11:38:00Z"/>
                <w:rFonts w:asciiTheme="minorHAnsi" w:hAnsiTheme="minorHAnsi" w:cstheme="minorHAnsi"/>
                <w:sz w:val="22"/>
                <w:szCs w:val="22"/>
                <w:rPrChange w:id="1977" w:author="Schult, Christoph" w:date="2026-09-17T18:38:00Z" w16du:dateUtc="2026-09-17T16:38:00Z">
                  <w:rPr>
                    <w:ins w:id="1978" w:author="Schult, Christoph" w:date="2026-09-11T11:38:00Z"/>
                  </w:rPr>
                </w:rPrChange>
              </w:rPr>
              <w:pPrChange w:id="1979"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80" w:author="Schult, Christoph" w:date="2026-09-11T11:38:00Z">
              <w:r>
                <w:rPr>
                  <w:rFonts w:asciiTheme="minorHAnsi" w:hAnsiTheme="minorHAnsi" w:cstheme="minorHAnsi"/>
                  <w:szCs w:val="22"/>
                  <w:lang w:eastAsia="en-US"/>
                  <w:rPrChange w:id="1981" w:author="Schult, Christoph" w:date="2026-09-17T18:38:00Z" w16du:dateUtc="2026-09-17T16:38:00Z">
                    <w:rPr/>
                  </w:rPrChange>
                </w:rPr>
                <w:t>10.0% @ 4.0%</w:t>
              </w:r>
            </w:ins>
          </w:p>
        </w:tc>
        <w:tc>
          <w:tcPr>
            <w:tcW w:w="1000" w:type="pct"/>
            <w:hideMark/>
            <w:tcPrChange w:id="1982" w:author="Schult, Christoph" w:date="2026-09-17T13:52:00Z" w16du:dateUtc="2026-09-17T11:52:00Z">
              <w:tcPr>
                <w:tcW w:w="1605" w:type="dxa"/>
                <w:gridSpan w:val="2"/>
                <w:hideMark/>
              </w:tcPr>
            </w:tcPrChange>
          </w:tcPr>
          <w:p w14:paraId="57BF229C"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83" w:author="Schult, Christoph" w:date="2026-09-11T11:38:00Z"/>
                <w:rFonts w:asciiTheme="minorHAnsi" w:hAnsiTheme="minorHAnsi" w:cstheme="minorHAnsi"/>
                <w:sz w:val="22"/>
                <w:szCs w:val="22"/>
                <w:rPrChange w:id="1984" w:author="Schult, Christoph" w:date="2026-09-17T18:38:00Z" w16du:dateUtc="2026-09-17T16:38:00Z">
                  <w:rPr>
                    <w:ins w:id="1985" w:author="Schult, Christoph" w:date="2026-09-11T11:38:00Z"/>
                  </w:rPr>
                </w:rPrChange>
              </w:rPr>
              <w:pPrChange w:id="1986"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87" w:author="Schult, Christoph" w:date="2026-09-11T11:38:00Z">
              <w:r>
                <w:rPr>
                  <w:rFonts w:asciiTheme="minorHAnsi" w:hAnsiTheme="minorHAnsi" w:cstheme="minorHAnsi"/>
                  <w:szCs w:val="22"/>
                  <w:lang w:eastAsia="en-US"/>
                  <w:rPrChange w:id="1988" w:author="Schult, Christoph" w:date="2026-09-17T18:38:00Z" w16du:dateUtc="2026-09-17T16:38:00Z">
                    <w:rPr/>
                  </w:rPrChange>
                </w:rPr>
                <w:t>5.0% @ 4.3%</w:t>
              </w:r>
            </w:ins>
          </w:p>
        </w:tc>
        <w:tc>
          <w:tcPr>
            <w:tcW w:w="1000" w:type="pct"/>
            <w:hideMark/>
            <w:tcPrChange w:id="1989" w:author="Schult, Christoph" w:date="2026-09-17T13:52:00Z" w16du:dateUtc="2026-09-17T11:52:00Z">
              <w:tcPr>
                <w:tcW w:w="1605" w:type="dxa"/>
                <w:hideMark/>
              </w:tcPr>
            </w:tcPrChange>
          </w:tcPr>
          <w:p w14:paraId="5A9FA212"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1990" w:author="Schult, Christoph" w:date="2026-09-11T11:38:00Z"/>
                <w:rFonts w:asciiTheme="minorHAnsi" w:hAnsiTheme="minorHAnsi" w:cstheme="minorHAnsi"/>
                <w:sz w:val="22"/>
                <w:szCs w:val="22"/>
                <w:rPrChange w:id="1991" w:author="Schult, Christoph" w:date="2026-09-17T18:38:00Z" w16du:dateUtc="2026-09-17T16:38:00Z">
                  <w:rPr>
                    <w:ins w:id="1992" w:author="Schult, Christoph" w:date="2026-09-11T11:38:00Z"/>
                  </w:rPr>
                </w:rPrChange>
              </w:rPr>
              <w:pPrChange w:id="1993"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1994" w:author="Schult, Christoph" w:date="2026-09-11T11:38:00Z">
              <w:r>
                <w:rPr>
                  <w:rFonts w:asciiTheme="minorHAnsi" w:hAnsiTheme="minorHAnsi" w:cstheme="minorHAnsi"/>
                  <w:szCs w:val="22"/>
                  <w:lang w:eastAsia="en-US"/>
                  <w:rPrChange w:id="1995" w:author="Schult, Christoph" w:date="2026-09-17T18:38:00Z" w16du:dateUtc="2026-09-17T16:38:00Z">
                    <w:rPr/>
                  </w:rPrChange>
                </w:rPr>
                <w:t>17.5% @ 3.6%</w:t>
              </w:r>
            </w:ins>
          </w:p>
        </w:tc>
      </w:tr>
      <w:tr w:rsidR="003134C3" w:rsidRPr="004E38DA" w14:paraId="778032B0" w14:textId="77777777" w:rsidTr="008B352D">
        <w:trPr>
          <w:cnfStyle w:val="000000100000" w:firstRow="0" w:lastRow="0" w:firstColumn="0" w:lastColumn="0" w:oddVBand="0" w:evenVBand="0" w:oddHBand="1" w:evenHBand="0" w:firstRowFirstColumn="0" w:firstRowLastColumn="0" w:lastRowFirstColumn="0" w:lastRowLastColumn="0"/>
          <w:ins w:id="1996" w:author="Schult, Christoph" w:date="2026-09-11T11:38:00Z"/>
          <w:trPrChange w:id="1997"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1998" w:author="Schult, Christoph" w:date="2026-09-17T13:52:00Z" w16du:dateUtc="2026-09-17T11:52:00Z">
              <w:tcPr>
                <w:tcW w:w="1604" w:type="dxa"/>
                <w:gridSpan w:val="2"/>
                <w:hideMark/>
              </w:tcPr>
            </w:tcPrChange>
          </w:tcPr>
          <w:p w14:paraId="283F2EDC"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1999" w:author="Schult, Christoph" w:date="2026-09-11T11:38:00Z"/>
                <w:rFonts w:asciiTheme="minorHAnsi" w:hAnsiTheme="minorHAnsi" w:cstheme="minorHAnsi"/>
                <w:sz w:val="22"/>
                <w:szCs w:val="22"/>
                <w:rPrChange w:id="2000" w:author="Schult, Christoph" w:date="2026-09-17T18:38:00Z" w16du:dateUtc="2026-09-17T16:38:00Z">
                  <w:rPr>
                    <w:ins w:id="2001" w:author="Schult, Christoph" w:date="2026-09-11T11:38:00Z"/>
                  </w:rPr>
                </w:rPrChange>
              </w:rPr>
              <w:pPrChange w:id="2002"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003" w:author="Schult, Christoph" w:date="2026-09-11T11:38:00Z">
              <w:r>
                <w:rPr>
                  <w:rFonts w:asciiTheme="minorHAnsi" w:hAnsiTheme="minorHAnsi" w:cstheme="minorHAnsi"/>
                  <w:szCs w:val="22"/>
                  <w:lang w:eastAsia="en-US"/>
                  <w:rPrChange w:id="2004" w:author="Schult, Christoph" w:date="2026-09-17T18:38:00Z" w16du:dateUtc="2026-09-17T16:38:00Z">
                    <w:rPr/>
                  </w:rPrChange>
                </w:rPr>
                <w:t>Public capital — subtotal</w:t>
              </w:r>
            </w:ins>
          </w:p>
        </w:tc>
        <w:tc>
          <w:tcPr>
            <w:tcW w:w="825" w:type="pct"/>
            <w:hideMark/>
            <w:tcPrChange w:id="2005" w:author="Schult, Christoph" w:date="2026-09-17T13:52:00Z" w16du:dateUtc="2026-09-17T11:52:00Z">
              <w:tcPr>
                <w:tcW w:w="1605" w:type="dxa"/>
                <w:hideMark/>
              </w:tcPr>
            </w:tcPrChange>
          </w:tcPr>
          <w:p w14:paraId="1AF58870"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06" w:author="Schult, Christoph" w:date="2026-09-11T11:38:00Z"/>
                <w:rFonts w:asciiTheme="minorHAnsi" w:hAnsiTheme="minorHAnsi" w:cstheme="minorHAnsi"/>
                <w:sz w:val="22"/>
                <w:szCs w:val="22"/>
                <w:rPrChange w:id="2007" w:author="Schult, Christoph" w:date="2026-09-17T18:38:00Z" w16du:dateUtc="2026-09-17T16:38:00Z">
                  <w:rPr>
                    <w:ins w:id="2008" w:author="Schult, Christoph" w:date="2026-09-11T11:38:00Z"/>
                  </w:rPr>
                </w:rPrChange>
              </w:rPr>
              <w:pPrChange w:id="2009"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10" w:author="Schult, Christoph" w:date="2026-09-11T11:38:00Z">
              <w:r>
                <w:rPr>
                  <w:rFonts w:asciiTheme="minorHAnsi" w:hAnsiTheme="minorHAnsi" w:cstheme="minorHAnsi"/>
                  <w:szCs w:val="22"/>
                  <w:lang w:eastAsia="en-US"/>
                  <w:rPrChange w:id="2011" w:author="Schult, Christoph" w:date="2026-09-17T18:38:00Z" w16du:dateUtc="2026-09-17T16:38:00Z">
                    <w:rPr/>
                  </w:rPrChange>
                </w:rPr>
                <w:t>Public</w:t>
              </w:r>
            </w:ins>
          </w:p>
        </w:tc>
        <w:tc>
          <w:tcPr>
            <w:tcW w:w="1000" w:type="pct"/>
            <w:hideMark/>
            <w:tcPrChange w:id="2012" w:author="Schult, Christoph" w:date="2026-09-17T13:52:00Z" w16du:dateUtc="2026-09-17T11:52:00Z">
              <w:tcPr>
                <w:tcW w:w="1605" w:type="dxa"/>
                <w:hideMark/>
              </w:tcPr>
            </w:tcPrChange>
          </w:tcPr>
          <w:p w14:paraId="587FF459"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13" w:author="Schult, Christoph" w:date="2026-09-11T11:38:00Z"/>
                <w:rFonts w:asciiTheme="minorHAnsi" w:hAnsiTheme="minorHAnsi" w:cstheme="minorHAnsi"/>
                <w:sz w:val="22"/>
                <w:szCs w:val="22"/>
                <w:rPrChange w:id="2014" w:author="Schult, Christoph" w:date="2026-09-17T18:38:00Z" w16du:dateUtc="2026-09-17T16:38:00Z">
                  <w:rPr>
                    <w:ins w:id="2015" w:author="Schult, Christoph" w:date="2026-09-11T11:38:00Z"/>
                  </w:rPr>
                </w:rPrChange>
              </w:rPr>
              <w:pPrChange w:id="2016"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17" w:author="Schult, Christoph" w:date="2026-09-11T11:38:00Z">
              <w:r>
                <w:rPr>
                  <w:rFonts w:asciiTheme="minorHAnsi" w:hAnsiTheme="minorHAnsi" w:cstheme="minorHAnsi"/>
                  <w:szCs w:val="22"/>
                  <w:lang w:eastAsia="en-US"/>
                  <w:rPrChange w:id="2018" w:author="Schult, Christoph" w:date="2026-09-17T18:38:00Z" w16du:dateUtc="2026-09-17T16:38:00Z">
                    <w:rPr/>
                  </w:rPrChange>
                </w:rPr>
                <w:t>19.0%</w:t>
              </w:r>
            </w:ins>
          </w:p>
        </w:tc>
        <w:tc>
          <w:tcPr>
            <w:tcW w:w="1000" w:type="pct"/>
            <w:hideMark/>
            <w:tcPrChange w:id="2019" w:author="Schult, Christoph" w:date="2026-09-17T13:52:00Z" w16du:dateUtc="2026-09-17T11:52:00Z">
              <w:tcPr>
                <w:tcW w:w="1605" w:type="dxa"/>
                <w:gridSpan w:val="2"/>
                <w:hideMark/>
              </w:tcPr>
            </w:tcPrChange>
          </w:tcPr>
          <w:p w14:paraId="3FCDD4FF"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20" w:author="Schult, Christoph" w:date="2026-09-11T11:38:00Z"/>
                <w:rFonts w:asciiTheme="minorHAnsi" w:hAnsiTheme="minorHAnsi" w:cstheme="minorHAnsi"/>
                <w:sz w:val="22"/>
                <w:szCs w:val="22"/>
                <w:rPrChange w:id="2021" w:author="Schult, Christoph" w:date="2026-09-17T18:38:00Z" w16du:dateUtc="2026-09-17T16:38:00Z">
                  <w:rPr>
                    <w:ins w:id="2022" w:author="Schult, Christoph" w:date="2026-09-11T11:38:00Z"/>
                  </w:rPr>
                </w:rPrChange>
              </w:rPr>
              <w:pPrChange w:id="2023"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24" w:author="Schult, Christoph" w:date="2026-09-11T11:38:00Z">
              <w:r>
                <w:rPr>
                  <w:rFonts w:asciiTheme="minorHAnsi" w:hAnsiTheme="minorHAnsi" w:cstheme="minorHAnsi"/>
                  <w:szCs w:val="22"/>
                  <w:lang w:eastAsia="en-US"/>
                  <w:rPrChange w:id="2025" w:author="Schult, Christoph" w:date="2026-09-17T18:38:00Z" w16du:dateUtc="2026-09-17T16:38:00Z">
                    <w:rPr/>
                  </w:rPrChange>
                </w:rPr>
                <w:t>9.6%</w:t>
              </w:r>
            </w:ins>
          </w:p>
        </w:tc>
        <w:tc>
          <w:tcPr>
            <w:tcW w:w="1000" w:type="pct"/>
            <w:hideMark/>
            <w:tcPrChange w:id="2026" w:author="Schult, Christoph" w:date="2026-09-17T13:52:00Z" w16du:dateUtc="2026-09-17T11:52:00Z">
              <w:tcPr>
                <w:tcW w:w="1605" w:type="dxa"/>
                <w:hideMark/>
              </w:tcPr>
            </w:tcPrChange>
          </w:tcPr>
          <w:p w14:paraId="56710C3C"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27" w:author="Schult, Christoph" w:date="2026-09-11T11:38:00Z"/>
                <w:rFonts w:asciiTheme="minorHAnsi" w:hAnsiTheme="minorHAnsi" w:cstheme="minorHAnsi"/>
                <w:sz w:val="22"/>
                <w:szCs w:val="22"/>
                <w:rPrChange w:id="2028" w:author="Schult, Christoph" w:date="2026-09-17T18:38:00Z" w16du:dateUtc="2026-09-17T16:38:00Z">
                  <w:rPr>
                    <w:ins w:id="2029" w:author="Schult, Christoph" w:date="2026-09-11T11:38:00Z"/>
                  </w:rPr>
                </w:rPrChange>
              </w:rPr>
              <w:pPrChange w:id="2030"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31" w:author="Schult, Christoph" w:date="2026-09-11T11:38:00Z">
              <w:r>
                <w:rPr>
                  <w:rFonts w:asciiTheme="minorHAnsi" w:hAnsiTheme="minorHAnsi" w:cstheme="minorHAnsi"/>
                  <w:szCs w:val="22"/>
                  <w:lang w:eastAsia="en-US"/>
                  <w:rPrChange w:id="2032" w:author="Schult, Christoph" w:date="2026-09-17T18:38:00Z" w16du:dateUtc="2026-09-17T16:38:00Z">
                    <w:rPr/>
                  </w:rPrChange>
                </w:rPr>
                <w:t>36.5%</w:t>
              </w:r>
            </w:ins>
          </w:p>
        </w:tc>
      </w:tr>
      <w:tr w:rsidR="003134C3" w:rsidRPr="004E38DA" w14:paraId="16966DC4" w14:textId="77777777" w:rsidTr="008B352D">
        <w:trPr>
          <w:cnfStyle w:val="000000010000" w:firstRow="0" w:lastRow="0" w:firstColumn="0" w:lastColumn="0" w:oddVBand="0" w:evenVBand="0" w:oddHBand="0" w:evenHBand="1" w:firstRowFirstColumn="0" w:firstRowLastColumn="0" w:lastRowFirstColumn="0" w:lastRowLastColumn="0"/>
          <w:ins w:id="2033" w:author="Schult, Christoph" w:date="2026-09-11T11:38:00Z"/>
          <w:trPrChange w:id="2034"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035" w:author="Schult, Christoph" w:date="2026-09-17T13:52:00Z" w16du:dateUtc="2026-09-17T11:52:00Z">
              <w:tcPr>
                <w:tcW w:w="1604" w:type="dxa"/>
                <w:gridSpan w:val="2"/>
                <w:hideMark/>
              </w:tcPr>
            </w:tcPrChange>
          </w:tcPr>
          <w:p w14:paraId="0C257BAF"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2036" w:author="Schult, Christoph" w:date="2026-09-11T11:38:00Z"/>
                <w:rFonts w:asciiTheme="minorHAnsi" w:hAnsiTheme="minorHAnsi" w:cstheme="minorHAnsi"/>
                <w:sz w:val="22"/>
                <w:szCs w:val="22"/>
                <w:rPrChange w:id="2037" w:author="Schult, Christoph" w:date="2026-09-17T18:38:00Z" w16du:dateUtc="2026-09-17T16:38:00Z">
                  <w:rPr>
                    <w:ins w:id="2038" w:author="Schult, Christoph" w:date="2026-09-11T11:38:00Z"/>
                  </w:rPr>
                </w:rPrChange>
              </w:rPr>
              <w:pPrChange w:id="2039"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040" w:author="Schult, Christoph" w:date="2026-09-11T11:38:00Z">
              <w:r>
                <w:rPr>
                  <w:rFonts w:asciiTheme="minorHAnsi" w:hAnsiTheme="minorHAnsi" w:cstheme="minorHAnsi"/>
                  <w:szCs w:val="22"/>
                  <w:lang w:eastAsia="en-US"/>
                  <w:rPrChange w:id="2041" w:author="Schult, Christoph" w:date="2026-09-17T18:38:00Z" w16du:dateUtc="2026-09-17T16:38:00Z">
                    <w:rPr/>
                  </w:rPrChange>
                </w:rPr>
                <w:t>Blended finance — private tranche</w:t>
              </w:r>
            </w:ins>
          </w:p>
        </w:tc>
        <w:tc>
          <w:tcPr>
            <w:tcW w:w="825" w:type="pct"/>
            <w:hideMark/>
            <w:tcPrChange w:id="2042" w:author="Schult, Christoph" w:date="2026-09-17T13:52:00Z" w16du:dateUtc="2026-09-17T11:52:00Z">
              <w:tcPr>
                <w:tcW w:w="1605" w:type="dxa"/>
                <w:hideMark/>
              </w:tcPr>
            </w:tcPrChange>
          </w:tcPr>
          <w:p w14:paraId="150691DD"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043" w:author="Schult, Christoph" w:date="2026-09-11T11:38:00Z" w16du:dateUtc="2026-09-11T11:38:00Z"/>
                <w:rFonts w:asciiTheme="minorHAnsi" w:hAnsiTheme="minorHAnsi" w:cstheme="minorHAnsi"/>
                <w:sz w:val="22"/>
                <w:szCs w:val="22"/>
                <w:lang w:val="en-US"/>
                <w:rPrChange w:id="2044" w:author="Schult, Christoph" w:date="2026-09-17T18:38:00Z" w16du:dateUtc="2026-09-17T16:38:00Z">
                  <w:rPr>
                    <w:ins w:id="2045" w:author="Schult, Christoph" w:date="2026-09-11T11:38:00Z" w16du:dateUtc="2026-09-11T11:38:00Z"/>
                    <w:lang w:val="en-US"/>
                  </w:rPr>
                </w:rPrChange>
              </w:rPr>
              <w:pPrChange w:id="2046"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047" w:author="Schult, Christoph" w:date="2026-09-11T11:38:00Z" w16du:dateUtc="2026-09-11T11:38:00Z">
              <w:r>
                <w:rPr>
                  <w:rFonts w:asciiTheme="minorHAnsi" w:hAnsiTheme="minorHAnsi" w:cstheme="minorHAnsi"/>
                  <w:szCs w:val="22"/>
                  <w:lang w:val="en-US" w:eastAsia="en-US"/>
                  <w:rPrChange w:id="2048" w:author="Schult, Christoph" w:date="2026-09-17T18:38:00Z" w16du:dateUtc="2026-09-17T16:38:00Z">
                    <w:rPr>
                      <w:lang w:val="en-US"/>
                    </w:rPr>
                  </w:rPrChange>
                </w:rPr>
                <w:t>Foreign / cr.-enh. private</w:t>
              </w:r>
            </w:ins>
          </w:p>
        </w:tc>
        <w:tc>
          <w:tcPr>
            <w:tcW w:w="1000" w:type="pct"/>
            <w:hideMark/>
            <w:tcPrChange w:id="2049" w:author="Schult, Christoph" w:date="2026-09-17T13:52:00Z" w16du:dateUtc="2026-09-17T11:52:00Z">
              <w:tcPr>
                <w:tcW w:w="1605" w:type="dxa"/>
                <w:hideMark/>
              </w:tcPr>
            </w:tcPrChange>
          </w:tcPr>
          <w:p w14:paraId="381681FC"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050" w:author="Schult, Christoph" w:date="2026-09-11T11:38:00Z"/>
                <w:rFonts w:asciiTheme="minorHAnsi" w:hAnsiTheme="minorHAnsi" w:cstheme="minorHAnsi"/>
                <w:sz w:val="22"/>
                <w:szCs w:val="22"/>
                <w:rPrChange w:id="2051" w:author="Schult, Christoph" w:date="2026-09-17T18:38:00Z" w16du:dateUtc="2026-09-17T16:38:00Z">
                  <w:rPr>
                    <w:ins w:id="2052" w:author="Schult, Christoph" w:date="2026-09-11T11:38:00Z"/>
                  </w:rPr>
                </w:rPrChange>
              </w:rPr>
              <w:pPrChange w:id="2053"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054" w:author="Schult, Christoph" w:date="2026-09-11T11:38:00Z">
              <w:r>
                <w:rPr>
                  <w:rFonts w:asciiTheme="minorHAnsi" w:hAnsiTheme="minorHAnsi" w:cstheme="minorHAnsi"/>
                  <w:szCs w:val="22"/>
                  <w:lang w:eastAsia="en-US"/>
                  <w:rPrChange w:id="2055" w:author="Schult, Christoph" w:date="2026-09-17T18:38:00Z" w16du:dateUtc="2026-09-17T16:38:00Z">
                    <w:rPr/>
                  </w:rPrChange>
                </w:rPr>
                <w:t>4.0% @ 6.0%</w:t>
              </w:r>
            </w:ins>
          </w:p>
        </w:tc>
        <w:tc>
          <w:tcPr>
            <w:tcW w:w="1000" w:type="pct"/>
            <w:hideMark/>
            <w:tcPrChange w:id="2056" w:author="Schult, Christoph" w:date="2026-09-17T13:52:00Z" w16du:dateUtc="2026-09-17T11:52:00Z">
              <w:tcPr>
                <w:tcW w:w="1605" w:type="dxa"/>
                <w:gridSpan w:val="2"/>
                <w:hideMark/>
              </w:tcPr>
            </w:tcPrChange>
          </w:tcPr>
          <w:p w14:paraId="52856AF3"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057" w:author="Schult, Christoph" w:date="2026-09-11T11:38:00Z"/>
                <w:rFonts w:asciiTheme="minorHAnsi" w:hAnsiTheme="minorHAnsi" w:cstheme="minorHAnsi"/>
                <w:sz w:val="22"/>
                <w:szCs w:val="22"/>
                <w:rPrChange w:id="2058" w:author="Schult, Christoph" w:date="2026-09-17T18:38:00Z" w16du:dateUtc="2026-09-17T16:38:00Z">
                  <w:rPr>
                    <w:ins w:id="2059" w:author="Schult, Christoph" w:date="2026-09-11T11:38:00Z"/>
                  </w:rPr>
                </w:rPrChange>
              </w:rPr>
              <w:pPrChange w:id="2060"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061" w:author="Schult, Christoph" w:date="2026-09-11T11:38:00Z">
              <w:r>
                <w:rPr>
                  <w:rFonts w:asciiTheme="minorHAnsi" w:hAnsiTheme="minorHAnsi" w:cstheme="minorHAnsi"/>
                  <w:szCs w:val="22"/>
                  <w:lang w:eastAsia="en-US"/>
                  <w:rPrChange w:id="2062" w:author="Schult, Christoph" w:date="2026-09-17T18:38:00Z" w16du:dateUtc="2026-09-17T16:38:00Z">
                    <w:rPr/>
                  </w:rPrChange>
                </w:rPr>
                <w:t>2.4% @ 6.5%</w:t>
              </w:r>
            </w:ins>
          </w:p>
        </w:tc>
        <w:tc>
          <w:tcPr>
            <w:tcW w:w="1000" w:type="pct"/>
            <w:hideMark/>
            <w:tcPrChange w:id="2063" w:author="Schult, Christoph" w:date="2026-09-17T13:52:00Z" w16du:dateUtc="2026-09-17T11:52:00Z">
              <w:tcPr>
                <w:tcW w:w="1605" w:type="dxa"/>
                <w:hideMark/>
              </w:tcPr>
            </w:tcPrChange>
          </w:tcPr>
          <w:p w14:paraId="6364D447"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064" w:author="Schult, Christoph" w:date="2026-09-11T11:38:00Z"/>
                <w:rFonts w:asciiTheme="minorHAnsi" w:hAnsiTheme="minorHAnsi" w:cstheme="minorHAnsi"/>
                <w:sz w:val="22"/>
                <w:szCs w:val="22"/>
                <w:rPrChange w:id="2065" w:author="Schult, Christoph" w:date="2026-09-17T18:38:00Z" w16du:dateUtc="2026-09-17T16:38:00Z">
                  <w:rPr>
                    <w:ins w:id="2066" w:author="Schult, Christoph" w:date="2026-09-11T11:38:00Z"/>
                  </w:rPr>
                </w:rPrChange>
              </w:rPr>
              <w:pPrChange w:id="2067"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068" w:author="Schult, Christoph" w:date="2026-09-11T11:38:00Z">
              <w:r>
                <w:rPr>
                  <w:rFonts w:asciiTheme="minorHAnsi" w:hAnsiTheme="minorHAnsi" w:cstheme="minorHAnsi"/>
                  <w:szCs w:val="22"/>
                  <w:lang w:eastAsia="en-US"/>
                  <w:rPrChange w:id="2069" w:author="Schult, Christoph" w:date="2026-09-17T18:38:00Z" w16du:dateUtc="2026-09-17T16:38:00Z">
                    <w:rPr/>
                  </w:rPrChange>
                </w:rPr>
                <w:t>12.0% @ 6.0%</w:t>
              </w:r>
            </w:ins>
          </w:p>
        </w:tc>
      </w:tr>
      <w:tr w:rsidR="003134C3" w:rsidRPr="004E38DA" w14:paraId="4D07B70C" w14:textId="77777777" w:rsidTr="008B352D">
        <w:trPr>
          <w:cnfStyle w:val="000000100000" w:firstRow="0" w:lastRow="0" w:firstColumn="0" w:lastColumn="0" w:oddVBand="0" w:evenVBand="0" w:oddHBand="1" w:evenHBand="0" w:firstRowFirstColumn="0" w:firstRowLastColumn="0" w:lastRowFirstColumn="0" w:lastRowLastColumn="0"/>
          <w:ins w:id="2070" w:author="Schult, Christoph" w:date="2026-09-11T11:38:00Z"/>
          <w:trPrChange w:id="2071"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072" w:author="Schult, Christoph" w:date="2026-09-17T13:52:00Z" w16du:dateUtc="2026-09-17T11:52:00Z">
              <w:tcPr>
                <w:tcW w:w="1604" w:type="dxa"/>
                <w:gridSpan w:val="2"/>
                <w:hideMark/>
              </w:tcPr>
            </w:tcPrChange>
          </w:tcPr>
          <w:p w14:paraId="23FDC083"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2073" w:author="Schult, Christoph" w:date="2026-09-11T11:38:00Z"/>
                <w:rFonts w:asciiTheme="minorHAnsi" w:hAnsiTheme="minorHAnsi" w:cstheme="minorHAnsi"/>
                <w:sz w:val="22"/>
                <w:szCs w:val="22"/>
                <w:rPrChange w:id="2074" w:author="Schult, Christoph" w:date="2026-09-17T18:38:00Z" w16du:dateUtc="2026-09-17T16:38:00Z">
                  <w:rPr>
                    <w:ins w:id="2075" w:author="Schult, Christoph" w:date="2026-09-11T11:38:00Z"/>
                  </w:rPr>
                </w:rPrChange>
              </w:rPr>
              <w:pPrChange w:id="2076"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077" w:author="Schult, Christoph" w:date="2026-09-11T11:38:00Z">
              <w:r>
                <w:rPr>
                  <w:rFonts w:asciiTheme="minorHAnsi" w:hAnsiTheme="minorHAnsi" w:cstheme="minorHAnsi"/>
                  <w:szCs w:val="22"/>
                  <w:lang w:eastAsia="en-US"/>
                  <w:rPrChange w:id="2078" w:author="Schult, Christoph" w:date="2026-09-17T18:38:00Z" w16du:dateUtc="2026-09-17T16:38:00Z">
                    <w:rPr/>
                  </w:rPrChange>
                </w:rPr>
                <w:t>Green bonds — corporate</w:t>
              </w:r>
            </w:ins>
          </w:p>
        </w:tc>
        <w:tc>
          <w:tcPr>
            <w:tcW w:w="825" w:type="pct"/>
            <w:hideMark/>
            <w:tcPrChange w:id="2079" w:author="Schult, Christoph" w:date="2026-09-17T13:52:00Z" w16du:dateUtc="2026-09-17T11:52:00Z">
              <w:tcPr>
                <w:tcW w:w="1605" w:type="dxa"/>
                <w:hideMark/>
              </w:tcPr>
            </w:tcPrChange>
          </w:tcPr>
          <w:p w14:paraId="58CF1FEE"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80" w:author="Schult, Christoph" w:date="2026-09-11T11:38:00Z" w16du:dateUtc="2026-09-11T11:38:00Z"/>
                <w:rFonts w:asciiTheme="minorHAnsi" w:hAnsiTheme="minorHAnsi" w:cstheme="minorHAnsi"/>
                <w:sz w:val="22"/>
                <w:szCs w:val="22"/>
                <w:lang w:val="en-US"/>
                <w:rPrChange w:id="2081" w:author="Schult, Christoph" w:date="2026-09-17T18:38:00Z" w16du:dateUtc="2026-09-17T16:38:00Z">
                  <w:rPr>
                    <w:ins w:id="2082" w:author="Schult, Christoph" w:date="2026-09-11T11:38:00Z" w16du:dateUtc="2026-09-11T11:38:00Z"/>
                    <w:lang w:val="en-US"/>
                  </w:rPr>
                </w:rPrChange>
              </w:rPr>
              <w:pPrChange w:id="2083"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84" w:author="Schult, Christoph" w:date="2026-09-11T11:38:00Z" w16du:dateUtc="2026-09-11T11:38:00Z">
              <w:r>
                <w:rPr>
                  <w:rFonts w:asciiTheme="minorHAnsi" w:hAnsiTheme="minorHAnsi" w:cstheme="minorHAnsi"/>
                  <w:szCs w:val="22"/>
                  <w:lang w:val="en-US" w:eastAsia="en-US"/>
                  <w:rPrChange w:id="2085" w:author="Schult, Christoph" w:date="2026-09-17T18:38:00Z" w16du:dateUtc="2026-09-17T16:38:00Z">
                    <w:rPr>
                      <w:lang w:val="en-US"/>
                    </w:rPr>
                  </w:rPrChange>
                </w:rPr>
                <w:t>Foreign / cr.-enh. private</w:t>
              </w:r>
            </w:ins>
          </w:p>
        </w:tc>
        <w:tc>
          <w:tcPr>
            <w:tcW w:w="1000" w:type="pct"/>
            <w:hideMark/>
            <w:tcPrChange w:id="2086" w:author="Schult, Christoph" w:date="2026-09-17T13:52:00Z" w16du:dateUtc="2026-09-17T11:52:00Z">
              <w:tcPr>
                <w:tcW w:w="1605" w:type="dxa"/>
                <w:hideMark/>
              </w:tcPr>
            </w:tcPrChange>
          </w:tcPr>
          <w:p w14:paraId="1D08CC19"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87" w:author="Schult, Christoph" w:date="2026-09-11T11:38:00Z"/>
                <w:rFonts w:asciiTheme="minorHAnsi" w:hAnsiTheme="minorHAnsi" w:cstheme="minorHAnsi"/>
                <w:sz w:val="22"/>
                <w:szCs w:val="22"/>
                <w:rPrChange w:id="2088" w:author="Schult, Christoph" w:date="2026-09-17T18:38:00Z" w16du:dateUtc="2026-09-17T16:38:00Z">
                  <w:rPr>
                    <w:ins w:id="2089" w:author="Schult, Christoph" w:date="2026-09-11T11:38:00Z"/>
                  </w:rPr>
                </w:rPrChange>
              </w:rPr>
              <w:pPrChange w:id="2090"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91" w:author="Schult, Christoph" w:date="2026-09-11T11:38:00Z">
              <w:r>
                <w:rPr>
                  <w:rFonts w:asciiTheme="minorHAnsi" w:hAnsiTheme="minorHAnsi" w:cstheme="minorHAnsi"/>
                  <w:szCs w:val="22"/>
                  <w:lang w:eastAsia="en-US"/>
                  <w:rPrChange w:id="2092" w:author="Schult, Christoph" w:date="2026-09-17T18:38:00Z" w16du:dateUtc="2026-09-17T16:38:00Z">
                    <w:rPr/>
                  </w:rPrChange>
                </w:rPr>
                <w:t>10.0% @ 6.5%</w:t>
              </w:r>
            </w:ins>
          </w:p>
        </w:tc>
        <w:tc>
          <w:tcPr>
            <w:tcW w:w="1000" w:type="pct"/>
            <w:hideMark/>
            <w:tcPrChange w:id="2093" w:author="Schult, Christoph" w:date="2026-09-17T13:52:00Z" w16du:dateUtc="2026-09-17T11:52:00Z">
              <w:tcPr>
                <w:tcW w:w="1605" w:type="dxa"/>
                <w:gridSpan w:val="2"/>
                <w:hideMark/>
              </w:tcPr>
            </w:tcPrChange>
          </w:tcPr>
          <w:p w14:paraId="758A9E5D"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094" w:author="Schult, Christoph" w:date="2026-09-11T11:38:00Z"/>
                <w:rFonts w:asciiTheme="minorHAnsi" w:hAnsiTheme="minorHAnsi" w:cstheme="minorHAnsi"/>
                <w:sz w:val="22"/>
                <w:szCs w:val="22"/>
                <w:rPrChange w:id="2095" w:author="Schult, Christoph" w:date="2026-09-17T18:38:00Z" w16du:dateUtc="2026-09-17T16:38:00Z">
                  <w:rPr>
                    <w:ins w:id="2096" w:author="Schult, Christoph" w:date="2026-09-11T11:38:00Z"/>
                  </w:rPr>
                </w:rPrChange>
              </w:rPr>
              <w:pPrChange w:id="2097"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098" w:author="Schult, Christoph" w:date="2026-09-11T11:38:00Z">
              <w:r>
                <w:rPr>
                  <w:rFonts w:asciiTheme="minorHAnsi" w:hAnsiTheme="minorHAnsi" w:cstheme="minorHAnsi"/>
                  <w:szCs w:val="22"/>
                  <w:lang w:eastAsia="en-US"/>
                  <w:rPrChange w:id="2099" w:author="Schult, Christoph" w:date="2026-09-17T18:38:00Z" w16du:dateUtc="2026-09-17T16:38:00Z">
                    <w:rPr/>
                  </w:rPrChange>
                </w:rPr>
                <w:t>10.0% @ 7.0%</w:t>
              </w:r>
            </w:ins>
          </w:p>
        </w:tc>
        <w:tc>
          <w:tcPr>
            <w:tcW w:w="1000" w:type="pct"/>
            <w:hideMark/>
            <w:tcPrChange w:id="2100" w:author="Schult, Christoph" w:date="2026-09-17T13:52:00Z" w16du:dateUtc="2026-09-17T11:52:00Z">
              <w:tcPr>
                <w:tcW w:w="1605" w:type="dxa"/>
                <w:hideMark/>
              </w:tcPr>
            </w:tcPrChange>
          </w:tcPr>
          <w:p w14:paraId="61EA5A55"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101" w:author="Schult, Christoph" w:date="2026-09-11T11:38:00Z"/>
                <w:rFonts w:asciiTheme="minorHAnsi" w:hAnsiTheme="minorHAnsi" w:cstheme="minorHAnsi"/>
                <w:sz w:val="22"/>
                <w:szCs w:val="22"/>
                <w:rPrChange w:id="2102" w:author="Schult, Christoph" w:date="2026-09-17T18:38:00Z" w16du:dateUtc="2026-09-17T16:38:00Z">
                  <w:rPr>
                    <w:ins w:id="2103" w:author="Schult, Christoph" w:date="2026-09-11T11:38:00Z"/>
                  </w:rPr>
                </w:rPrChange>
              </w:rPr>
              <w:pPrChange w:id="2104"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105" w:author="Schult, Christoph" w:date="2026-09-11T11:38:00Z">
              <w:r>
                <w:rPr>
                  <w:rFonts w:asciiTheme="minorHAnsi" w:hAnsiTheme="minorHAnsi" w:cstheme="minorHAnsi"/>
                  <w:szCs w:val="22"/>
                  <w:lang w:eastAsia="en-US"/>
                  <w:rPrChange w:id="2106" w:author="Schult, Christoph" w:date="2026-09-17T18:38:00Z" w16du:dateUtc="2026-09-17T16:38:00Z">
                    <w:rPr/>
                  </w:rPrChange>
                </w:rPr>
                <w:t>7.0% @ 6.0%</w:t>
              </w:r>
            </w:ins>
          </w:p>
        </w:tc>
      </w:tr>
      <w:tr w:rsidR="003134C3" w:rsidRPr="004E38DA" w14:paraId="5D60C295" w14:textId="77777777" w:rsidTr="008B352D">
        <w:trPr>
          <w:cnfStyle w:val="000000010000" w:firstRow="0" w:lastRow="0" w:firstColumn="0" w:lastColumn="0" w:oddVBand="0" w:evenVBand="0" w:oddHBand="0" w:evenHBand="1" w:firstRowFirstColumn="0" w:firstRowLastColumn="0" w:lastRowFirstColumn="0" w:lastRowLastColumn="0"/>
          <w:ins w:id="2107" w:author="Schult, Christoph" w:date="2026-09-11T11:38:00Z"/>
          <w:trPrChange w:id="2108"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109" w:author="Schult, Christoph" w:date="2026-09-17T13:52:00Z" w16du:dateUtc="2026-09-17T11:52:00Z">
              <w:tcPr>
                <w:tcW w:w="1604" w:type="dxa"/>
                <w:gridSpan w:val="2"/>
                <w:hideMark/>
              </w:tcPr>
            </w:tcPrChange>
          </w:tcPr>
          <w:p w14:paraId="3C062731"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2110" w:author="Schult, Christoph" w:date="2026-09-11T11:38:00Z"/>
                <w:rFonts w:asciiTheme="minorHAnsi" w:eastAsia="Times New Roman" w:hAnsiTheme="minorHAnsi" w:cstheme="minorHAnsi"/>
                <w:sz w:val="22"/>
                <w:szCs w:val="22"/>
                <w:lang w:val="en-GB"/>
                <w:rPrChange w:id="2111" w:author="Schult, Christoph" w:date="2026-09-17T18:38:00Z" w16du:dateUtc="2026-09-17T16:38:00Z">
                  <w:rPr>
                    <w:ins w:id="2112" w:author="Schult, Christoph" w:date="2026-09-11T11:38:00Z"/>
                  </w:rPr>
                </w:rPrChange>
              </w:rPr>
              <w:pPrChange w:id="2113"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114" w:author="Schult, Christoph" w:date="2026-09-11T11:38:00Z">
              <w:r>
                <w:rPr>
                  <w:rFonts w:asciiTheme="minorHAnsi" w:hAnsiTheme="minorHAnsi" w:cstheme="minorHAnsi"/>
                  <w:szCs w:val="22"/>
                  <w:lang w:val="en-GB" w:eastAsia="en-US"/>
                  <w:rPrChange w:id="2115" w:author="Schult, Christoph" w:date="2026-09-17T18:38:00Z" w16du:dateUtc="2026-09-17T16:38:00Z">
                    <w:rPr/>
                  </w:rPrChange>
                </w:rPr>
                <w:t>Foreign / credit-enhanced private — subtotal</w:t>
              </w:r>
            </w:ins>
          </w:p>
        </w:tc>
        <w:tc>
          <w:tcPr>
            <w:tcW w:w="825" w:type="pct"/>
            <w:hideMark/>
            <w:tcPrChange w:id="2116" w:author="Schult, Christoph" w:date="2026-09-17T13:52:00Z" w16du:dateUtc="2026-09-17T11:52:00Z">
              <w:tcPr>
                <w:tcW w:w="1605" w:type="dxa"/>
                <w:hideMark/>
              </w:tcPr>
            </w:tcPrChange>
          </w:tcPr>
          <w:p w14:paraId="531A68DA"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17" w:author="Schult, Christoph" w:date="2026-09-11T11:38:00Z"/>
                <w:rFonts w:asciiTheme="minorHAnsi" w:hAnsiTheme="minorHAnsi" w:cstheme="minorHAnsi"/>
                <w:sz w:val="22"/>
                <w:szCs w:val="22"/>
                <w:rPrChange w:id="2118" w:author="Schult, Christoph" w:date="2026-09-17T18:38:00Z" w16du:dateUtc="2026-09-17T16:38:00Z">
                  <w:rPr>
                    <w:ins w:id="2119" w:author="Schult, Christoph" w:date="2026-09-11T11:38:00Z"/>
                  </w:rPr>
                </w:rPrChange>
              </w:rPr>
              <w:pPrChange w:id="2120"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121" w:author="Schult, Christoph" w:date="2026-09-11T11:38:00Z">
              <w:r>
                <w:rPr>
                  <w:rFonts w:asciiTheme="minorHAnsi" w:hAnsiTheme="minorHAnsi" w:cstheme="minorHAnsi"/>
                  <w:szCs w:val="22"/>
                  <w:lang w:eastAsia="en-US"/>
                  <w:rPrChange w:id="2122" w:author="Schult, Christoph" w:date="2026-09-17T18:38:00Z" w16du:dateUtc="2026-09-17T16:38:00Z">
                    <w:rPr/>
                  </w:rPrChange>
                </w:rPr>
                <w:t>Foreign</w:t>
              </w:r>
            </w:ins>
          </w:p>
        </w:tc>
        <w:tc>
          <w:tcPr>
            <w:tcW w:w="1000" w:type="pct"/>
            <w:hideMark/>
            <w:tcPrChange w:id="2123" w:author="Schult, Christoph" w:date="2026-09-17T13:52:00Z" w16du:dateUtc="2026-09-17T11:52:00Z">
              <w:tcPr>
                <w:tcW w:w="1605" w:type="dxa"/>
                <w:hideMark/>
              </w:tcPr>
            </w:tcPrChange>
          </w:tcPr>
          <w:p w14:paraId="37355C2C"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24" w:author="Schult, Christoph" w:date="2026-09-11T11:38:00Z"/>
                <w:rFonts w:asciiTheme="minorHAnsi" w:hAnsiTheme="minorHAnsi" w:cstheme="minorHAnsi"/>
                <w:sz w:val="22"/>
                <w:szCs w:val="22"/>
                <w:rPrChange w:id="2125" w:author="Schult, Christoph" w:date="2026-09-17T18:38:00Z" w16du:dateUtc="2026-09-17T16:38:00Z">
                  <w:rPr>
                    <w:ins w:id="2126" w:author="Schult, Christoph" w:date="2026-09-11T11:38:00Z"/>
                  </w:rPr>
                </w:rPrChange>
              </w:rPr>
              <w:pPrChange w:id="2127"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128" w:author="Schult, Christoph" w:date="2026-09-11T11:38:00Z">
              <w:r>
                <w:rPr>
                  <w:rFonts w:asciiTheme="minorHAnsi" w:hAnsiTheme="minorHAnsi" w:cstheme="minorHAnsi"/>
                  <w:szCs w:val="22"/>
                  <w:lang w:eastAsia="en-US"/>
                  <w:rPrChange w:id="2129" w:author="Schult, Christoph" w:date="2026-09-17T18:38:00Z" w16du:dateUtc="2026-09-17T16:38:00Z">
                    <w:rPr/>
                  </w:rPrChange>
                </w:rPr>
                <w:t>14.0%</w:t>
              </w:r>
            </w:ins>
          </w:p>
        </w:tc>
        <w:tc>
          <w:tcPr>
            <w:tcW w:w="1000" w:type="pct"/>
            <w:hideMark/>
            <w:tcPrChange w:id="2130" w:author="Schult, Christoph" w:date="2026-09-17T13:52:00Z" w16du:dateUtc="2026-09-17T11:52:00Z">
              <w:tcPr>
                <w:tcW w:w="1605" w:type="dxa"/>
                <w:gridSpan w:val="2"/>
                <w:hideMark/>
              </w:tcPr>
            </w:tcPrChange>
          </w:tcPr>
          <w:p w14:paraId="151DC9D2"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31" w:author="Schult, Christoph" w:date="2026-09-11T11:38:00Z"/>
                <w:rFonts w:asciiTheme="minorHAnsi" w:hAnsiTheme="minorHAnsi" w:cstheme="minorHAnsi"/>
                <w:sz w:val="22"/>
                <w:szCs w:val="22"/>
                <w:rPrChange w:id="2132" w:author="Schult, Christoph" w:date="2026-09-17T18:38:00Z" w16du:dateUtc="2026-09-17T16:38:00Z">
                  <w:rPr>
                    <w:ins w:id="2133" w:author="Schult, Christoph" w:date="2026-09-11T11:38:00Z"/>
                  </w:rPr>
                </w:rPrChange>
              </w:rPr>
              <w:pPrChange w:id="2134"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135" w:author="Schult, Christoph" w:date="2026-09-11T11:38:00Z">
              <w:r>
                <w:rPr>
                  <w:rFonts w:asciiTheme="minorHAnsi" w:hAnsiTheme="minorHAnsi" w:cstheme="minorHAnsi"/>
                  <w:szCs w:val="22"/>
                  <w:lang w:eastAsia="en-US"/>
                  <w:rPrChange w:id="2136" w:author="Schult, Christoph" w:date="2026-09-17T18:38:00Z" w16du:dateUtc="2026-09-17T16:38:00Z">
                    <w:rPr/>
                  </w:rPrChange>
                </w:rPr>
                <w:t>12.4%</w:t>
              </w:r>
            </w:ins>
          </w:p>
        </w:tc>
        <w:tc>
          <w:tcPr>
            <w:tcW w:w="1000" w:type="pct"/>
            <w:hideMark/>
            <w:tcPrChange w:id="2137" w:author="Schult, Christoph" w:date="2026-09-17T13:52:00Z" w16du:dateUtc="2026-09-17T11:52:00Z">
              <w:tcPr>
                <w:tcW w:w="1605" w:type="dxa"/>
                <w:hideMark/>
              </w:tcPr>
            </w:tcPrChange>
          </w:tcPr>
          <w:p w14:paraId="32D43BDB"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38" w:author="Schult, Christoph" w:date="2026-09-11T11:38:00Z"/>
                <w:rFonts w:asciiTheme="minorHAnsi" w:hAnsiTheme="minorHAnsi" w:cstheme="minorHAnsi"/>
                <w:sz w:val="22"/>
                <w:szCs w:val="22"/>
                <w:rPrChange w:id="2139" w:author="Schult, Christoph" w:date="2026-09-17T18:38:00Z" w16du:dateUtc="2026-09-17T16:38:00Z">
                  <w:rPr>
                    <w:ins w:id="2140" w:author="Schult, Christoph" w:date="2026-09-11T11:38:00Z"/>
                  </w:rPr>
                </w:rPrChange>
              </w:rPr>
              <w:pPrChange w:id="2141"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142" w:author="Schult, Christoph" w:date="2026-09-11T11:38:00Z">
              <w:r>
                <w:rPr>
                  <w:rFonts w:asciiTheme="minorHAnsi" w:hAnsiTheme="minorHAnsi" w:cstheme="minorHAnsi"/>
                  <w:szCs w:val="22"/>
                  <w:lang w:eastAsia="en-US"/>
                  <w:rPrChange w:id="2143" w:author="Schult, Christoph" w:date="2026-09-17T18:38:00Z" w16du:dateUtc="2026-09-17T16:38:00Z">
                    <w:rPr/>
                  </w:rPrChange>
                </w:rPr>
                <w:t>19.0%</w:t>
              </w:r>
            </w:ins>
          </w:p>
        </w:tc>
      </w:tr>
      <w:tr w:rsidR="003134C3" w:rsidRPr="004E38DA" w14:paraId="072CBABE" w14:textId="77777777" w:rsidTr="008B352D">
        <w:trPr>
          <w:cnfStyle w:val="000000100000" w:firstRow="0" w:lastRow="0" w:firstColumn="0" w:lastColumn="0" w:oddVBand="0" w:evenVBand="0" w:oddHBand="1" w:evenHBand="0" w:firstRowFirstColumn="0" w:firstRowLastColumn="0" w:lastRowFirstColumn="0" w:lastRowLastColumn="0"/>
          <w:ins w:id="2144" w:author="Schult, Christoph" w:date="2026-09-11T11:38:00Z"/>
          <w:trPrChange w:id="2145"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146" w:author="Schult, Christoph" w:date="2026-09-17T13:52:00Z" w16du:dateUtc="2026-09-17T11:52:00Z">
              <w:tcPr>
                <w:tcW w:w="1604" w:type="dxa"/>
                <w:gridSpan w:val="2"/>
                <w:hideMark/>
              </w:tcPr>
            </w:tcPrChange>
          </w:tcPr>
          <w:p w14:paraId="6415AD70"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2147" w:author="Schult, Christoph" w:date="2026-09-11T11:38:00Z"/>
                <w:rFonts w:asciiTheme="minorHAnsi" w:hAnsiTheme="minorHAnsi" w:cstheme="minorHAnsi"/>
                <w:sz w:val="22"/>
                <w:szCs w:val="22"/>
                <w:rPrChange w:id="2148" w:author="Schult, Christoph" w:date="2026-09-17T18:38:00Z" w16du:dateUtc="2026-09-17T16:38:00Z">
                  <w:rPr>
                    <w:ins w:id="2149" w:author="Schult, Christoph" w:date="2026-09-11T11:38:00Z"/>
                  </w:rPr>
                </w:rPrChange>
              </w:rPr>
              <w:pPrChange w:id="2150"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151" w:author="Schult, Christoph" w:date="2026-09-11T11:38:00Z">
              <w:r>
                <w:rPr>
                  <w:rFonts w:asciiTheme="minorHAnsi" w:hAnsiTheme="minorHAnsi" w:cstheme="minorHAnsi"/>
                  <w:szCs w:val="22"/>
                  <w:lang w:eastAsia="en-US"/>
                  <w:rPrChange w:id="2152" w:author="Schult, Christoph" w:date="2026-09-17T18:38:00Z" w16du:dateUtc="2026-09-17T16:38:00Z">
                    <w:rPr/>
                  </w:rPrChange>
                </w:rPr>
                <w:t>Green credit — commercial banks</w:t>
              </w:r>
            </w:ins>
          </w:p>
        </w:tc>
        <w:tc>
          <w:tcPr>
            <w:tcW w:w="825" w:type="pct"/>
            <w:hideMark/>
            <w:tcPrChange w:id="2153" w:author="Schult, Christoph" w:date="2026-09-17T13:52:00Z" w16du:dateUtc="2026-09-17T11:52:00Z">
              <w:tcPr>
                <w:tcW w:w="1605" w:type="dxa"/>
                <w:hideMark/>
              </w:tcPr>
            </w:tcPrChange>
          </w:tcPr>
          <w:p w14:paraId="2EAB7D54"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154" w:author="Schult, Christoph" w:date="2026-09-11T11:38:00Z"/>
                <w:rFonts w:asciiTheme="minorHAnsi" w:hAnsiTheme="minorHAnsi" w:cstheme="minorHAnsi"/>
                <w:sz w:val="22"/>
                <w:szCs w:val="22"/>
                <w:rPrChange w:id="2155" w:author="Schult, Christoph" w:date="2026-09-17T18:38:00Z" w16du:dateUtc="2026-09-17T16:38:00Z">
                  <w:rPr>
                    <w:ins w:id="2156" w:author="Schult, Christoph" w:date="2026-09-11T11:38:00Z"/>
                  </w:rPr>
                </w:rPrChange>
              </w:rPr>
              <w:pPrChange w:id="2157"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158" w:author="Schult, Christoph" w:date="2026-09-11T11:38:00Z">
              <w:r>
                <w:rPr>
                  <w:rFonts w:asciiTheme="minorHAnsi" w:hAnsiTheme="minorHAnsi" w:cstheme="minorHAnsi"/>
                  <w:szCs w:val="22"/>
                  <w:lang w:eastAsia="en-US"/>
                  <w:rPrChange w:id="2159" w:author="Schult, Christoph" w:date="2026-09-17T18:38:00Z" w16du:dateUtc="2026-09-17T16:38:00Z">
                    <w:rPr/>
                  </w:rPrChange>
                </w:rPr>
                <w:t>Domestic private / household</w:t>
              </w:r>
            </w:ins>
          </w:p>
        </w:tc>
        <w:tc>
          <w:tcPr>
            <w:tcW w:w="1000" w:type="pct"/>
            <w:hideMark/>
            <w:tcPrChange w:id="2160" w:author="Schult, Christoph" w:date="2026-09-17T13:52:00Z" w16du:dateUtc="2026-09-17T11:52:00Z">
              <w:tcPr>
                <w:tcW w:w="1605" w:type="dxa"/>
                <w:hideMark/>
              </w:tcPr>
            </w:tcPrChange>
          </w:tcPr>
          <w:p w14:paraId="03F3B89D"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161" w:author="Schult, Christoph" w:date="2026-09-11T11:38:00Z"/>
                <w:rFonts w:asciiTheme="minorHAnsi" w:hAnsiTheme="minorHAnsi" w:cstheme="minorHAnsi"/>
                <w:sz w:val="22"/>
                <w:szCs w:val="22"/>
                <w:rPrChange w:id="2162" w:author="Schult, Christoph" w:date="2026-09-17T18:38:00Z" w16du:dateUtc="2026-09-17T16:38:00Z">
                  <w:rPr>
                    <w:ins w:id="2163" w:author="Schult, Christoph" w:date="2026-09-11T11:38:00Z"/>
                  </w:rPr>
                </w:rPrChange>
              </w:rPr>
              <w:pPrChange w:id="2164"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165" w:author="Schult, Christoph" w:date="2026-09-11T11:38:00Z">
              <w:r>
                <w:rPr>
                  <w:rFonts w:asciiTheme="minorHAnsi" w:hAnsiTheme="minorHAnsi" w:cstheme="minorHAnsi"/>
                  <w:szCs w:val="22"/>
                  <w:lang w:eastAsia="en-US"/>
                  <w:rPrChange w:id="2166" w:author="Schult, Christoph" w:date="2026-09-17T18:38:00Z" w16du:dateUtc="2026-09-17T16:38:00Z">
                    <w:rPr/>
                  </w:rPrChange>
                </w:rPr>
                <w:t>67.0% @ 7.5%</w:t>
              </w:r>
            </w:ins>
          </w:p>
        </w:tc>
        <w:tc>
          <w:tcPr>
            <w:tcW w:w="1000" w:type="pct"/>
            <w:hideMark/>
            <w:tcPrChange w:id="2167" w:author="Schult, Christoph" w:date="2026-09-17T13:52:00Z" w16du:dateUtc="2026-09-17T11:52:00Z">
              <w:tcPr>
                <w:tcW w:w="1605" w:type="dxa"/>
                <w:gridSpan w:val="2"/>
                <w:hideMark/>
              </w:tcPr>
            </w:tcPrChange>
          </w:tcPr>
          <w:p w14:paraId="37FE223F"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168" w:author="Schult, Christoph" w:date="2026-09-11T11:38:00Z"/>
                <w:rFonts w:asciiTheme="minorHAnsi" w:hAnsiTheme="minorHAnsi" w:cstheme="minorHAnsi"/>
                <w:sz w:val="22"/>
                <w:szCs w:val="22"/>
                <w:rPrChange w:id="2169" w:author="Schult, Christoph" w:date="2026-09-17T18:38:00Z" w16du:dateUtc="2026-09-17T16:38:00Z">
                  <w:rPr>
                    <w:ins w:id="2170" w:author="Schult, Christoph" w:date="2026-09-11T11:38:00Z"/>
                  </w:rPr>
                </w:rPrChange>
              </w:rPr>
              <w:pPrChange w:id="2171"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172" w:author="Schult, Christoph" w:date="2026-09-11T11:38:00Z">
              <w:r>
                <w:rPr>
                  <w:rFonts w:asciiTheme="minorHAnsi" w:hAnsiTheme="minorHAnsi" w:cstheme="minorHAnsi"/>
                  <w:szCs w:val="22"/>
                  <w:lang w:eastAsia="en-US"/>
                  <w:rPrChange w:id="2173" w:author="Schult, Christoph" w:date="2026-09-17T18:38:00Z" w16du:dateUtc="2026-09-17T16:38:00Z">
                    <w:rPr/>
                  </w:rPrChange>
                </w:rPr>
                <w:t>78.0% @ 8.0%</w:t>
              </w:r>
            </w:ins>
          </w:p>
        </w:tc>
        <w:tc>
          <w:tcPr>
            <w:tcW w:w="1000" w:type="pct"/>
            <w:hideMark/>
            <w:tcPrChange w:id="2174" w:author="Schult, Christoph" w:date="2026-09-17T13:52:00Z" w16du:dateUtc="2026-09-17T11:52:00Z">
              <w:tcPr>
                <w:tcW w:w="1605" w:type="dxa"/>
                <w:hideMark/>
              </w:tcPr>
            </w:tcPrChange>
          </w:tcPr>
          <w:p w14:paraId="2B74A21B"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175" w:author="Schult, Christoph" w:date="2026-09-11T11:38:00Z"/>
                <w:rFonts w:asciiTheme="minorHAnsi" w:hAnsiTheme="minorHAnsi" w:cstheme="minorHAnsi"/>
                <w:sz w:val="22"/>
                <w:szCs w:val="22"/>
                <w:rPrChange w:id="2176" w:author="Schult, Christoph" w:date="2026-09-17T18:38:00Z" w16du:dateUtc="2026-09-17T16:38:00Z">
                  <w:rPr>
                    <w:ins w:id="2177" w:author="Schult, Christoph" w:date="2026-09-11T11:38:00Z"/>
                  </w:rPr>
                </w:rPrChange>
              </w:rPr>
              <w:pPrChange w:id="2178"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179" w:author="Schult, Christoph" w:date="2026-09-11T11:38:00Z">
              <w:r>
                <w:rPr>
                  <w:rFonts w:asciiTheme="minorHAnsi" w:hAnsiTheme="minorHAnsi" w:cstheme="minorHAnsi"/>
                  <w:szCs w:val="22"/>
                  <w:lang w:eastAsia="en-US"/>
                  <w:rPrChange w:id="2180" w:author="Schult, Christoph" w:date="2026-09-17T18:38:00Z" w16du:dateUtc="2026-09-17T16:38:00Z">
                    <w:rPr/>
                  </w:rPrChange>
                </w:rPr>
                <w:t>44.5% @ 7.0%</w:t>
              </w:r>
            </w:ins>
          </w:p>
        </w:tc>
      </w:tr>
      <w:tr w:rsidR="003134C3" w:rsidRPr="004E38DA" w14:paraId="4A523EDB" w14:textId="77777777" w:rsidTr="008B352D">
        <w:trPr>
          <w:cnfStyle w:val="000000010000" w:firstRow="0" w:lastRow="0" w:firstColumn="0" w:lastColumn="0" w:oddVBand="0" w:evenVBand="0" w:oddHBand="0" w:evenHBand="1" w:firstRowFirstColumn="0" w:firstRowLastColumn="0" w:lastRowFirstColumn="0" w:lastRowLastColumn="0"/>
          <w:ins w:id="2181" w:author="Schult, Christoph" w:date="2026-09-11T11:38:00Z"/>
          <w:trPrChange w:id="2182"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183" w:author="Schult, Christoph" w:date="2026-09-17T13:52:00Z" w16du:dateUtc="2026-09-17T11:52:00Z">
              <w:tcPr>
                <w:tcW w:w="1604" w:type="dxa"/>
                <w:gridSpan w:val="2"/>
                <w:hideMark/>
              </w:tcPr>
            </w:tcPrChange>
          </w:tcPr>
          <w:p w14:paraId="5A04CC23"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2184" w:author="Schult, Christoph" w:date="2026-09-11T11:38:00Z"/>
                <w:rFonts w:asciiTheme="minorHAnsi" w:hAnsiTheme="minorHAnsi" w:cstheme="minorHAnsi"/>
                <w:sz w:val="22"/>
                <w:szCs w:val="22"/>
                <w:rPrChange w:id="2185" w:author="Schult, Christoph" w:date="2026-09-17T18:38:00Z" w16du:dateUtc="2026-09-17T16:38:00Z">
                  <w:rPr>
                    <w:ins w:id="2186" w:author="Schult, Christoph" w:date="2026-09-11T11:38:00Z"/>
                  </w:rPr>
                </w:rPrChange>
              </w:rPr>
              <w:pPrChange w:id="2187"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188" w:author="Schult, Christoph" w:date="2026-09-11T11:38:00Z">
              <w:r>
                <w:rPr>
                  <w:rFonts w:asciiTheme="minorHAnsi" w:hAnsiTheme="minorHAnsi" w:cstheme="minorHAnsi"/>
                  <w:szCs w:val="22"/>
                  <w:lang w:eastAsia="en-US"/>
                  <w:rPrChange w:id="2189" w:author="Schult, Christoph" w:date="2026-09-17T18:38:00Z" w16du:dateUtc="2026-09-17T16:38:00Z">
                    <w:rPr/>
                  </w:rPrChange>
                </w:rPr>
                <w:t>Total</w:t>
              </w:r>
            </w:ins>
          </w:p>
        </w:tc>
        <w:tc>
          <w:tcPr>
            <w:tcW w:w="825" w:type="pct"/>
            <w:hideMark/>
            <w:tcPrChange w:id="2190" w:author="Schult, Christoph" w:date="2026-09-17T13:52:00Z" w16du:dateUtc="2026-09-17T11:52:00Z">
              <w:tcPr>
                <w:tcW w:w="1605" w:type="dxa"/>
                <w:hideMark/>
              </w:tcPr>
            </w:tcPrChange>
          </w:tcPr>
          <w:p w14:paraId="05182EA3"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91" w:author="Schult, Christoph" w:date="2026-09-11T11:38:00Z"/>
                <w:rFonts w:asciiTheme="minorHAnsi" w:hAnsiTheme="minorHAnsi" w:cstheme="minorHAnsi"/>
                <w:sz w:val="22"/>
                <w:szCs w:val="22"/>
                <w:rPrChange w:id="2192" w:author="Schult, Christoph" w:date="2026-09-17T18:38:00Z" w16du:dateUtc="2026-09-17T16:38:00Z">
                  <w:rPr>
                    <w:ins w:id="2193" w:author="Schult, Christoph" w:date="2026-09-11T11:38:00Z"/>
                  </w:rPr>
                </w:rPrChange>
              </w:rPr>
              <w:pPrChange w:id="2194"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p>
        </w:tc>
        <w:tc>
          <w:tcPr>
            <w:tcW w:w="1000" w:type="pct"/>
            <w:hideMark/>
            <w:tcPrChange w:id="2195" w:author="Schult, Christoph" w:date="2026-09-17T13:52:00Z" w16du:dateUtc="2026-09-17T11:52:00Z">
              <w:tcPr>
                <w:tcW w:w="1605" w:type="dxa"/>
                <w:hideMark/>
              </w:tcPr>
            </w:tcPrChange>
          </w:tcPr>
          <w:p w14:paraId="0BC1E77A"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196" w:author="Schult, Christoph" w:date="2026-09-11T11:38:00Z"/>
                <w:rFonts w:asciiTheme="minorHAnsi" w:hAnsiTheme="minorHAnsi" w:cstheme="minorHAnsi"/>
                <w:sz w:val="22"/>
                <w:szCs w:val="22"/>
                <w:rPrChange w:id="2197" w:author="Schult, Christoph" w:date="2026-09-17T18:38:00Z" w16du:dateUtc="2026-09-17T16:38:00Z">
                  <w:rPr>
                    <w:ins w:id="2198" w:author="Schult, Christoph" w:date="2026-09-11T11:38:00Z"/>
                  </w:rPr>
                </w:rPrChange>
              </w:rPr>
              <w:pPrChange w:id="2199"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00" w:author="Schult, Christoph" w:date="2026-09-11T11:38:00Z">
              <w:r>
                <w:rPr>
                  <w:rFonts w:asciiTheme="minorHAnsi" w:hAnsiTheme="minorHAnsi" w:cstheme="minorHAnsi"/>
                  <w:szCs w:val="22"/>
                  <w:lang w:eastAsia="en-US"/>
                  <w:rPrChange w:id="2201" w:author="Schult, Christoph" w:date="2026-09-17T18:38:00Z" w16du:dateUtc="2026-09-17T16:38:00Z">
                    <w:rPr/>
                  </w:rPrChange>
                </w:rPr>
                <w:t>100%</w:t>
              </w:r>
            </w:ins>
          </w:p>
        </w:tc>
        <w:tc>
          <w:tcPr>
            <w:tcW w:w="1000" w:type="pct"/>
            <w:hideMark/>
            <w:tcPrChange w:id="2202" w:author="Schult, Christoph" w:date="2026-09-17T13:52:00Z" w16du:dateUtc="2026-09-17T11:52:00Z">
              <w:tcPr>
                <w:tcW w:w="1605" w:type="dxa"/>
                <w:gridSpan w:val="2"/>
                <w:hideMark/>
              </w:tcPr>
            </w:tcPrChange>
          </w:tcPr>
          <w:p w14:paraId="28D9F901"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203" w:author="Schult, Christoph" w:date="2026-09-11T11:38:00Z"/>
                <w:rFonts w:asciiTheme="minorHAnsi" w:hAnsiTheme="minorHAnsi" w:cstheme="minorHAnsi"/>
                <w:sz w:val="22"/>
                <w:szCs w:val="22"/>
                <w:rPrChange w:id="2204" w:author="Schult, Christoph" w:date="2026-09-17T18:38:00Z" w16du:dateUtc="2026-09-17T16:38:00Z">
                  <w:rPr>
                    <w:ins w:id="2205" w:author="Schult, Christoph" w:date="2026-09-11T11:38:00Z"/>
                  </w:rPr>
                </w:rPrChange>
              </w:rPr>
              <w:pPrChange w:id="2206"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07" w:author="Schult, Christoph" w:date="2026-09-11T11:38:00Z">
              <w:r>
                <w:rPr>
                  <w:rFonts w:asciiTheme="minorHAnsi" w:hAnsiTheme="minorHAnsi" w:cstheme="minorHAnsi"/>
                  <w:szCs w:val="22"/>
                  <w:lang w:eastAsia="en-US"/>
                  <w:rPrChange w:id="2208" w:author="Schult, Christoph" w:date="2026-09-17T18:38:00Z" w16du:dateUtc="2026-09-17T16:38:00Z">
                    <w:rPr/>
                  </w:rPrChange>
                </w:rPr>
                <w:t>100%</w:t>
              </w:r>
            </w:ins>
          </w:p>
        </w:tc>
        <w:tc>
          <w:tcPr>
            <w:tcW w:w="1000" w:type="pct"/>
            <w:hideMark/>
            <w:tcPrChange w:id="2209" w:author="Schult, Christoph" w:date="2026-09-17T13:52:00Z" w16du:dateUtc="2026-09-17T11:52:00Z">
              <w:tcPr>
                <w:tcW w:w="1605" w:type="dxa"/>
                <w:hideMark/>
              </w:tcPr>
            </w:tcPrChange>
          </w:tcPr>
          <w:p w14:paraId="4D32725B"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210" w:author="Schult, Christoph" w:date="2026-09-11T11:38:00Z"/>
                <w:rFonts w:asciiTheme="minorHAnsi" w:hAnsiTheme="minorHAnsi" w:cstheme="minorHAnsi"/>
                <w:sz w:val="22"/>
                <w:szCs w:val="22"/>
                <w:rPrChange w:id="2211" w:author="Schult, Christoph" w:date="2026-09-17T18:38:00Z" w16du:dateUtc="2026-09-17T16:38:00Z">
                  <w:rPr>
                    <w:ins w:id="2212" w:author="Schult, Christoph" w:date="2026-09-11T11:38:00Z"/>
                  </w:rPr>
                </w:rPrChange>
              </w:rPr>
              <w:pPrChange w:id="2213"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14" w:author="Schult, Christoph" w:date="2026-09-11T11:38:00Z">
              <w:r>
                <w:rPr>
                  <w:rFonts w:asciiTheme="minorHAnsi" w:hAnsiTheme="minorHAnsi" w:cstheme="minorHAnsi"/>
                  <w:szCs w:val="22"/>
                  <w:lang w:eastAsia="en-US"/>
                  <w:rPrChange w:id="2215" w:author="Schult, Christoph" w:date="2026-09-17T18:38:00Z" w16du:dateUtc="2026-09-17T16:38:00Z">
                    <w:rPr/>
                  </w:rPrChange>
                </w:rPr>
                <w:t>100%</w:t>
              </w:r>
            </w:ins>
          </w:p>
        </w:tc>
      </w:tr>
      <w:tr w:rsidR="003134C3" w:rsidRPr="004E38DA" w14:paraId="08ABE138" w14:textId="77777777" w:rsidTr="008B352D">
        <w:trPr>
          <w:cnfStyle w:val="000000100000" w:firstRow="0" w:lastRow="0" w:firstColumn="0" w:lastColumn="0" w:oddVBand="0" w:evenVBand="0" w:oddHBand="1" w:evenHBand="0" w:firstRowFirstColumn="0" w:firstRowLastColumn="0" w:lastRowFirstColumn="0" w:lastRowLastColumn="0"/>
          <w:ins w:id="2216" w:author="Schult, Christoph" w:date="2026-09-11T11:38:00Z"/>
          <w:trPrChange w:id="2217"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218" w:author="Schult, Christoph" w:date="2026-09-17T13:52:00Z" w16du:dateUtc="2026-09-17T11:52:00Z">
              <w:tcPr>
                <w:tcW w:w="1604" w:type="dxa"/>
                <w:gridSpan w:val="2"/>
                <w:hideMark/>
              </w:tcPr>
            </w:tcPrChange>
          </w:tcPr>
          <w:p w14:paraId="50423DE9"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2219" w:author="Schult, Christoph" w:date="2026-09-11T11:38:00Z" w16du:dateUtc="2026-09-11T11:38:00Z"/>
                <w:rFonts w:asciiTheme="minorHAnsi" w:hAnsiTheme="minorHAnsi" w:cstheme="minorHAnsi"/>
                <w:sz w:val="22"/>
                <w:szCs w:val="22"/>
                <w:lang w:val="en-US"/>
                <w:rPrChange w:id="2220" w:author="Schult, Christoph" w:date="2026-09-17T18:38:00Z" w16du:dateUtc="2026-09-17T16:38:00Z">
                  <w:rPr>
                    <w:ins w:id="2221" w:author="Schult, Christoph" w:date="2026-09-11T11:38:00Z" w16du:dateUtc="2026-09-11T11:38:00Z"/>
                    <w:lang w:val="en-US"/>
                  </w:rPr>
                </w:rPrChange>
              </w:rPr>
              <w:pPrChange w:id="2222"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223" w:author="Schult, Christoph" w:date="2026-09-11T11:38:00Z" w16du:dateUtc="2026-09-11T11:38:00Z">
              <w:r>
                <w:rPr>
                  <w:rFonts w:asciiTheme="minorHAnsi" w:hAnsiTheme="minorHAnsi" w:cstheme="minorHAnsi"/>
                  <w:szCs w:val="22"/>
                  <w:lang w:val="en-US" w:eastAsia="en-US"/>
                  <w:rPrChange w:id="2224" w:author="Schult, Christoph" w:date="2026-09-17T18:38:00Z" w16du:dateUtc="2026-09-17T16:38:00Z">
                    <w:rPr>
                      <w:lang w:val="en-US"/>
                    </w:rPr>
                  </w:rPrChange>
                </w:rPr>
                <w:t>Weighted average cost of finance (WACF) = Σ(share × rate)</w:t>
              </w:r>
            </w:ins>
          </w:p>
        </w:tc>
        <w:tc>
          <w:tcPr>
            <w:tcW w:w="825" w:type="pct"/>
            <w:hideMark/>
            <w:tcPrChange w:id="2225" w:author="Schult, Christoph" w:date="2026-09-17T13:52:00Z" w16du:dateUtc="2026-09-17T11:52:00Z">
              <w:tcPr>
                <w:tcW w:w="1605" w:type="dxa"/>
                <w:hideMark/>
              </w:tcPr>
            </w:tcPrChange>
          </w:tcPr>
          <w:p w14:paraId="184DF222"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226" w:author="Schult, Christoph" w:date="2026-09-11T11:38:00Z"/>
                <w:rFonts w:asciiTheme="minorHAnsi" w:eastAsia="Times New Roman" w:hAnsiTheme="minorHAnsi" w:cstheme="minorHAnsi"/>
                <w:sz w:val="22"/>
                <w:szCs w:val="22"/>
                <w:lang w:val="en-GB"/>
                <w:rPrChange w:id="2227" w:author="Schult, Christoph" w:date="2026-09-17T18:38:00Z" w16du:dateUtc="2026-09-17T16:38:00Z">
                  <w:rPr>
                    <w:ins w:id="2228" w:author="Schult, Christoph" w:date="2026-09-11T11:38:00Z"/>
                  </w:rPr>
                </w:rPrChange>
              </w:rPr>
              <w:pPrChange w:id="2229"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p>
        </w:tc>
        <w:tc>
          <w:tcPr>
            <w:tcW w:w="1000" w:type="pct"/>
            <w:hideMark/>
            <w:tcPrChange w:id="2230" w:author="Schult, Christoph" w:date="2026-09-17T13:52:00Z" w16du:dateUtc="2026-09-17T11:52:00Z">
              <w:tcPr>
                <w:tcW w:w="1605" w:type="dxa"/>
                <w:hideMark/>
              </w:tcPr>
            </w:tcPrChange>
          </w:tcPr>
          <w:p w14:paraId="014EB7B4"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231" w:author="Schult, Christoph" w:date="2026-09-11T11:38:00Z"/>
                <w:rFonts w:asciiTheme="minorHAnsi" w:hAnsiTheme="minorHAnsi" w:cstheme="minorHAnsi"/>
                <w:sz w:val="22"/>
                <w:szCs w:val="22"/>
                <w:rPrChange w:id="2232" w:author="Schult, Christoph" w:date="2026-09-17T18:38:00Z" w16du:dateUtc="2026-09-17T16:38:00Z">
                  <w:rPr>
                    <w:ins w:id="2233" w:author="Schult, Christoph" w:date="2026-09-11T11:38:00Z"/>
                  </w:rPr>
                </w:rPrChange>
              </w:rPr>
              <w:pPrChange w:id="2234"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235" w:author="Schult, Christoph" w:date="2026-09-11T11:38:00Z">
              <w:r>
                <w:rPr>
                  <w:rFonts w:asciiTheme="minorHAnsi" w:hAnsiTheme="minorHAnsi" w:cstheme="minorHAnsi"/>
                  <w:szCs w:val="22"/>
                  <w:lang w:eastAsia="en-US"/>
                  <w:rPrChange w:id="2236" w:author="Schult, Christoph" w:date="2026-09-17T18:38:00Z" w16du:dateUtc="2026-09-17T16:38:00Z">
                    <w:rPr/>
                  </w:rPrChange>
                </w:rPr>
                <w:t>6.43%</w:t>
              </w:r>
            </w:ins>
          </w:p>
        </w:tc>
        <w:tc>
          <w:tcPr>
            <w:tcW w:w="1000" w:type="pct"/>
            <w:hideMark/>
            <w:tcPrChange w:id="2237" w:author="Schult, Christoph" w:date="2026-09-17T13:52:00Z" w16du:dateUtc="2026-09-17T11:52:00Z">
              <w:tcPr>
                <w:tcW w:w="1605" w:type="dxa"/>
                <w:gridSpan w:val="2"/>
                <w:hideMark/>
              </w:tcPr>
            </w:tcPrChange>
          </w:tcPr>
          <w:p w14:paraId="43EA3474"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238" w:author="Schult, Christoph" w:date="2026-09-11T11:38:00Z"/>
                <w:rFonts w:asciiTheme="minorHAnsi" w:hAnsiTheme="minorHAnsi" w:cstheme="minorHAnsi"/>
                <w:sz w:val="22"/>
                <w:szCs w:val="22"/>
                <w:rPrChange w:id="2239" w:author="Schult, Christoph" w:date="2026-09-17T18:38:00Z" w16du:dateUtc="2026-09-17T16:38:00Z">
                  <w:rPr>
                    <w:ins w:id="2240" w:author="Schult, Christoph" w:date="2026-09-11T11:38:00Z"/>
                  </w:rPr>
                </w:rPrChange>
              </w:rPr>
              <w:pPrChange w:id="2241"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242" w:author="Schult, Christoph" w:date="2026-09-11T11:38:00Z">
              <w:r>
                <w:rPr>
                  <w:rFonts w:asciiTheme="minorHAnsi" w:hAnsiTheme="minorHAnsi" w:cstheme="minorHAnsi"/>
                  <w:szCs w:val="22"/>
                  <w:lang w:eastAsia="en-US"/>
                  <w:rPrChange w:id="2243" w:author="Schult, Christoph" w:date="2026-09-17T18:38:00Z" w16du:dateUtc="2026-09-17T16:38:00Z">
                    <w:rPr/>
                  </w:rPrChange>
                </w:rPr>
                <w:t>7.37%</w:t>
              </w:r>
            </w:ins>
          </w:p>
        </w:tc>
        <w:tc>
          <w:tcPr>
            <w:tcW w:w="1000" w:type="pct"/>
            <w:hideMark/>
            <w:tcPrChange w:id="2244" w:author="Schult, Christoph" w:date="2026-09-17T13:52:00Z" w16du:dateUtc="2026-09-17T11:52:00Z">
              <w:tcPr>
                <w:tcW w:w="1605" w:type="dxa"/>
                <w:hideMark/>
              </w:tcPr>
            </w:tcPrChange>
          </w:tcPr>
          <w:p w14:paraId="0AEB2B99"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245" w:author="Schult, Christoph" w:date="2026-09-11T11:38:00Z"/>
                <w:rFonts w:asciiTheme="minorHAnsi" w:hAnsiTheme="minorHAnsi" w:cstheme="minorHAnsi"/>
                <w:sz w:val="22"/>
                <w:szCs w:val="22"/>
                <w:rPrChange w:id="2246" w:author="Schult, Christoph" w:date="2026-09-17T18:38:00Z" w16du:dateUtc="2026-09-17T16:38:00Z">
                  <w:rPr>
                    <w:ins w:id="2247" w:author="Schult, Christoph" w:date="2026-09-11T11:38:00Z"/>
                  </w:rPr>
                </w:rPrChange>
              </w:rPr>
              <w:pPrChange w:id="2248"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249" w:author="Schult, Christoph" w:date="2026-09-11T11:38:00Z">
              <w:r>
                <w:rPr>
                  <w:rFonts w:asciiTheme="minorHAnsi" w:hAnsiTheme="minorHAnsi" w:cstheme="minorHAnsi"/>
                  <w:szCs w:val="22"/>
                  <w:lang w:eastAsia="en-US"/>
                  <w:rPrChange w:id="2250" w:author="Schult, Christoph" w:date="2026-09-17T18:38:00Z" w16du:dateUtc="2026-09-17T16:38:00Z">
                    <w:rPr/>
                  </w:rPrChange>
                </w:rPr>
                <w:t>5.07%</w:t>
              </w:r>
            </w:ins>
          </w:p>
        </w:tc>
      </w:tr>
      <w:tr w:rsidR="003134C3" w:rsidRPr="004E38DA" w14:paraId="1DA1DF26" w14:textId="77777777" w:rsidTr="008B352D">
        <w:trPr>
          <w:cnfStyle w:val="000000010000" w:firstRow="0" w:lastRow="0" w:firstColumn="0" w:lastColumn="0" w:oddVBand="0" w:evenVBand="0" w:oddHBand="0" w:evenHBand="1" w:firstRowFirstColumn="0" w:firstRowLastColumn="0" w:lastRowFirstColumn="0" w:lastRowLastColumn="0"/>
          <w:ins w:id="2251" w:author="Schult, Christoph" w:date="2026-09-11T11:38:00Z"/>
          <w:trPrChange w:id="2252"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253" w:author="Schult, Christoph" w:date="2026-09-17T13:52:00Z" w16du:dateUtc="2026-09-17T11:52:00Z">
              <w:tcPr>
                <w:tcW w:w="1604" w:type="dxa"/>
                <w:gridSpan w:val="2"/>
                <w:hideMark/>
              </w:tcPr>
            </w:tcPrChange>
          </w:tcPr>
          <w:p w14:paraId="44EBCC47" w14:textId="5AF3FFFC" w:rsidR="003134C3" w:rsidRPr="004E38DA" w:rsidRDefault="003134C3">
            <w:pPr>
              <w:cnfStyle w:val="001000010000" w:firstRow="0" w:lastRow="0" w:firstColumn="1" w:lastColumn="0" w:oddVBand="0" w:evenVBand="0" w:oddHBand="0" w:evenHBand="1" w:firstRowFirstColumn="0" w:firstRowLastColumn="0" w:lastRowFirstColumn="0" w:lastRowLastColumn="0"/>
              <w:rPr>
                <w:ins w:id="2254" w:author="Schult, Christoph" w:date="2026-09-11T11:38:00Z"/>
                <w:rFonts w:asciiTheme="minorHAnsi" w:eastAsia="Times New Roman" w:hAnsiTheme="minorHAnsi" w:cstheme="minorHAnsi"/>
                <w:sz w:val="22"/>
                <w:szCs w:val="22"/>
                <w:lang w:val="en-GB"/>
                <w:rPrChange w:id="2255" w:author="Schult, Christoph" w:date="2026-09-17T18:38:00Z" w16du:dateUtc="2026-09-17T16:38:00Z">
                  <w:rPr>
                    <w:ins w:id="2256" w:author="Schult, Christoph" w:date="2026-09-11T11:38:00Z"/>
                  </w:rPr>
                </w:rPrChange>
              </w:rPr>
              <w:pPrChange w:id="2257"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258" w:author="Schult, Christoph" w:date="2026-09-11T11:38:00Z">
              <w:r>
                <w:rPr>
                  <w:rFonts w:asciiTheme="minorHAnsi" w:hAnsiTheme="minorHAnsi" w:cstheme="minorHAnsi"/>
                  <w:szCs w:val="22"/>
                  <w:lang w:val="en-GB" w:eastAsia="en-US"/>
                  <w:rPrChange w:id="2259" w:author="Schult, Christoph" w:date="2026-09-17T18:38:00Z" w16du:dateUtc="2026-09-17T16:38:00Z">
                    <w:rPr/>
                  </w:rPrChange>
                </w:rPr>
                <w:t>Cost applied to public capital</w:t>
              </w:r>
            </w:ins>
            <w:ins w:id="2260" w:author="Schult, Christoph" w:date="2026-09-16T11:38:00Z" w16du:dateUtc="2026-09-16T09:38:00Z">
              <w:r>
                <w:rPr>
                  <w:rFonts w:asciiTheme="minorHAnsi" w:hAnsiTheme="minorHAnsi" w:cstheme="minorHAnsi"/>
                  <w:szCs w:val="22"/>
                  <w:lang w:val="en-GB" w:eastAsia="en-US"/>
                  <w:rPrChange w:id="2261" w:author="Schult, Christoph" w:date="2026-09-17T18:38:00Z" w16du:dateUtc="2026-09-17T16:38:00Z">
                    <w:rPr>
                      <w:lang w:val="en-GB"/>
                    </w:rPr>
                  </w:rPrChange>
                </w:rPr>
                <w:t xml:space="preserve"> (share-weighted average of its </w:t>
              </w:r>
            </w:ins>
            <w:ins w:id="2262" w:author="Schult, Christoph" w:date="2026-09-16T13:11:00Z" w16du:dateUtc="2026-09-16T11:11:00Z">
              <w:r>
                <w:rPr>
                  <w:rFonts w:asciiTheme="minorHAnsi" w:hAnsiTheme="minorHAnsi" w:cstheme="minorHAnsi"/>
                  <w:szCs w:val="22"/>
                  <w:lang w:val="en-GB" w:eastAsia="en-US"/>
                  <w:rPrChange w:id="2263" w:author="Schult, Christoph" w:date="2026-09-17T18:38:00Z" w16du:dateUtc="2026-09-17T16:38:00Z">
                    <w:rPr>
                      <w:lang w:val="en-GB"/>
                    </w:rPr>
                  </w:rPrChange>
                </w:rPr>
                <w:t>four</w:t>
              </w:r>
            </w:ins>
            <w:ins w:id="2264" w:author="Schult, Christoph" w:date="2026-09-16T11:38:00Z" w16du:dateUtc="2026-09-16T09:38:00Z">
              <w:r>
                <w:rPr>
                  <w:rFonts w:asciiTheme="minorHAnsi" w:hAnsiTheme="minorHAnsi" w:cstheme="minorHAnsi"/>
                  <w:szCs w:val="22"/>
                  <w:lang w:val="en-GB" w:eastAsia="en-US"/>
                  <w:rPrChange w:id="2265" w:author="Schult, Christoph" w:date="2026-09-17T18:38:00Z" w16du:dateUtc="2026-09-17T16:38:00Z">
                    <w:rPr>
                      <w:lang w:val="en-GB"/>
                    </w:rPr>
                  </w:rPrChange>
                </w:rPr>
                <w:t xml:space="preserve"> instruments)</w:t>
              </w:r>
            </w:ins>
          </w:p>
        </w:tc>
        <w:tc>
          <w:tcPr>
            <w:tcW w:w="825" w:type="pct"/>
            <w:hideMark/>
            <w:tcPrChange w:id="2266" w:author="Schult, Christoph" w:date="2026-09-17T13:52:00Z" w16du:dateUtc="2026-09-17T11:52:00Z">
              <w:tcPr>
                <w:tcW w:w="1605" w:type="dxa"/>
                <w:hideMark/>
              </w:tcPr>
            </w:tcPrChange>
          </w:tcPr>
          <w:p w14:paraId="25089CB5"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267" w:author="Schult, Christoph" w:date="2026-09-11T11:38:00Z"/>
                <w:rFonts w:asciiTheme="minorHAnsi" w:eastAsia="Times New Roman" w:hAnsiTheme="minorHAnsi" w:cstheme="minorHAnsi"/>
                <w:sz w:val="22"/>
                <w:szCs w:val="22"/>
                <w:lang w:val="en-GB"/>
                <w:rPrChange w:id="2268" w:author="Schult, Christoph" w:date="2026-09-17T18:38:00Z" w16du:dateUtc="2026-09-17T16:38:00Z">
                  <w:rPr>
                    <w:ins w:id="2269" w:author="Schult, Christoph" w:date="2026-09-11T11:38:00Z"/>
                  </w:rPr>
                </w:rPrChange>
              </w:rPr>
              <w:pPrChange w:id="2270"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p>
        </w:tc>
        <w:tc>
          <w:tcPr>
            <w:tcW w:w="1000" w:type="pct"/>
            <w:hideMark/>
            <w:tcPrChange w:id="2271" w:author="Schult, Christoph" w:date="2026-09-17T13:52:00Z" w16du:dateUtc="2026-09-17T11:52:00Z">
              <w:tcPr>
                <w:tcW w:w="1605" w:type="dxa"/>
                <w:hideMark/>
              </w:tcPr>
            </w:tcPrChange>
          </w:tcPr>
          <w:p w14:paraId="56708838" w14:textId="1FA76A90" w:rsidR="003134C3" w:rsidRPr="004E38DA" w:rsidRDefault="001244DB">
            <w:pPr>
              <w:cnfStyle w:val="000000010000" w:firstRow="0" w:lastRow="0" w:firstColumn="0" w:lastColumn="0" w:oddVBand="0" w:evenVBand="0" w:oddHBand="0" w:evenHBand="1" w:firstRowFirstColumn="0" w:firstRowLastColumn="0" w:lastRowFirstColumn="0" w:lastRowLastColumn="0"/>
              <w:rPr>
                <w:ins w:id="2272" w:author="Schult, Christoph" w:date="2026-09-11T11:38:00Z"/>
                <w:rFonts w:asciiTheme="minorHAnsi" w:hAnsiTheme="minorHAnsi" w:cstheme="minorHAnsi"/>
                <w:sz w:val="22"/>
                <w:szCs w:val="22"/>
                <w:rPrChange w:id="2273" w:author="Schult, Christoph" w:date="2026-09-17T18:38:00Z" w16du:dateUtc="2026-09-17T16:38:00Z">
                  <w:rPr>
                    <w:ins w:id="2274" w:author="Schult, Christoph" w:date="2026-09-11T11:38:00Z"/>
                  </w:rPr>
                </w:rPrChange>
              </w:rPr>
              <w:pPrChange w:id="2275"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76" w:author="Schult, Christoph" w:date="2026-09-16T09:45:00Z" w16du:dateUtc="2026-09-16T07:45:00Z">
              <w:r>
                <w:rPr>
                  <w:rFonts w:asciiTheme="minorHAnsi" w:hAnsiTheme="minorHAnsi" w:cstheme="minorHAnsi"/>
                  <w:szCs w:val="22"/>
                  <w:lang w:eastAsia="en-US"/>
                  <w:rPrChange w:id="2277" w:author="Schult, Christoph" w:date="2026-09-17T18:38:00Z" w16du:dateUtc="2026-09-17T16:38:00Z">
                    <w:rPr/>
                  </w:rPrChange>
                </w:rPr>
                <w:t>2</w:t>
              </w:r>
            </w:ins>
            <w:ins w:id="2278" w:author="Schult, Christoph" w:date="2026-09-11T11:38:00Z">
              <w:r>
                <w:rPr>
                  <w:rFonts w:asciiTheme="minorHAnsi" w:hAnsiTheme="minorHAnsi" w:cstheme="minorHAnsi"/>
                  <w:szCs w:val="22"/>
                  <w:lang w:eastAsia="en-US"/>
                  <w:rPrChange w:id="2279" w:author="Schult, Christoph" w:date="2026-09-17T18:38:00Z" w16du:dateUtc="2026-09-17T16:38:00Z">
                    <w:rPr/>
                  </w:rPrChange>
                </w:rPr>
                <w:t>.</w:t>
              </w:r>
            </w:ins>
            <w:ins w:id="2280" w:author="Schult, Christoph" w:date="2026-09-16T09:45:00Z" w16du:dateUtc="2026-09-16T07:45:00Z">
              <w:r>
                <w:rPr>
                  <w:rFonts w:asciiTheme="minorHAnsi" w:hAnsiTheme="minorHAnsi" w:cstheme="minorHAnsi"/>
                  <w:szCs w:val="22"/>
                  <w:lang w:eastAsia="en-US"/>
                  <w:rPrChange w:id="2281" w:author="Schult, Christoph" w:date="2026-09-17T18:38:00Z" w16du:dateUtc="2026-09-17T16:38:00Z">
                    <w:rPr/>
                  </w:rPrChange>
                </w:rPr>
                <w:t>68</w:t>
              </w:r>
            </w:ins>
            <w:ins w:id="2282" w:author="Schult, Christoph" w:date="2026-09-11T11:38:00Z">
              <w:r>
                <w:rPr>
                  <w:rFonts w:asciiTheme="minorHAnsi" w:hAnsiTheme="minorHAnsi" w:cstheme="minorHAnsi"/>
                  <w:szCs w:val="22"/>
                  <w:lang w:eastAsia="en-US"/>
                  <w:rPrChange w:id="2283" w:author="Schult, Christoph" w:date="2026-09-17T18:38:00Z" w16du:dateUtc="2026-09-17T16:38:00Z">
                    <w:rPr/>
                  </w:rPrChange>
                </w:rPr>
                <w:t>%</w:t>
              </w:r>
            </w:ins>
          </w:p>
        </w:tc>
        <w:tc>
          <w:tcPr>
            <w:tcW w:w="1000" w:type="pct"/>
            <w:hideMark/>
            <w:tcPrChange w:id="2284" w:author="Schult, Christoph" w:date="2026-09-17T13:52:00Z" w16du:dateUtc="2026-09-17T11:52:00Z">
              <w:tcPr>
                <w:tcW w:w="1605" w:type="dxa"/>
                <w:gridSpan w:val="2"/>
                <w:hideMark/>
              </w:tcPr>
            </w:tcPrChange>
          </w:tcPr>
          <w:p w14:paraId="3626BC96" w14:textId="107197CE" w:rsidR="003134C3" w:rsidRPr="004E38DA" w:rsidRDefault="00073DB1">
            <w:pPr>
              <w:cnfStyle w:val="000000010000" w:firstRow="0" w:lastRow="0" w:firstColumn="0" w:lastColumn="0" w:oddVBand="0" w:evenVBand="0" w:oddHBand="0" w:evenHBand="1" w:firstRowFirstColumn="0" w:firstRowLastColumn="0" w:lastRowFirstColumn="0" w:lastRowLastColumn="0"/>
              <w:rPr>
                <w:ins w:id="2285" w:author="Schult, Christoph" w:date="2026-09-11T11:38:00Z"/>
                <w:rFonts w:asciiTheme="minorHAnsi" w:hAnsiTheme="minorHAnsi" w:cstheme="minorHAnsi"/>
                <w:sz w:val="22"/>
                <w:szCs w:val="22"/>
                <w:rPrChange w:id="2286" w:author="Schult, Christoph" w:date="2026-09-17T18:38:00Z" w16du:dateUtc="2026-09-17T16:38:00Z">
                  <w:rPr>
                    <w:ins w:id="2287" w:author="Schult, Christoph" w:date="2026-09-11T11:38:00Z"/>
                  </w:rPr>
                </w:rPrChange>
              </w:rPr>
              <w:pPrChange w:id="2288"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89" w:author="Schult, Christoph" w:date="2026-09-16T09:45:00Z" w16du:dateUtc="2026-09-16T07:45:00Z">
              <w:r>
                <w:rPr>
                  <w:rFonts w:asciiTheme="minorHAnsi" w:hAnsiTheme="minorHAnsi" w:cstheme="minorHAnsi"/>
                  <w:szCs w:val="22"/>
                  <w:lang w:eastAsia="en-US"/>
                  <w:rPrChange w:id="2290" w:author="Schult, Christoph" w:date="2026-09-17T18:38:00Z" w16du:dateUtc="2026-09-17T16:38:00Z">
                    <w:rPr/>
                  </w:rPrChange>
                </w:rPr>
                <w:t>2.82</w:t>
              </w:r>
            </w:ins>
            <w:ins w:id="2291" w:author="Schult, Christoph" w:date="2026-09-11T11:38:00Z">
              <w:r>
                <w:rPr>
                  <w:rFonts w:asciiTheme="minorHAnsi" w:hAnsiTheme="minorHAnsi" w:cstheme="minorHAnsi"/>
                  <w:szCs w:val="22"/>
                  <w:lang w:eastAsia="en-US"/>
                  <w:rPrChange w:id="2292" w:author="Schult, Christoph" w:date="2026-09-17T18:38:00Z" w16du:dateUtc="2026-09-17T16:38:00Z">
                    <w:rPr/>
                  </w:rPrChange>
                </w:rPr>
                <w:t>%</w:t>
              </w:r>
            </w:ins>
          </w:p>
        </w:tc>
        <w:tc>
          <w:tcPr>
            <w:tcW w:w="1000" w:type="pct"/>
            <w:hideMark/>
            <w:tcPrChange w:id="2293" w:author="Schult, Christoph" w:date="2026-09-17T13:52:00Z" w16du:dateUtc="2026-09-17T11:52:00Z">
              <w:tcPr>
                <w:tcW w:w="1605" w:type="dxa"/>
                <w:hideMark/>
              </w:tcPr>
            </w:tcPrChange>
          </w:tcPr>
          <w:p w14:paraId="071DA415" w14:textId="608B8C08" w:rsidR="003134C3" w:rsidRPr="004E38DA" w:rsidRDefault="00073DB1">
            <w:pPr>
              <w:cnfStyle w:val="000000010000" w:firstRow="0" w:lastRow="0" w:firstColumn="0" w:lastColumn="0" w:oddVBand="0" w:evenVBand="0" w:oddHBand="0" w:evenHBand="1" w:firstRowFirstColumn="0" w:firstRowLastColumn="0" w:lastRowFirstColumn="0" w:lastRowLastColumn="0"/>
              <w:rPr>
                <w:ins w:id="2294" w:author="Schult, Christoph" w:date="2026-09-11T11:38:00Z"/>
                <w:rFonts w:asciiTheme="minorHAnsi" w:hAnsiTheme="minorHAnsi" w:cstheme="minorHAnsi"/>
                <w:sz w:val="22"/>
                <w:szCs w:val="22"/>
                <w:rPrChange w:id="2295" w:author="Schult, Christoph" w:date="2026-09-17T18:38:00Z" w16du:dateUtc="2026-09-17T16:38:00Z">
                  <w:rPr>
                    <w:ins w:id="2296" w:author="Schult, Christoph" w:date="2026-09-11T11:38:00Z"/>
                  </w:rPr>
                </w:rPrChange>
              </w:rPr>
              <w:pPrChange w:id="2297"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298" w:author="Schult, Christoph" w:date="2026-09-16T09:45:00Z" w16du:dateUtc="2026-09-16T07:45:00Z">
              <w:r>
                <w:rPr>
                  <w:rFonts w:asciiTheme="minorHAnsi" w:hAnsiTheme="minorHAnsi" w:cstheme="minorHAnsi"/>
                  <w:szCs w:val="22"/>
                  <w:lang w:eastAsia="en-US"/>
                  <w:rPrChange w:id="2299" w:author="Schult, Christoph" w:date="2026-09-17T18:38:00Z" w16du:dateUtc="2026-09-17T16:38:00Z">
                    <w:rPr/>
                  </w:rPrChange>
                </w:rPr>
                <w:t>2.22</w:t>
              </w:r>
            </w:ins>
            <w:ins w:id="2300" w:author="Schult, Christoph" w:date="2026-09-11T11:38:00Z">
              <w:r>
                <w:rPr>
                  <w:rFonts w:asciiTheme="minorHAnsi" w:hAnsiTheme="minorHAnsi" w:cstheme="minorHAnsi"/>
                  <w:szCs w:val="22"/>
                  <w:lang w:eastAsia="en-US"/>
                  <w:rPrChange w:id="2301" w:author="Schult, Christoph" w:date="2026-09-17T18:38:00Z" w16du:dateUtc="2026-09-17T16:38:00Z">
                    <w:rPr/>
                  </w:rPrChange>
                </w:rPr>
                <w:t>%</w:t>
              </w:r>
            </w:ins>
          </w:p>
        </w:tc>
      </w:tr>
      <w:tr w:rsidR="003134C3" w:rsidRPr="004E38DA" w14:paraId="501D1CF1" w14:textId="77777777" w:rsidTr="008B352D">
        <w:trPr>
          <w:cnfStyle w:val="000000100000" w:firstRow="0" w:lastRow="0" w:firstColumn="0" w:lastColumn="0" w:oddVBand="0" w:evenVBand="0" w:oddHBand="1" w:evenHBand="0" w:firstRowFirstColumn="0" w:firstRowLastColumn="0" w:lastRowFirstColumn="0" w:lastRowLastColumn="0"/>
          <w:ins w:id="2302" w:author="Schult, Christoph" w:date="2026-09-11T11:38:00Z"/>
          <w:trPrChange w:id="2303"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304" w:author="Schult, Christoph" w:date="2026-09-17T13:52:00Z" w16du:dateUtc="2026-09-17T11:52:00Z">
              <w:tcPr>
                <w:tcW w:w="1604" w:type="dxa"/>
                <w:gridSpan w:val="2"/>
                <w:hideMark/>
              </w:tcPr>
            </w:tcPrChange>
          </w:tcPr>
          <w:p w14:paraId="65FA6F66" w14:textId="77777777" w:rsidR="003134C3" w:rsidRPr="004E38DA" w:rsidRDefault="003134C3">
            <w:pPr>
              <w:cnfStyle w:val="001000100000" w:firstRow="0" w:lastRow="0" w:firstColumn="1" w:lastColumn="0" w:oddVBand="0" w:evenVBand="0" w:oddHBand="1" w:evenHBand="0" w:firstRowFirstColumn="0" w:firstRowLastColumn="0" w:lastRowFirstColumn="0" w:lastRowLastColumn="0"/>
              <w:rPr>
                <w:ins w:id="2305" w:author="Schult, Christoph" w:date="2026-09-11T11:38:00Z"/>
                <w:rFonts w:asciiTheme="minorHAnsi" w:eastAsia="Times New Roman" w:hAnsiTheme="minorHAnsi" w:cstheme="minorHAnsi"/>
                <w:sz w:val="22"/>
                <w:szCs w:val="22"/>
                <w:lang w:val="en-GB"/>
                <w:rPrChange w:id="2306" w:author="Schult, Christoph" w:date="2026-09-17T18:38:00Z" w16du:dateUtc="2026-09-17T16:38:00Z">
                  <w:rPr>
                    <w:ins w:id="2307" w:author="Schult, Christoph" w:date="2026-09-11T11:38:00Z"/>
                  </w:rPr>
                </w:rPrChange>
              </w:rPr>
              <w:pPrChange w:id="2308"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309" w:author="Schult, Christoph" w:date="2026-09-11T11:38:00Z">
              <w:r>
                <w:rPr>
                  <w:rFonts w:asciiTheme="minorHAnsi" w:hAnsiTheme="minorHAnsi" w:cstheme="minorHAnsi"/>
                  <w:szCs w:val="22"/>
                  <w:lang w:val="en-GB" w:eastAsia="en-US"/>
                  <w:rPrChange w:id="2310" w:author="Schult, Christoph" w:date="2026-09-17T18:38:00Z" w16du:dateUtc="2026-09-17T16:38:00Z">
                    <w:rPr/>
                  </w:rPrChange>
                </w:rPr>
                <w:t>Cost applied to foreign capital (share-weighted average of its two instruments)</w:t>
              </w:r>
            </w:ins>
          </w:p>
        </w:tc>
        <w:tc>
          <w:tcPr>
            <w:tcW w:w="825" w:type="pct"/>
            <w:hideMark/>
            <w:tcPrChange w:id="2311" w:author="Schult, Christoph" w:date="2026-09-17T13:52:00Z" w16du:dateUtc="2026-09-17T11:52:00Z">
              <w:tcPr>
                <w:tcW w:w="1605" w:type="dxa"/>
                <w:hideMark/>
              </w:tcPr>
            </w:tcPrChange>
          </w:tcPr>
          <w:p w14:paraId="5390778B"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12" w:author="Schult, Christoph" w:date="2026-09-11T11:38:00Z"/>
                <w:rFonts w:asciiTheme="minorHAnsi" w:eastAsia="Times New Roman" w:hAnsiTheme="minorHAnsi" w:cstheme="minorHAnsi"/>
                <w:sz w:val="22"/>
                <w:szCs w:val="22"/>
                <w:lang w:val="en-GB"/>
                <w:rPrChange w:id="2313" w:author="Schult, Christoph" w:date="2026-09-17T18:38:00Z" w16du:dateUtc="2026-09-17T16:38:00Z">
                  <w:rPr>
                    <w:ins w:id="2314" w:author="Schult, Christoph" w:date="2026-09-11T11:38:00Z"/>
                  </w:rPr>
                </w:rPrChange>
              </w:rPr>
              <w:pPrChange w:id="2315"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p>
        </w:tc>
        <w:tc>
          <w:tcPr>
            <w:tcW w:w="1000" w:type="pct"/>
            <w:hideMark/>
            <w:tcPrChange w:id="2316" w:author="Schult, Christoph" w:date="2026-09-17T13:52:00Z" w16du:dateUtc="2026-09-17T11:52:00Z">
              <w:tcPr>
                <w:tcW w:w="1605" w:type="dxa"/>
                <w:hideMark/>
              </w:tcPr>
            </w:tcPrChange>
          </w:tcPr>
          <w:p w14:paraId="6846E104"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17" w:author="Schult, Christoph" w:date="2026-09-11T11:38:00Z"/>
                <w:rFonts w:asciiTheme="minorHAnsi" w:hAnsiTheme="minorHAnsi" w:cstheme="minorHAnsi"/>
                <w:sz w:val="22"/>
                <w:szCs w:val="22"/>
                <w:rPrChange w:id="2318" w:author="Schult, Christoph" w:date="2026-09-17T18:38:00Z" w16du:dateUtc="2026-09-17T16:38:00Z">
                  <w:rPr>
                    <w:ins w:id="2319" w:author="Schult, Christoph" w:date="2026-09-11T11:38:00Z"/>
                  </w:rPr>
                </w:rPrChange>
              </w:rPr>
              <w:pPrChange w:id="2320"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21" w:author="Schult, Christoph" w:date="2026-09-11T11:38:00Z">
              <w:r>
                <w:rPr>
                  <w:rFonts w:asciiTheme="minorHAnsi" w:hAnsiTheme="minorHAnsi" w:cstheme="minorHAnsi"/>
                  <w:szCs w:val="22"/>
                  <w:lang w:eastAsia="en-US"/>
                  <w:rPrChange w:id="2322" w:author="Schult, Christoph" w:date="2026-09-17T18:38:00Z" w16du:dateUtc="2026-09-17T16:38:00Z">
                    <w:rPr/>
                  </w:rPrChange>
                </w:rPr>
                <w:t>6.36%</w:t>
              </w:r>
            </w:ins>
          </w:p>
        </w:tc>
        <w:tc>
          <w:tcPr>
            <w:tcW w:w="1000" w:type="pct"/>
            <w:hideMark/>
            <w:tcPrChange w:id="2323" w:author="Schult, Christoph" w:date="2026-09-17T13:52:00Z" w16du:dateUtc="2026-09-17T11:52:00Z">
              <w:tcPr>
                <w:tcW w:w="1605" w:type="dxa"/>
                <w:gridSpan w:val="2"/>
                <w:hideMark/>
              </w:tcPr>
            </w:tcPrChange>
          </w:tcPr>
          <w:p w14:paraId="02334846"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24" w:author="Schult, Christoph" w:date="2026-09-11T11:38:00Z"/>
                <w:rFonts w:asciiTheme="minorHAnsi" w:hAnsiTheme="minorHAnsi" w:cstheme="minorHAnsi"/>
                <w:sz w:val="22"/>
                <w:szCs w:val="22"/>
                <w:rPrChange w:id="2325" w:author="Schult, Christoph" w:date="2026-09-17T18:38:00Z" w16du:dateUtc="2026-09-17T16:38:00Z">
                  <w:rPr>
                    <w:ins w:id="2326" w:author="Schult, Christoph" w:date="2026-09-11T11:38:00Z"/>
                  </w:rPr>
                </w:rPrChange>
              </w:rPr>
              <w:pPrChange w:id="2327"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28" w:author="Schult, Christoph" w:date="2026-09-11T11:38:00Z">
              <w:r>
                <w:rPr>
                  <w:rFonts w:asciiTheme="minorHAnsi" w:hAnsiTheme="minorHAnsi" w:cstheme="minorHAnsi"/>
                  <w:szCs w:val="22"/>
                  <w:lang w:eastAsia="en-US"/>
                  <w:rPrChange w:id="2329" w:author="Schult, Christoph" w:date="2026-09-17T18:38:00Z" w16du:dateUtc="2026-09-17T16:38:00Z">
                    <w:rPr/>
                  </w:rPrChange>
                </w:rPr>
                <w:t>6.90%</w:t>
              </w:r>
            </w:ins>
          </w:p>
        </w:tc>
        <w:tc>
          <w:tcPr>
            <w:tcW w:w="1000" w:type="pct"/>
            <w:hideMark/>
            <w:tcPrChange w:id="2330" w:author="Schult, Christoph" w:date="2026-09-17T13:52:00Z" w16du:dateUtc="2026-09-17T11:52:00Z">
              <w:tcPr>
                <w:tcW w:w="1605" w:type="dxa"/>
                <w:hideMark/>
              </w:tcPr>
            </w:tcPrChange>
          </w:tcPr>
          <w:p w14:paraId="0468558A"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31" w:author="Schult, Christoph" w:date="2026-09-11T11:38:00Z"/>
                <w:rFonts w:asciiTheme="minorHAnsi" w:hAnsiTheme="minorHAnsi" w:cstheme="minorHAnsi"/>
                <w:sz w:val="22"/>
                <w:szCs w:val="22"/>
                <w:rPrChange w:id="2332" w:author="Schult, Christoph" w:date="2026-09-17T18:38:00Z" w16du:dateUtc="2026-09-17T16:38:00Z">
                  <w:rPr>
                    <w:ins w:id="2333" w:author="Schult, Christoph" w:date="2026-09-11T11:38:00Z"/>
                  </w:rPr>
                </w:rPrChange>
              </w:rPr>
              <w:pPrChange w:id="2334"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35" w:author="Schult, Christoph" w:date="2026-09-11T11:38:00Z">
              <w:r>
                <w:rPr>
                  <w:rFonts w:asciiTheme="minorHAnsi" w:hAnsiTheme="minorHAnsi" w:cstheme="minorHAnsi"/>
                  <w:szCs w:val="22"/>
                  <w:lang w:eastAsia="en-US"/>
                  <w:rPrChange w:id="2336" w:author="Schult, Christoph" w:date="2026-09-17T18:38:00Z" w16du:dateUtc="2026-09-17T16:38:00Z">
                    <w:rPr/>
                  </w:rPrChange>
                </w:rPr>
                <w:t>6.00%</w:t>
              </w:r>
            </w:ins>
          </w:p>
        </w:tc>
      </w:tr>
      <w:tr w:rsidR="003134C3" w:rsidRPr="004E38DA" w14:paraId="2230AFD1" w14:textId="77777777" w:rsidTr="008B352D">
        <w:trPr>
          <w:cnfStyle w:val="000000010000" w:firstRow="0" w:lastRow="0" w:firstColumn="0" w:lastColumn="0" w:oddVBand="0" w:evenVBand="0" w:oddHBand="0" w:evenHBand="1" w:firstRowFirstColumn="0" w:firstRowLastColumn="0" w:lastRowFirstColumn="0" w:lastRowLastColumn="0"/>
          <w:ins w:id="2337" w:author="Schult, Christoph" w:date="2026-09-11T11:38:00Z"/>
          <w:trPrChange w:id="2338"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339" w:author="Schult, Christoph" w:date="2026-09-17T13:52:00Z" w16du:dateUtc="2026-09-17T11:52:00Z">
              <w:tcPr>
                <w:tcW w:w="1604" w:type="dxa"/>
                <w:gridSpan w:val="2"/>
                <w:hideMark/>
              </w:tcPr>
            </w:tcPrChange>
          </w:tcPr>
          <w:p w14:paraId="07EC3B55" w14:textId="77777777" w:rsidR="003134C3" w:rsidRPr="004E38DA" w:rsidRDefault="003134C3">
            <w:pPr>
              <w:cnfStyle w:val="001000010000" w:firstRow="0" w:lastRow="0" w:firstColumn="1" w:lastColumn="0" w:oddVBand="0" w:evenVBand="0" w:oddHBand="0" w:evenHBand="1" w:firstRowFirstColumn="0" w:firstRowLastColumn="0" w:lastRowFirstColumn="0" w:lastRowLastColumn="0"/>
              <w:rPr>
                <w:ins w:id="2340" w:author="Schult, Christoph" w:date="2026-09-11T11:38:00Z"/>
                <w:rFonts w:asciiTheme="minorHAnsi" w:eastAsia="Times New Roman" w:hAnsiTheme="minorHAnsi" w:cstheme="minorHAnsi"/>
                <w:sz w:val="22"/>
                <w:szCs w:val="22"/>
                <w:lang w:val="en-GB"/>
                <w:rPrChange w:id="2341" w:author="Schult, Christoph" w:date="2026-09-17T18:38:00Z" w16du:dateUtc="2026-09-17T16:38:00Z">
                  <w:rPr>
                    <w:ins w:id="2342" w:author="Schult, Christoph" w:date="2026-09-11T11:38:00Z"/>
                  </w:rPr>
                </w:rPrChange>
              </w:rPr>
              <w:pPrChange w:id="2343"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344" w:author="Schult, Christoph" w:date="2026-09-11T11:38:00Z">
              <w:r>
                <w:rPr>
                  <w:rFonts w:asciiTheme="minorHAnsi" w:hAnsiTheme="minorHAnsi" w:cstheme="minorHAnsi"/>
                  <w:szCs w:val="22"/>
                  <w:lang w:val="en-GB" w:eastAsia="en-US"/>
                  <w:rPrChange w:id="2345" w:author="Schult, Christoph" w:date="2026-09-17T18:38:00Z" w16du:dateUtc="2026-09-17T16:38:00Z">
                    <w:rPr/>
                  </w:rPrChange>
                </w:rPr>
                <w:t>Cost of domestic private/household capital</w:t>
              </w:r>
            </w:ins>
          </w:p>
        </w:tc>
        <w:tc>
          <w:tcPr>
            <w:tcW w:w="825" w:type="pct"/>
            <w:hideMark/>
            <w:tcPrChange w:id="2346" w:author="Schult, Christoph" w:date="2026-09-17T13:52:00Z" w16du:dateUtc="2026-09-17T11:52:00Z">
              <w:tcPr>
                <w:tcW w:w="1605" w:type="dxa"/>
                <w:hideMark/>
              </w:tcPr>
            </w:tcPrChange>
          </w:tcPr>
          <w:p w14:paraId="0CACEBB9"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347" w:author="Schult, Christoph" w:date="2026-09-11T11:38:00Z"/>
                <w:rFonts w:asciiTheme="minorHAnsi" w:eastAsia="Times New Roman" w:hAnsiTheme="minorHAnsi" w:cstheme="minorHAnsi"/>
                <w:sz w:val="22"/>
                <w:szCs w:val="22"/>
                <w:lang w:val="en-GB"/>
                <w:rPrChange w:id="2348" w:author="Schult, Christoph" w:date="2026-09-17T18:38:00Z" w16du:dateUtc="2026-09-17T16:38:00Z">
                  <w:rPr>
                    <w:ins w:id="2349" w:author="Schult, Christoph" w:date="2026-09-11T11:38:00Z"/>
                  </w:rPr>
                </w:rPrChange>
              </w:rPr>
              <w:pPrChange w:id="2350"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p>
        </w:tc>
        <w:tc>
          <w:tcPr>
            <w:tcW w:w="3000" w:type="pct"/>
            <w:gridSpan w:val="3"/>
            <w:hideMark/>
            <w:tcPrChange w:id="2351" w:author="Schult, Christoph" w:date="2026-09-17T13:52:00Z" w16du:dateUtc="2026-09-17T11:52:00Z">
              <w:tcPr>
                <w:tcW w:w="4815" w:type="dxa"/>
                <w:gridSpan w:val="4"/>
                <w:hideMark/>
              </w:tcPr>
            </w:tcPrChange>
          </w:tcPr>
          <w:p w14:paraId="5A5AA8F7" w14:textId="5D7F086A" w:rsidR="003134C3" w:rsidRPr="004E38DA" w:rsidRDefault="003134C3">
            <w:pPr>
              <w:cnfStyle w:val="000000010000" w:firstRow="0" w:lastRow="0" w:firstColumn="0" w:lastColumn="0" w:oddVBand="0" w:evenVBand="0" w:oddHBand="0" w:evenHBand="1" w:firstRowFirstColumn="0" w:firstRowLastColumn="0" w:lastRowFirstColumn="0" w:lastRowLastColumn="0"/>
              <w:rPr>
                <w:ins w:id="2352" w:author="Schult, Christoph" w:date="2026-09-11T11:38:00Z" w16du:dateUtc="2026-09-11T11:38:00Z"/>
                <w:rFonts w:asciiTheme="minorHAnsi" w:hAnsiTheme="minorHAnsi" w:cstheme="minorHAnsi"/>
                <w:sz w:val="22"/>
                <w:szCs w:val="22"/>
                <w:lang w:val="en-US"/>
                <w:rPrChange w:id="2353" w:author="Schult, Christoph" w:date="2026-09-17T18:38:00Z" w16du:dateUtc="2026-09-17T16:38:00Z">
                  <w:rPr>
                    <w:ins w:id="2354" w:author="Schult, Christoph" w:date="2026-09-11T11:38:00Z" w16du:dateUtc="2026-09-11T11:38:00Z"/>
                    <w:rFonts w:eastAsiaTheme="minorEastAsia"/>
                    <w:lang w:val="en-US"/>
                  </w:rPr>
                </w:rPrChange>
              </w:rPr>
              <w:pPrChange w:id="2355" w:author="Schult, Christoph" w:date="2026-09-17T18:38:00Z" w16du:dateUtc="2026-09-17T16:38:00Z">
                <w:pPr>
                  <w:pStyle w:val="Quelle"/>
                  <w:jc w:val="center"/>
                  <w:cnfStyle w:val="000000010000" w:firstRow="0" w:lastRow="0" w:firstColumn="0" w:lastColumn="0" w:oddVBand="0" w:evenVBand="0" w:oddHBand="0" w:evenHBand="1" w:firstRowFirstColumn="0" w:firstRowLastColumn="0" w:lastRowFirstColumn="0" w:lastRowLastColumn="0"/>
                </w:pPr>
              </w:pPrChange>
            </w:pPr>
            <w:ins w:id="2356" w:author="Schult, Christoph" w:date="2026-09-11T11:38:00Z" w16du:dateUtc="2026-09-11T11:38:00Z">
              <w:r>
                <w:rPr>
                  <w:rFonts w:asciiTheme="minorHAnsi" w:hAnsiTheme="minorHAnsi" w:cstheme="minorHAnsi"/>
                  <w:sz w:val="22"/>
                  <w:szCs w:val="22"/>
                  <w:lang w:val="en-US" w:eastAsia="en-US"/>
                  <w:rPrChange w:id="2357" w:author="Schult, Christoph" w:date="2026-09-17T18:38:00Z" w16du:dateUtc="2026-09-17T16:38:00Z">
                    <w:rPr>
                      <w:rFonts w:eastAsiaTheme="minorEastAsia"/>
                      <w:lang w:val="en-US"/>
                    </w:rPr>
                  </w:rPrChange>
                </w:rPr>
                <w:t>determined by the model</w:t>
              </w:r>
            </w:ins>
          </w:p>
        </w:tc>
      </w:tr>
      <w:tr w:rsidR="003134C3" w:rsidRPr="004E38DA" w14:paraId="6C12C475" w14:textId="77777777" w:rsidTr="008B352D">
        <w:trPr>
          <w:cnfStyle w:val="000000100000" w:firstRow="0" w:lastRow="0" w:firstColumn="0" w:lastColumn="0" w:oddVBand="0" w:evenVBand="0" w:oddHBand="1" w:evenHBand="0" w:firstRowFirstColumn="0" w:firstRowLastColumn="0" w:lastRowFirstColumn="0" w:lastRowLastColumn="0"/>
          <w:ins w:id="2358" w:author="Schult, Christoph" w:date="2026-09-11T11:38:00Z"/>
          <w:trPrChange w:id="2359"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360" w:author="Schult, Christoph" w:date="2026-09-17T13:52:00Z" w16du:dateUtc="2026-09-17T11:52:00Z">
              <w:tcPr>
                <w:tcW w:w="1604" w:type="dxa"/>
                <w:gridSpan w:val="2"/>
                <w:hideMark/>
              </w:tcPr>
            </w:tcPrChange>
          </w:tcPr>
          <w:p w14:paraId="40D5A1B1" w14:textId="5781B373" w:rsidR="003134C3" w:rsidRPr="004E38DA" w:rsidRDefault="003134C3">
            <w:pPr>
              <w:cnfStyle w:val="001000100000" w:firstRow="0" w:lastRow="0" w:firstColumn="1" w:lastColumn="0" w:oddVBand="0" w:evenVBand="0" w:oddHBand="1" w:evenHBand="0" w:firstRowFirstColumn="0" w:firstRowLastColumn="0" w:lastRowFirstColumn="0" w:lastRowLastColumn="0"/>
              <w:rPr>
                <w:ins w:id="2361" w:author="Schult, Christoph" w:date="2026-09-11T11:38:00Z"/>
                <w:rFonts w:asciiTheme="minorHAnsi" w:eastAsia="Times New Roman" w:hAnsiTheme="minorHAnsi" w:cstheme="minorHAnsi"/>
                <w:sz w:val="22"/>
                <w:szCs w:val="22"/>
                <w:lang w:val="en-GB"/>
                <w:rPrChange w:id="2362" w:author="Schult, Christoph" w:date="2026-09-17T18:38:00Z" w16du:dateUtc="2026-09-17T16:38:00Z">
                  <w:rPr>
                    <w:ins w:id="2363" w:author="Schult, Christoph" w:date="2026-09-11T11:38:00Z"/>
                  </w:rPr>
                </w:rPrChange>
              </w:rPr>
              <w:pPrChange w:id="2364" w:author="Schult, Christoph" w:date="2026-09-17T18:38:00Z" w16du:dateUtc="2026-09-17T16:38:00Z">
                <w:pPr>
                  <w:pStyle w:val="IWHFlietext"/>
                  <w:cnfStyle w:val="001000100000" w:firstRow="0" w:lastRow="0" w:firstColumn="1" w:lastColumn="0" w:oddVBand="0" w:evenVBand="0" w:oddHBand="1" w:evenHBand="0" w:firstRowFirstColumn="0" w:firstRowLastColumn="0" w:lastRowFirstColumn="0" w:lastRowLastColumn="0"/>
                </w:pPr>
              </w:pPrChange>
            </w:pPr>
            <w:ins w:id="2365" w:author="Schult, Christoph" w:date="2026-09-11T11:38:00Z">
              <w:r>
                <w:rPr>
                  <w:rFonts w:asciiTheme="minorHAnsi" w:hAnsiTheme="minorHAnsi" w:cstheme="minorHAnsi"/>
                  <w:i/>
                  <w:szCs w:val="22"/>
                  <w:lang w:val="en-GB" w:eastAsia="en-US"/>
                  <w:rPrChange w:id="2366" w:author="Schult, Christoph" w:date="2026-09-17T18:38:00Z" w16du:dateUtc="2026-09-17T16:38:00Z">
                    <w:rPr>
                      <w:i/>
                    </w:rPr>
                  </w:rPrChange>
                </w:rPr>
                <w:t>Illustrative</w:t>
              </w:r>
            </w:ins>
            <w:ins w:id="2367" w:author="Schult, Christoph" w:date="2026-09-16T09:37:00Z" w16du:dateUtc="2026-09-16T07:37:00Z">
              <w:r>
                <w:rPr>
                  <w:rFonts w:asciiTheme="minorHAnsi" w:hAnsiTheme="minorHAnsi" w:cstheme="minorHAnsi"/>
                  <w:i/>
                  <w:szCs w:val="22"/>
                  <w:lang w:val="en-GB" w:eastAsia="en-US"/>
                  <w:rPrChange w:id="2368" w:author="Schult, Christoph" w:date="2026-09-17T18:38:00Z" w16du:dateUtc="2026-09-17T16:38:00Z">
                    <w:rPr>
                      <w:i/>
                      <w:lang w:val="en-GB"/>
                    </w:rPr>
                  </w:rPrChange>
                </w:rPr>
                <w:t xml:space="preserve"> </w:t>
              </w:r>
            </w:ins>
            <w:ins w:id="2369" w:author="Schult, Christoph" w:date="2026-09-11T11:38:00Z">
              <w:r>
                <w:rPr>
                  <w:rFonts w:asciiTheme="minorHAnsi" w:hAnsiTheme="minorHAnsi" w:cstheme="minorHAnsi"/>
                  <w:szCs w:val="22"/>
                  <w:lang w:val="en-GB" w:eastAsia="en-US"/>
                  <w:rPrChange w:id="2370" w:author="Schult, Christoph" w:date="2026-09-17T18:38:00Z" w16du:dateUtc="2026-09-17T16:38:00Z">
                    <w:rPr/>
                  </w:rPrChange>
                </w:rPr>
                <w:t>annual financing cost — WACF × USD 136 bn (see note)</w:t>
              </w:r>
            </w:ins>
          </w:p>
        </w:tc>
        <w:tc>
          <w:tcPr>
            <w:tcW w:w="825" w:type="pct"/>
            <w:hideMark/>
            <w:tcPrChange w:id="2371" w:author="Schult, Christoph" w:date="2026-09-17T13:52:00Z" w16du:dateUtc="2026-09-17T11:52:00Z">
              <w:tcPr>
                <w:tcW w:w="1605" w:type="dxa"/>
                <w:hideMark/>
              </w:tcPr>
            </w:tcPrChange>
          </w:tcPr>
          <w:p w14:paraId="5EA8E90D"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72" w:author="Schult, Christoph" w:date="2026-09-11T11:38:00Z"/>
                <w:rFonts w:asciiTheme="minorHAnsi" w:eastAsia="Times New Roman" w:hAnsiTheme="minorHAnsi" w:cstheme="minorHAnsi"/>
                <w:sz w:val="22"/>
                <w:szCs w:val="22"/>
                <w:lang w:val="en-GB"/>
                <w:rPrChange w:id="2373" w:author="Schult, Christoph" w:date="2026-09-17T18:38:00Z" w16du:dateUtc="2026-09-17T16:38:00Z">
                  <w:rPr>
                    <w:ins w:id="2374" w:author="Schult, Christoph" w:date="2026-09-11T11:38:00Z"/>
                  </w:rPr>
                </w:rPrChange>
              </w:rPr>
              <w:pPrChange w:id="2375"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p>
        </w:tc>
        <w:tc>
          <w:tcPr>
            <w:tcW w:w="1000" w:type="pct"/>
            <w:hideMark/>
            <w:tcPrChange w:id="2376" w:author="Schult, Christoph" w:date="2026-09-17T13:52:00Z" w16du:dateUtc="2026-09-17T11:52:00Z">
              <w:tcPr>
                <w:tcW w:w="1605" w:type="dxa"/>
                <w:hideMark/>
              </w:tcPr>
            </w:tcPrChange>
          </w:tcPr>
          <w:p w14:paraId="11018B31"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77" w:author="Schult, Christoph" w:date="2026-09-11T11:38:00Z"/>
                <w:rFonts w:asciiTheme="minorHAnsi" w:hAnsiTheme="minorHAnsi" w:cstheme="minorHAnsi"/>
                <w:sz w:val="22"/>
                <w:szCs w:val="22"/>
                <w:rPrChange w:id="2378" w:author="Schult, Christoph" w:date="2026-09-17T18:38:00Z" w16du:dateUtc="2026-09-17T16:38:00Z">
                  <w:rPr>
                    <w:ins w:id="2379" w:author="Schult, Christoph" w:date="2026-09-11T11:38:00Z"/>
                  </w:rPr>
                </w:rPrChange>
              </w:rPr>
              <w:pPrChange w:id="2380"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81" w:author="Schult, Christoph" w:date="2026-09-11T11:38:00Z">
              <w:r>
                <w:rPr>
                  <w:rFonts w:asciiTheme="minorHAnsi" w:hAnsiTheme="minorHAnsi" w:cstheme="minorHAnsi"/>
                  <w:szCs w:val="22"/>
                  <w:lang w:eastAsia="en-US"/>
                  <w:rPrChange w:id="2382" w:author="Schult, Christoph" w:date="2026-09-17T18:38:00Z" w16du:dateUtc="2026-09-17T16:38:00Z">
                    <w:rPr/>
                  </w:rPrChange>
                </w:rPr>
                <w:t>USD 8.74 bn</w:t>
              </w:r>
            </w:ins>
          </w:p>
        </w:tc>
        <w:tc>
          <w:tcPr>
            <w:tcW w:w="1000" w:type="pct"/>
            <w:hideMark/>
            <w:tcPrChange w:id="2383" w:author="Schult, Christoph" w:date="2026-09-17T13:52:00Z" w16du:dateUtc="2026-09-17T11:52:00Z">
              <w:tcPr>
                <w:tcW w:w="1605" w:type="dxa"/>
                <w:gridSpan w:val="2"/>
                <w:hideMark/>
              </w:tcPr>
            </w:tcPrChange>
          </w:tcPr>
          <w:p w14:paraId="034586C2"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84" w:author="Schult, Christoph" w:date="2026-09-11T11:38:00Z"/>
                <w:rFonts w:asciiTheme="minorHAnsi" w:hAnsiTheme="minorHAnsi" w:cstheme="minorHAnsi"/>
                <w:sz w:val="22"/>
                <w:szCs w:val="22"/>
                <w:rPrChange w:id="2385" w:author="Schult, Christoph" w:date="2026-09-17T18:38:00Z" w16du:dateUtc="2026-09-17T16:38:00Z">
                  <w:rPr>
                    <w:ins w:id="2386" w:author="Schult, Christoph" w:date="2026-09-11T11:38:00Z"/>
                  </w:rPr>
                </w:rPrChange>
              </w:rPr>
              <w:pPrChange w:id="2387"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88" w:author="Schult, Christoph" w:date="2026-09-11T11:38:00Z">
              <w:r>
                <w:rPr>
                  <w:rFonts w:asciiTheme="minorHAnsi" w:hAnsiTheme="minorHAnsi" w:cstheme="minorHAnsi"/>
                  <w:szCs w:val="22"/>
                  <w:lang w:eastAsia="en-US"/>
                  <w:rPrChange w:id="2389" w:author="Schult, Christoph" w:date="2026-09-17T18:38:00Z" w16du:dateUtc="2026-09-17T16:38:00Z">
                    <w:rPr/>
                  </w:rPrChange>
                </w:rPr>
                <w:t>USD 10.02 bn</w:t>
              </w:r>
            </w:ins>
          </w:p>
        </w:tc>
        <w:tc>
          <w:tcPr>
            <w:tcW w:w="1000" w:type="pct"/>
            <w:hideMark/>
            <w:tcPrChange w:id="2390" w:author="Schult, Christoph" w:date="2026-09-17T13:52:00Z" w16du:dateUtc="2026-09-17T11:52:00Z">
              <w:tcPr>
                <w:tcW w:w="1605" w:type="dxa"/>
                <w:hideMark/>
              </w:tcPr>
            </w:tcPrChange>
          </w:tcPr>
          <w:p w14:paraId="1D4F7D8C" w14:textId="77777777" w:rsidR="003134C3" w:rsidRPr="004E38DA" w:rsidRDefault="003134C3">
            <w:pPr>
              <w:cnfStyle w:val="000000100000" w:firstRow="0" w:lastRow="0" w:firstColumn="0" w:lastColumn="0" w:oddVBand="0" w:evenVBand="0" w:oddHBand="1" w:evenHBand="0" w:firstRowFirstColumn="0" w:firstRowLastColumn="0" w:lastRowFirstColumn="0" w:lastRowLastColumn="0"/>
              <w:rPr>
                <w:ins w:id="2391" w:author="Schult, Christoph" w:date="2026-09-11T11:38:00Z"/>
                <w:rFonts w:asciiTheme="minorHAnsi" w:hAnsiTheme="minorHAnsi" w:cstheme="minorHAnsi"/>
                <w:sz w:val="22"/>
                <w:szCs w:val="22"/>
                <w:rPrChange w:id="2392" w:author="Schult, Christoph" w:date="2026-09-17T18:38:00Z" w16du:dateUtc="2026-09-17T16:38:00Z">
                  <w:rPr>
                    <w:ins w:id="2393" w:author="Schult, Christoph" w:date="2026-09-11T11:38:00Z"/>
                  </w:rPr>
                </w:rPrChange>
              </w:rPr>
              <w:pPrChange w:id="2394" w:author="Schult, Christoph" w:date="2026-09-17T18:38:00Z" w16du:dateUtc="2026-09-17T16:38:00Z">
                <w:pPr>
                  <w:pStyle w:val="IWHFlietext"/>
                  <w:cnfStyle w:val="000000100000" w:firstRow="0" w:lastRow="0" w:firstColumn="0" w:lastColumn="0" w:oddVBand="0" w:evenVBand="0" w:oddHBand="1" w:evenHBand="0" w:firstRowFirstColumn="0" w:firstRowLastColumn="0" w:lastRowFirstColumn="0" w:lastRowLastColumn="0"/>
                </w:pPr>
              </w:pPrChange>
            </w:pPr>
            <w:ins w:id="2395" w:author="Schult, Christoph" w:date="2026-09-11T11:38:00Z">
              <w:r>
                <w:rPr>
                  <w:rFonts w:asciiTheme="minorHAnsi" w:hAnsiTheme="minorHAnsi" w:cstheme="minorHAnsi"/>
                  <w:szCs w:val="22"/>
                  <w:lang w:eastAsia="en-US"/>
                  <w:rPrChange w:id="2396" w:author="Schult, Christoph" w:date="2026-09-17T18:38:00Z" w16du:dateUtc="2026-09-17T16:38:00Z">
                    <w:rPr/>
                  </w:rPrChange>
                </w:rPr>
                <w:t>USD 6.89 bn</w:t>
              </w:r>
            </w:ins>
          </w:p>
        </w:tc>
      </w:tr>
      <w:tr w:rsidR="003134C3" w:rsidRPr="004E38DA" w14:paraId="31F05260" w14:textId="77777777" w:rsidTr="008B352D">
        <w:trPr>
          <w:cnfStyle w:val="000000010000" w:firstRow="0" w:lastRow="0" w:firstColumn="0" w:lastColumn="0" w:oddVBand="0" w:evenVBand="0" w:oddHBand="0" w:evenHBand="1" w:firstRowFirstColumn="0" w:firstRowLastColumn="0" w:lastRowFirstColumn="0" w:lastRowLastColumn="0"/>
          <w:ins w:id="2397" w:author="Schult, Christoph" w:date="2026-09-11T11:38:00Z"/>
          <w:trPrChange w:id="2398" w:author="Schult, Christoph" w:date="2026-09-17T13:52:00Z" w16du:dateUtc="2026-09-17T11:52:00Z">
            <w:trPr>
              <w:gridAfter w:val="4"/>
            </w:trPr>
          </w:trPrChange>
        </w:trPr>
        <w:tc>
          <w:tcPr>
            <w:cnfStyle w:val="001000000000" w:firstRow="0" w:lastRow="0" w:firstColumn="1" w:lastColumn="0" w:oddVBand="0" w:evenVBand="0" w:oddHBand="0" w:evenHBand="0" w:firstRowFirstColumn="0" w:firstRowLastColumn="0" w:lastRowFirstColumn="0" w:lastRowLastColumn="0"/>
            <w:tcW w:w="1175" w:type="pct"/>
            <w:hideMark/>
            <w:tcPrChange w:id="2399" w:author="Schult, Christoph" w:date="2026-09-17T13:52:00Z" w16du:dateUtc="2026-09-17T11:52:00Z">
              <w:tcPr>
                <w:tcW w:w="1604" w:type="dxa"/>
                <w:gridSpan w:val="2"/>
                <w:hideMark/>
              </w:tcPr>
            </w:tcPrChange>
          </w:tcPr>
          <w:p w14:paraId="2707B19E" w14:textId="11B648B8" w:rsidR="003134C3" w:rsidRPr="004E38DA" w:rsidRDefault="003134C3">
            <w:pPr>
              <w:cnfStyle w:val="001000010000" w:firstRow="0" w:lastRow="0" w:firstColumn="1" w:lastColumn="0" w:oddVBand="0" w:evenVBand="0" w:oddHBand="0" w:evenHBand="1" w:firstRowFirstColumn="0" w:firstRowLastColumn="0" w:lastRowFirstColumn="0" w:lastRowLastColumn="0"/>
              <w:rPr>
                <w:ins w:id="2400" w:author="Schult, Christoph" w:date="2026-09-11T11:38:00Z"/>
                <w:rFonts w:asciiTheme="minorHAnsi" w:eastAsia="Times New Roman" w:hAnsiTheme="minorHAnsi" w:cstheme="minorHAnsi"/>
                <w:sz w:val="22"/>
                <w:szCs w:val="22"/>
                <w:lang w:val="en-GB"/>
                <w:rPrChange w:id="2401" w:author="Schult, Christoph" w:date="2026-09-17T18:38:00Z" w16du:dateUtc="2026-09-17T16:38:00Z">
                  <w:rPr>
                    <w:ins w:id="2402" w:author="Schult, Christoph" w:date="2026-09-11T11:38:00Z"/>
                  </w:rPr>
                </w:rPrChange>
              </w:rPr>
              <w:pPrChange w:id="2403" w:author="Schult, Christoph" w:date="2026-09-17T18:38:00Z" w16du:dateUtc="2026-09-17T16:38:00Z">
                <w:pPr>
                  <w:pStyle w:val="IWHFlietext"/>
                  <w:cnfStyle w:val="001000010000" w:firstRow="0" w:lastRow="0" w:firstColumn="1" w:lastColumn="0" w:oddVBand="0" w:evenVBand="0" w:oddHBand="0" w:evenHBand="1" w:firstRowFirstColumn="0" w:firstRowLastColumn="0" w:lastRowFirstColumn="0" w:lastRowLastColumn="0"/>
                </w:pPr>
              </w:pPrChange>
            </w:pPr>
            <w:ins w:id="2404" w:author="Schult, Christoph" w:date="2026-09-11T11:38:00Z">
              <w:r>
                <w:rPr>
                  <w:rFonts w:asciiTheme="minorHAnsi" w:hAnsiTheme="minorHAnsi" w:cstheme="minorHAnsi"/>
                  <w:i/>
                  <w:szCs w:val="22"/>
                  <w:lang w:val="en-GB" w:eastAsia="en-US"/>
                  <w:rPrChange w:id="2405" w:author="Schult, Christoph" w:date="2026-09-17T18:38:00Z" w16du:dateUtc="2026-09-17T16:38:00Z">
                    <w:rPr>
                      <w:i/>
                    </w:rPr>
                  </w:rPrChange>
                </w:rPr>
                <w:t>Illustrative</w:t>
              </w:r>
            </w:ins>
            <w:ins w:id="2406" w:author="Schult, Christoph" w:date="2026-09-16T09:37:00Z" w16du:dateUtc="2026-09-16T07:37:00Z">
              <w:r>
                <w:rPr>
                  <w:rFonts w:asciiTheme="minorHAnsi" w:hAnsiTheme="minorHAnsi" w:cstheme="minorHAnsi"/>
                  <w:i/>
                  <w:szCs w:val="22"/>
                  <w:lang w:val="en-GB" w:eastAsia="en-US"/>
                  <w:rPrChange w:id="2407" w:author="Schult, Christoph" w:date="2026-09-17T18:38:00Z" w16du:dateUtc="2026-09-17T16:38:00Z">
                    <w:rPr>
                      <w:i/>
                      <w:lang w:val="en-GB"/>
                    </w:rPr>
                  </w:rPrChange>
                </w:rPr>
                <w:t xml:space="preserve"> </w:t>
              </w:r>
            </w:ins>
            <w:ins w:id="2408" w:author="Schult, Christoph" w:date="2026-09-11T11:38:00Z">
              <w:r>
                <w:rPr>
                  <w:rFonts w:asciiTheme="minorHAnsi" w:hAnsiTheme="minorHAnsi" w:cstheme="minorHAnsi"/>
                  <w:szCs w:val="22"/>
                  <w:lang w:val="en-GB" w:eastAsia="en-US"/>
                  <w:rPrChange w:id="2409" w:author="Schult, Christoph" w:date="2026-09-17T18:38:00Z" w16du:dateUtc="2026-09-17T16:38:00Z">
                    <w:rPr/>
                  </w:rPrChange>
                </w:rPr>
                <w:t>saving vs GF B</w:t>
              </w:r>
            </w:ins>
          </w:p>
        </w:tc>
        <w:tc>
          <w:tcPr>
            <w:tcW w:w="825" w:type="pct"/>
            <w:hideMark/>
            <w:tcPrChange w:id="2410" w:author="Schult, Christoph" w:date="2026-09-17T13:52:00Z" w16du:dateUtc="2026-09-17T11:52:00Z">
              <w:tcPr>
                <w:tcW w:w="1605" w:type="dxa"/>
                <w:hideMark/>
              </w:tcPr>
            </w:tcPrChange>
          </w:tcPr>
          <w:p w14:paraId="6D35D0A3"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411" w:author="Schult, Christoph" w:date="2026-09-11T11:38:00Z"/>
                <w:rFonts w:asciiTheme="minorHAnsi" w:eastAsia="Times New Roman" w:hAnsiTheme="minorHAnsi" w:cstheme="minorHAnsi"/>
                <w:sz w:val="22"/>
                <w:szCs w:val="22"/>
                <w:lang w:val="en-GB"/>
                <w:rPrChange w:id="2412" w:author="Schult, Christoph" w:date="2026-09-17T18:38:00Z" w16du:dateUtc="2026-09-17T16:38:00Z">
                  <w:rPr>
                    <w:ins w:id="2413" w:author="Schult, Christoph" w:date="2026-09-11T11:38:00Z"/>
                  </w:rPr>
                </w:rPrChange>
              </w:rPr>
              <w:pPrChange w:id="2414"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p>
        </w:tc>
        <w:tc>
          <w:tcPr>
            <w:tcW w:w="1000" w:type="pct"/>
            <w:hideMark/>
            <w:tcPrChange w:id="2415" w:author="Schult, Christoph" w:date="2026-09-17T13:52:00Z" w16du:dateUtc="2026-09-17T11:52:00Z">
              <w:tcPr>
                <w:tcW w:w="1605" w:type="dxa"/>
                <w:hideMark/>
              </w:tcPr>
            </w:tcPrChange>
          </w:tcPr>
          <w:p w14:paraId="4492000A"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416" w:author="Schult, Christoph" w:date="2026-09-11T11:38:00Z"/>
                <w:rFonts w:asciiTheme="minorHAnsi" w:hAnsiTheme="minorHAnsi" w:cstheme="minorHAnsi"/>
                <w:sz w:val="22"/>
                <w:szCs w:val="22"/>
                <w:rPrChange w:id="2417" w:author="Schult, Christoph" w:date="2026-09-17T18:38:00Z" w16du:dateUtc="2026-09-17T16:38:00Z">
                  <w:rPr>
                    <w:ins w:id="2418" w:author="Schult, Christoph" w:date="2026-09-11T11:38:00Z"/>
                  </w:rPr>
                </w:rPrChange>
              </w:rPr>
              <w:pPrChange w:id="2419"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420" w:author="Schult, Christoph" w:date="2026-09-11T11:38:00Z">
              <w:r>
                <w:rPr>
                  <w:rFonts w:asciiTheme="minorHAnsi" w:hAnsiTheme="minorHAnsi" w:cstheme="minorHAnsi"/>
                  <w:szCs w:val="22"/>
                  <w:lang w:eastAsia="en-US"/>
                  <w:rPrChange w:id="2421" w:author="Schult, Christoph" w:date="2026-09-17T18:38:00Z" w16du:dateUtc="2026-09-17T16:38:00Z">
                    <w:rPr/>
                  </w:rPrChange>
                </w:rPr>
                <w:t>−USD 1.28 bn/yr</w:t>
              </w:r>
            </w:ins>
          </w:p>
        </w:tc>
        <w:tc>
          <w:tcPr>
            <w:tcW w:w="1000" w:type="pct"/>
            <w:hideMark/>
            <w:tcPrChange w:id="2422" w:author="Schult, Christoph" w:date="2026-09-17T13:52:00Z" w16du:dateUtc="2026-09-17T11:52:00Z">
              <w:tcPr>
                <w:tcW w:w="1605" w:type="dxa"/>
                <w:gridSpan w:val="2"/>
                <w:hideMark/>
              </w:tcPr>
            </w:tcPrChange>
          </w:tcPr>
          <w:p w14:paraId="30185F2B" w14:textId="50A9FA0F" w:rsidR="003134C3" w:rsidRPr="004E38DA" w:rsidRDefault="003134C3">
            <w:pPr>
              <w:cnfStyle w:val="000000010000" w:firstRow="0" w:lastRow="0" w:firstColumn="0" w:lastColumn="0" w:oddVBand="0" w:evenVBand="0" w:oddHBand="0" w:evenHBand="1" w:firstRowFirstColumn="0" w:firstRowLastColumn="0" w:lastRowFirstColumn="0" w:lastRowLastColumn="0"/>
              <w:rPr>
                <w:ins w:id="2423" w:author="Schult, Christoph" w:date="2026-09-11T11:38:00Z"/>
                <w:rFonts w:asciiTheme="minorHAnsi" w:hAnsiTheme="minorHAnsi" w:cstheme="minorHAnsi"/>
                <w:sz w:val="22"/>
                <w:szCs w:val="22"/>
                <w:rPrChange w:id="2424" w:author="Schult, Christoph" w:date="2026-09-17T18:38:00Z" w16du:dateUtc="2026-09-17T16:38:00Z">
                  <w:rPr>
                    <w:ins w:id="2425" w:author="Schult, Christoph" w:date="2026-09-11T11:38:00Z"/>
                  </w:rPr>
                </w:rPrChange>
              </w:rPr>
              <w:pPrChange w:id="2426"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p>
        </w:tc>
        <w:tc>
          <w:tcPr>
            <w:tcW w:w="1000" w:type="pct"/>
            <w:hideMark/>
            <w:tcPrChange w:id="2427" w:author="Schult, Christoph" w:date="2026-09-17T13:52:00Z" w16du:dateUtc="2026-09-17T11:52:00Z">
              <w:tcPr>
                <w:tcW w:w="1605" w:type="dxa"/>
                <w:hideMark/>
              </w:tcPr>
            </w:tcPrChange>
          </w:tcPr>
          <w:p w14:paraId="3207BECD" w14:textId="77777777" w:rsidR="003134C3" w:rsidRPr="004E38DA" w:rsidRDefault="003134C3">
            <w:pPr>
              <w:cnfStyle w:val="000000010000" w:firstRow="0" w:lastRow="0" w:firstColumn="0" w:lastColumn="0" w:oddVBand="0" w:evenVBand="0" w:oddHBand="0" w:evenHBand="1" w:firstRowFirstColumn="0" w:firstRowLastColumn="0" w:lastRowFirstColumn="0" w:lastRowLastColumn="0"/>
              <w:rPr>
                <w:ins w:id="2428" w:author="Schult, Christoph" w:date="2026-09-11T11:38:00Z"/>
                <w:rFonts w:asciiTheme="minorHAnsi" w:hAnsiTheme="minorHAnsi" w:cstheme="minorHAnsi"/>
                <w:sz w:val="22"/>
                <w:szCs w:val="22"/>
                <w:rPrChange w:id="2429" w:author="Schult, Christoph" w:date="2026-09-17T18:38:00Z" w16du:dateUtc="2026-09-17T16:38:00Z">
                  <w:rPr>
                    <w:ins w:id="2430" w:author="Schult, Christoph" w:date="2026-09-11T11:38:00Z"/>
                  </w:rPr>
                </w:rPrChange>
              </w:rPr>
              <w:pPrChange w:id="2431" w:author="Schult, Christoph" w:date="2026-09-17T18:38:00Z" w16du:dateUtc="2026-09-17T16:38:00Z">
                <w:pPr>
                  <w:pStyle w:val="IWHFlietext"/>
                  <w:cnfStyle w:val="000000010000" w:firstRow="0" w:lastRow="0" w:firstColumn="0" w:lastColumn="0" w:oddVBand="0" w:evenVBand="0" w:oddHBand="0" w:evenHBand="1" w:firstRowFirstColumn="0" w:firstRowLastColumn="0" w:lastRowFirstColumn="0" w:lastRowLastColumn="0"/>
                </w:pPr>
              </w:pPrChange>
            </w:pPr>
            <w:ins w:id="2432" w:author="Schult, Christoph" w:date="2026-09-11T11:38:00Z">
              <w:r>
                <w:rPr>
                  <w:rFonts w:asciiTheme="minorHAnsi" w:hAnsiTheme="minorHAnsi" w:cstheme="minorHAnsi"/>
                  <w:szCs w:val="22"/>
                  <w:lang w:eastAsia="en-US"/>
                  <w:rPrChange w:id="2433" w:author="Schult, Christoph" w:date="2026-09-17T18:38:00Z" w16du:dateUtc="2026-09-17T16:38:00Z">
                    <w:rPr/>
                  </w:rPrChange>
                </w:rPr>
                <w:t>−USD 3.13 bn/yr</w:t>
              </w:r>
            </w:ins>
          </w:p>
        </w:tc>
      </w:tr>
    </w:tbl>
    <w:p w14:paraId="6B94F986" w14:textId="77777777" w:rsidR="00507ADF" w:rsidRPr="00507ADF" w:rsidRDefault="00507ADF">
      <w:pPr>
        <w:pStyle w:val="IWHFunote"/>
        <w:rPr>
          <w:ins w:id="2434" w:author="Schult, Christoph" w:date="2026-09-11T11:38:00Z" w16du:dateUtc="2026-09-11T11:38:00Z"/>
          <w:lang w:val="en-US"/>
        </w:rPr>
        <w:pPrChange w:id="2435" w:author="Schult, Christoph" w:date="2026-09-11T11:38:00Z" w16du:dateUtc="2026-09-11T09:38:00Z">
          <w:pPr>
            <w:pStyle w:val="IWHFlietext"/>
          </w:pPr>
        </w:pPrChange>
      </w:pPr>
      <w:ins w:id="2436" w:author="Schult, Christoph" w:date="2026-09-11T11:38:00Z" w16du:dateUtc="2026-09-11T11:38:00Z">
        <w:r>
          <w:rPr>
            <w:i/>
            <w:iCs/>
            <w:lang w:val="en-US"/>
          </w:rPr>
          <w:t>Note on the last two rows.</w:t>
        </w:r>
        <w:r>
          <w:rPr>
            <w:lang w:val="en-US"/>
          </w:rPr>
          <w:t> These are </w:t>
        </w:r>
        <w:r>
          <w:rPr>
            <w:b/>
            <w:bCs/>
            <w:lang w:val="en-US"/>
          </w:rPr>
          <w:t>not</w:t>
        </w:r>
        <w:r>
          <w:rPr>
            <w:lang w:val="en-US"/>
          </w:rPr>
          <w:t> model inputs or outputs. They apply each architecture's weighted average cost of finance to the Investment Needs Assessment's (2025) estimate of the power-sector investment requirement for 2026–2030 (USD 136 bn, 4.0% of GDP), purely to give a sense of the dollar stakes. DGE-METRIC works with the cost-of-capital rates and allocation shares above, not with this dollar figure; the investment need in the model is determined by the PDP8 build-out path, not by this line.</w:t>
        </w:r>
      </w:ins>
    </w:p>
    <w:p w14:paraId="54525C7D" w14:textId="3377F3B8" w:rsidR="00B56A50" w:rsidDel="008B352D" w:rsidRDefault="00B56A50" w:rsidP="00B56A50">
      <w:pPr>
        <w:pStyle w:val="IWHFlietext"/>
        <w:rPr>
          <w:del w:id="2437" w:author="Schult, Christoph" w:date="2026-09-17T13:52:00Z" w16du:dateUtc="2026-09-17T11:52:00Z"/>
          <w:lang w:val="en-GB"/>
        </w:rPr>
      </w:pPr>
    </w:p>
    <w:p w14:paraId="08154D23" w14:textId="77777777" w:rsidR="001179BE" w:rsidRDefault="001179BE">
      <w:pPr>
        <w:rPr>
          <w:rStyle w:val="IntenseEmphasis"/>
          <w:rFonts w:ascii="Cambria" w:eastAsiaTheme="minorEastAsia" w:hAnsi="Cambria" w:cs="Times New Roman"/>
          <w:szCs w:val="20"/>
          <w:lang w:val="en-GB" w:eastAsia="de-DE"/>
        </w:rPr>
      </w:pPr>
      <w:r>
        <w:rPr>
          <w:rStyle w:val="IntenseEmphasis"/>
          <w:lang w:val="en-GB"/>
        </w:rPr>
        <w:br w:type="page"/>
      </w:r>
    </w:p>
    <w:p w14:paraId="781972A2" w14:textId="5B7BFBFE" w:rsidR="00DE5F8C" w:rsidRPr="000373C2" w:rsidRDefault="00DE5F8C" w:rsidP="00341031">
      <w:pPr>
        <w:pStyle w:val="IWHFlietext"/>
        <w:rPr>
          <w:lang w:val="en-GB"/>
        </w:rPr>
      </w:pPr>
      <w:r>
        <w:rPr>
          <w:rStyle w:val="IntenseEmphasis"/>
          <w:lang w:val="en-GB"/>
        </w:rPr>
        <w:t xml:space="preserve">Results. </w:t>
      </w:r>
      <w:r>
        <w:rPr>
          <w:lang w:val="en-GB"/>
        </w:rPr>
        <w:t>The simulations produce four principal findings (</w:t>
      </w:r>
      <w:r>
        <w:rPr>
          <w:lang w:val="en-GB"/>
        </w:rPr>
        <w:fldChar w:fldCharType="begin"/>
      </w:r>
      <w:r>
        <w:rPr>
          <w:lang w:val="en-GB"/>
        </w:rPr>
        <w:instrText xml:space="preserve"> REF _Ref236302951 \h </w:instrText>
      </w:r>
      <w:r>
        <w:rPr>
          <w:lang w:val="en-GB"/>
        </w:rPr>
      </w:r>
      <w:r>
        <w:rPr>
          <w:lang w:val="en-GB"/>
        </w:rPr>
        <w:fldChar w:fldCharType="separate"/>
      </w:r>
      <w:ins w:id="2438" w:author="Schult, Christoph" w:date="2026-09-16T13:34:00Z" w16du:dateUtc="2026-09-16T11:34:00Z">
        <w:r>
          <w:rPr>
            <w:lang w:val="en-GB"/>
          </w:rPr>
          <w:t xml:space="preserve">Figure </w:t>
        </w:r>
        <w:r>
          <w:rPr>
            <w:noProof/>
            <w:lang w:val="en-GB"/>
          </w:rPr>
          <w:t>4</w:t>
        </w:r>
      </w:ins>
      <w:del w:id="2439" w:author="Schult, Christoph" w:date="2026-09-11T17:01:00Z" w16du:dateUtc="2026-09-11T15:01:00Z">
        <w:r>
          <w:rPr>
            <w:lang w:val="en-GB"/>
          </w:rPr>
          <w:delText xml:space="preserve">Figure </w:delText>
        </w:r>
        <w:r>
          <w:rPr>
            <w:noProof/>
            <w:lang w:val="en-GB"/>
          </w:rPr>
          <w:delText>3</w:delText>
        </w:r>
      </w:del>
      <w:r>
        <w:rPr>
          <w:lang w:val="en-GB"/>
        </w:rPr>
        <w:fldChar w:fldCharType="end"/>
      </w:r>
      <w:r>
        <w:rPr>
          <w:lang w:val="en-GB"/>
        </w:rPr>
        <w:t xml:space="preserve"> - </w:t>
      </w:r>
      <w:commentRangeStart w:id="2440"/>
      <w:commentRangeStart w:id="2441"/>
      <w:r>
        <w:rPr>
          <w:lang w:val="en-GB"/>
        </w:rPr>
        <w:fldChar w:fldCharType="begin"/>
      </w:r>
      <w:r>
        <w:rPr>
          <w:lang w:val="en-GB"/>
        </w:rPr>
        <w:instrText xml:space="preserve"> REF _Ref236146263 \h </w:instrText>
      </w:r>
      <w:r>
        <w:rPr>
          <w:lang w:val="en-GB"/>
        </w:rPr>
      </w:r>
      <w:r>
        <w:rPr>
          <w:lang w:val="en-GB"/>
        </w:rPr>
        <w:fldChar w:fldCharType="separate"/>
      </w:r>
      <w:ins w:id="2442" w:author="Schult, Christoph" w:date="2026-09-16T13:34:00Z" w16du:dateUtc="2026-09-16T11:34:00Z">
        <w:r>
          <w:rPr>
            <w:lang w:val="en-GB"/>
          </w:rPr>
          <w:t xml:space="preserve">Figure </w:t>
        </w:r>
        <w:r>
          <w:rPr>
            <w:noProof/>
            <w:lang w:val="en-GB"/>
          </w:rPr>
          <w:t>6</w:t>
        </w:r>
      </w:ins>
      <w:del w:id="2443" w:author="Schult, Christoph" w:date="2026-09-11T17:01:00Z" w16du:dateUtc="2026-09-11T15:01:00Z">
        <w:r>
          <w:rPr>
            <w:lang w:val="en-GB"/>
          </w:rPr>
          <w:delText xml:space="preserve">Figure </w:delText>
        </w:r>
        <w:r>
          <w:rPr>
            <w:noProof/>
            <w:lang w:val="en-GB"/>
          </w:rPr>
          <w:delText>5</w:delText>
        </w:r>
      </w:del>
      <w:r>
        <w:rPr>
          <w:lang w:val="en-GB"/>
        </w:rPr>
        <w:fldChar w:fldCharType="end"/>
      </w:r>
      <w:commentRangeEnd w:id="2440"/>
      <w:r>
        <w:rPr>
          <w:rStyle w:val="CommentReference"/>
          <w:sz w:val="22"/>
          <w:szCs w:val="20"/>
          <w:lang w:val="en-GB"/>
        </w:rPr>
        <w:commentReference w:id="2440"/>
      </w:r>
      <w:commentRangeEnd w:id="2441"/>
      <w:r>
        <w:rPr>
          <w:rStyle w:val="CommentReference"/>
          <w:sz w:val="22"/>
          <w:szCs w:val="20"/>
          <w:lang w:val="en-GB"/>
        </w:rPr>
        <w:commentReference w:id="2441"/>
      </w:r>
      <w:r>
        <w:rPr>
          <w:lang w:val="en-GB"/>
        </w:rPr>
        <w:t>):</w:t>
      </w:r>
    </w:p>
    <w:p w14:paraId="48198AA6" w14:textId="3462236F" w:rsidR="00A772BD" w:rsidRPr="00295507" w:rsidDel="00303F67" w:rsidRDefault="00932DAD">
      <w:pPr>
        <w:pStyle w:val="IWHFlietext"/>
        <w:numPr>
          <w:ilvl w:val="0"/>
          <w:numId w:val="53"/>
        </w:numPr>
        <w:rPr>
          <w:del w:id="2444" w:author="Schult, Christoph" w:date="2026-09-16T19:35:00Z" w16du:dateUtc="2026-09-16T17:35:00Z"/>
          <w:lang w:val="en-GB"/>
        </w:rPr>
        <w:pPrChange w:id="2445" w:author="Schult, Christoph" w:date="2026-09-16T19:35:00Z" w16du:dateUtc="2026-09-16T17:35:00Z">
          <w:pPr>
            <w:pStyle w:val="ReportNote"/>
            <w:numPr>
              <w:numId w:val="40"/>
            </w:numPr>
            <w:ind w:left="720" w:hanging="360"/>
          </w:pPr>
        </w:pPrChange>
      </w:pPr>
      <w:r>
        <w:rPr>
          <w:b/>
          <w:lang w:val="en-GB"/>
        </w:rPr>
        <w:t>Lower financing costs stimulate investment.</w:t>
      </w:r>
      <w:r>
        <w:rPr>
          <w:lang w:val="en-GB"/>
        </w:rPr>
        <w:t xml:space="preserve"> </w:t>
      </w:r>
      <w:ins w:id="2446" w:author="Schult, Christoph" w:date="2026-09-11T18:18:00Z" w16du:dateUtc="2026-09-11T16:18:00Z">
        <w:r>
          <w:rPr>
            <w:lang w:val="en-GB"/>
          </w:rPr>
          <w:t xml:space="preserve">Reducing the cost of capital increases investment in renewable energy and accelerates capital accumulation. </w:t>
        </w:r>
      </w:ins>
      <w:ins w:id="2447" w:author="Schult, Christoph" w:date="2026-09-16T17:50:00Z">
        <w:r>
          <w:rPr>
            <w:lang w:val="en-US"/>
            <w:rPrChange w:id="2448" w:author="Schult, Christoph" w:date="2026-09-16T19:35:00Z" w16du:dateUtc="2026-09-16T17:35:00Z">
              <w:rPr/>
            </w:rPrChange>
          </w:rPr>
          <w:t>Relative to the balanced GF A architecture (WACF 6.43%), which reproduces the PDP8-rev Baseline almost exactly</w:t>
        </w:r>
      </w:ins>
      <w:ins w:id="2449" w:author="Schult, Christoph" w:date="2026-09-11T18:18:00Z" w16du:dateUtc="2026-09-11T16:18:00Z">
        <w:r>
          <w:rPr>
            <w:lang w:val="en-GB"/>
          </w:rPr>
          <w:t>, public-led financing (GF C, WACF 5.07%) lowers the cost of capital by roughly 1.4 percent</w:t>
        </w:r>
      </w:ins>
      <w:ins w:id="2450" w:author="Schult, Christoph" w:date="2026-09-16T13:47:00Z" w16du:dateUtc="2026-09-16T11:47:00Z">
        <w:r>
          <w:rPr>
            <w:lang w:val="en-GB"/>
          </w:rPr>
          <w:t>age</w:t>
        </w:r>
      </w:ins>
      <w:ins w:id="2451" w:author="Schult, Christoph" w:date="2026-09-11T18:18:00Z" w16du:dateUtc="2026-09-11T16:18:00Z">
        <w:r>
          <w:rPr>
            <w:lang w:val="en-GB"/>
          </w:rPr>
          <w:t xml:space="preserve"> points and raises GDP by </w:t>
        </w:r>
      </w:ins>
      <w:ins w:id="2452" w:author="Schult, Christoph" w:date="2026-09-16T11:27:00Z" w16du:dateUtc="2026-09-16T09:27:00Z">
        <w:r>
          <w:rPr>
            <w:rFonts w:hint="eastAsia"/>
            <w:lang w:val="en-US"/>
            <w:rPrChange w:id="2453" w:author="Schult, Christoph" w:date="2026-09-16T19:35:00Z" w16du:dateUtc="2026-09-16T17:35:00Z">
              <w:rPr>
                <w:rFonts w:hint="eastAsia"/>
              </w:rPr>
            </w:rPrChange>
          </w:rPr>
          <w:t>≈</w:t>
        </w:r>
      </w:ins>
      <w:ins w:id="2454" w:author="Schult, Christoph" w:date="2026-09-11T18:18:00Z" w16du:dateUtc="2026-09-11T16:18:00Z">
        <w:r>
          <w:rPr>
            <w:lang w:val="en-GB"/>
          </w:rPr>
          <w:t>0.</w:t>
        </w:r>
      </w:ins>
      <w:ins w:id="2455" w:author="Schult, Christoph" w:date="2026-09-16T11:26:00Z" w16du:dateUtc="2026-09-16T09:26:00Z">
        <w:r>
          <w:rPr>
            <w:lang w:val="en-GB"/>
          </w:rPr>
          <w:t>9</w:t>
        </w:r>
      </w:ins>
      <w:ins w:id="2456" w:author="Schult, Christoph" w:date="2026-09-11T18:18:00Z" w16du:dateUtc="2026-09-11T16:18:00Z">
        <w:r>
          <w:rPr>
            <w:lang w:val="en-GB"/>
          </w:rPr>
          <w:t xml:space="preserve"> percent by 2050; market-led financing (GF B, WACF 7.37%) raises the cost of capital by </w:t>
        </w:r>
      </w:ins>
      <w:ins w:id="2457" w:author="Schult, Christoph" w:date="2026-09-16T11:43:00Z" w16du:dateUtc="2026-09-16T09:43:00Z">
        <w:r>
          <w:rPr>
            <w:lang w:val="en-US"/>
          </w:rPr>
          <w:t>≈</w:t>
        </w:r>
        <w:r>
          <w:rPr>
            <w:lang w:val="en-GB"/>
          </w:rPr>
          <w:t>0.9 percent</w:t>
        </w:r>
      </w:ins>
      <w:ins w:id="2458" w:author="Schult, Christoph" w:date="2026-09-16T13:47:00Z" w16du:dateUtc="2026-09-16T11:47:00Z">
        <w:r>
          <w:rPr>
            <w:lang w:val="en-GB"/>
          </w:rPr>
          <w:t>age</w:t>
        </w:r>
      </w:ins>
      <w:ins w:id="2459" w:author="Schult, Christoph" w:date="2026-09-16T11:43:00Z" w16du:dateUtc="2026-09-16T09:43:00Z">
        <w:r>
          <w:rPr>
            <w:lang w:val="en-GB"/>
          </w:rPr>
          <w:t xml:space="preserve"> points </w:t>
        </w:r>
      </w:ins>
      <w:ins w:id="2460" w:author="Schult, Christoph" w:date="2026-09-11T18:18:00Z" w16du:dateUtc="2026-09-11T16:18:00Z">
        <w:r>
          <w:rPr>
            <w:lang w:val="en-GB"/>
          </w:rPr>
          <w:t xml:space="preserve">and lowers GDP by </w:t>
        </w:r>
      </w:ins>
      <w:ins w:id="2461" w:author="Schult, Christoph" w:date="2026-09-16T11:27:00Z" w16du:dateUtc="2026-09-16T09:27:00Z">
        <w:r>
          <w:rPr>
            <w:rFonts w:hint="eastAsia"/>
            <w:lang w:val="en-US"/>
            <w:rPrChange w:id="2462" w:author="Schult, Christoph" w:date="2026-09-16T19:35:00Z" w16du:dateUtc="2026-09-16T17:35:00Z">
              <w:rPr>
                <w:rFonts w:hint="eastAsia"/>
              </w:rPr>
            </w:rPrChange>
          </w:rPr>
          <w:t>≈</w:t>
        </w:r>
      </w:ins>
      <w:ins w:id="2463" w:author="Schult, Christoph" w:date="2026-09-11T18:18:00Z" w16du:dateUtc="2026-09-11T16:18:00Z">
        <w:r>
          <w:rPr>
            <w:lang w:val="en-GB"/>
          </w:rPr>
          <w:t>0</w:t>
        </w:r>
      </w:ins>
      <w:ins w:id="2464" w:author="Schult, Christoph" w:date="2026-09-14T15:28:00Z" w16du:dateUtc="2026-09-14T15:28:33Z">
        <w:r>
          <w:rPr>
            <w:lang w:val="en-GB"/>
          </w:rPr>
          <w:t>.</w:t>
        </w:r>
      </w:ins>
      <w:ins w:id="2465" w:author="Schult, Christoph" w:date="2026-09-16T11:26:00Z" w16du:dateUtc="2026-09-16T09:26:00Z">
        <w:r>
          <w:rPr>
            <w:lang w:val="en-GB"/>
          </w:rPr>
          <w:t>4</w:t>
        </w:r>
      </w:ins>
      <w:ins w:id="2466" w:author="Schult, Christoph" w:date="2026-09-11T18:18:00Z" w16du:dateUtc="2026-09-11T16:18:00Z">
        <w:r>
          <w:rPr>
            <w:lang w:val="en-GB"/>
          </w:rPr>
          <w:t xml:space="preserve"> percent over the same horizon (</w:t>
        </w:r>
      </w:ins>
      <w:ins w:id="2467" w:author="Schult, Christoph" w:date="2026-09-11T18:19:00Z" w16du:dateUtc="2026-09-11T16:19:00Z">
        <w:r>
          <w:rPr>
            <w:lang w:val="en-GB"/>
          </w:rPr>
          <w:fldChar w:fldCharType="begin"/>
        </w:r>
        <w:r>
          <w:rPr>
            <w:lang w:val="en-GB"/>
          </w:rPr>
          <w:instrText xml:space="preserve"> REF _Ref236302951 \h </w:instrText>
        </w:r>
      </w:ins>
      <w:r>
        <w:rPr>
          <w:lang w:val="en-GB"/>
        </w:rPr>
        <w:instrText xml:space="preserve"> \* MERGEFORMAT </w:instrText>
      </w:r>
      <w:r>
        <w:rPr>
          <w:lang w:val="en-GB"/>
        </w:rPr>
      </w:r>
      <w:ins w:id="2468" w:author="Schult, Christoph" w:date="2026-09-11T18:19:00Z" w16du:dateUtc="2026-09-11T16:19:00Z">
        <w:r>
          <w:rPr>
            <w:lang w:val="en-GB"/>
          </w:rPr>
          <w:fldChar w:fldCharType="separate"/>
        </w:r>
      </w:ins>
      <w:ins w:id="2469" w:author="Schult, Christoph" w:date="2026-09-16T13:34:00Z" w16du:dateUtc="2026-09-16T11:34:00Z">
        <w:r>
          <w:rPr>
            <w:lang w:val="en-GB"/>
          </w:rPr>
          <w:t xml:space="preserve">Figure </w:t>
        </w:r>
        <w:r>
          <w:rPr>
            <w:noProof/>
            <w:lang w:val="en-GB"/>
          </w:rPr>
          <w:t>4</w:t>
        </w:r>
      </w:ins>
      <w:ins w:id="2470" w:author="Schult, Christoph" w:date="2026-09-11T18:19:00Z" w16du:dateUtc="2026-09-11T16:19:00Z">
        <w:r>
          <w:rPr>
            <w:lang w:val="en-GB"/>
          </w:rPr>
          <w:fldChar w:fldCharType="end"/>
        </w:r>
        <w:r>
          <w:rPr>
            <w:lang w:val="en-GB"/>
          </w:rPr>
          <w:t xml:space="preserve">, </w:t>
        </w:r>
        <w:r>
          <w:rPr>
            <w:lang w:val="en-GB"/>
          </w:rPr>
          <w:fldChar w:fldCharType="begin"/>
        </w:r>
        <w:r>
          <w:rPr>
            <w:lang w:val="en-GB"/>
          </w:rPr>
          <w:instrText xml:space="preserve"> REF _Ref240043175 \h </w:instrText>
        </w:r>
      </w:ins>
      <w:r>
        <w:rPr>
          <w:lang w:val="en-GB"/>
        </w:rPr>
        <w:instrText xml:space="preserve"> \* MERGEFORMAT </w:instrText>
      </w:r>
      <w:r>
        <w:rPr>
          <w:lang w:val="en-GB"/>
        </w:rPr>
      </w:r>
      <w:ins w:id="2471" w:author="Schult, Christoph" w:date="2026-09-11T18:19:00Z" w16du:dateUtc="2026-09-11T16:19:00Z">
        <w:r>
          <w:rPr>
            <w:lang w:val="en-GB"/>
          </w:rPr>
          <w:fldChar w:fldCharType="separate"/>
        </w:r>
      </w:ins>
      <w:ins w:id="2472" w:author="Schult, Christoph" w:date="2026-09-16T13:34:00Z" w16du:dateUtc="2026-09-16T11:34:00Z">
        <w:r>
          <w:rPr>
            <w:lang w:val="en-GB"/>
          </w:rPr>
          <w:t xml:space="preserve">Figure </w:t>
        </w:r>
        <w:r>
          <w:rPr>
            <w:noProof/>
            <w:lang w:val="en-GB"/>
          </w:rPr>
          <w:t>5</w:t>
        </w:r>
      </w:ins>
      <w:ins w:id="2473" w:author="Schult, Christoph" w:date="2026-09-11T18:19:00Z" w16du:dateUtc="2026-09-11T16:19:00Z">
        <w:r>
          <w:rPr>
            <w:lang w:val="en-GB"/>
          </w:rPr>
          <w:fldChar w:fldCharType="end"/>
        </w:r>
      </w:ins>
      <w:ins w:id="2474" w:author="Schult, Christoph" w:date="2026-09-11T18:18:00Z" w16du:dateUtc="2026-09-11T16:18:00Z">
        <w:r>
          <w:rPr>
            <w:lang w:val="en-GB"/>
          </w:rPr>
          <w:t>).</w:t>
        </w:r>
      </w:ins>
      <w:del w:id="2475" w:author="Schult, Christoph" w:date="2026-09-11T18:18:00Z" w16du:dateUtc="2026-09-11T16:18:00Z">
        <w:r>
          <w:rPr>
            <w:lang w:val="en-GB"/>
          </w:rPr>
          <w:delText>Reducing the cost of capital increases investment in renewable energy and accelerates capital accumulation. The public-led (GF_C) vs. market-led (GF_B) comparison with a roughly 1.</w:delText>
        </w:r>
      </w:del>
      <w:del w:id="2476" w:author="Schult, Christoph" w:date="2026-09-11T16:40:00Z" w16du:dateUtc="2026-09-11T14:40:00Z">
        <w:r>
          <w:rPr>
            <w:lang w:val="en-GB"/>
          </w:rPr>
          <w:delText>5</w:delText>
        </w:r>
      </w:del>
      <w:del w:id="2477" w:author="Schult, Christoph" w:date="2026-09-11T18:18:00Z" w16du:dateUtc="2026-09-11T16:18:00Z">
        <w:r>
          <w:rPr>
            <w:lang w:val="en-GB"/>
          </w:rPr>
          <w:delText xml:space="preserve"> percentage-point WACC spread translates into approximately </w:delText>
        </w:r>
        <w:r>
          <w:rPr>
            <w:b/>
            <w:lang w:val="en-GB"/>
          </w:rPr>
          <w:delText xml:space="preserve">1 percentage point higher </w:delText>
        </w:r>
        <w:r>
          <w:rPr>
            <w:lang w:val="en-GB"/>
          </w:rPr>
          <w:delText>GDP in 2050.</w:delText>
        </w:r>
      </w:del>
    </w:p>
    <w:p w14:paraId="20DDC89F" w14:textId="77777777" w:rsidR="00303F67" w:rsidRPr="00303F67" w:rsidRDefault="00303F67" w:rsidP="00303F67">
      <w:pPr>
        <w:pStyle w:val="IWHFlietext"/>
        <w:numPr>
          <w:ilvl w:val="0"/>
          <w:numId w:val="53"/>
        </w:numPr>
        <w:rPr>
          <w:ins w:id="2478" w:author="Schult, Christoph" w:date="2026-09-16T19:35:00Z" w16du:dateUtc="2026-09-16T17:35:00Z"/>
          <w:rFonts w:asciiTheme="majorHAnsi" w:hAnsiTheme="majorHAnsi"/>
          <w:lang w:val="en-GB"/>
          <w:rPrChange w:id="2479" w:author="Schult, Christoph" w:date="2026-09-16T19:35:00Z" w16du:dateUtc="2026-09-16T17:35:00Z">
            <w:rPr>
              <w:ins w:id="2480" w:author="Schult, Christoph" w:date="2026-09-16T19:35:00Z" w16du:dateUtc="2026-09-16T17:35:00Z"/>
              <w:rFonts w:asciiTheme="majorHAnsi" w:hAnsiTheme="majorHAnsi"/>
              <w:b/>
              <w:bCs/>
              <w:lang w:val="en-GB"/>
            </w:rPr>
          </w:rPrChange>
        </w:rPr>
      </w:pPr>
    </w:p>
    <w:p w14:paraId="1A54AEF8" w14:textId="6A9ABC39" w:rsidR="00932DAD" w:rsidRPr="00303F67" w:rsidDel="00303F67" w:rsidRDefault="00932DAD">
      <w:pPr>
        <w:pStyle w:val="IWHFlietext"/>
        <w:numPr>
          <w:ilvl w:val="0"/>
          <w:numId w:val="53"/>
        </w:numPr>
        <w:rPr>
          <w:del w:id="2481" w:author="Schult, Christoph" w:date="2026-09-16T19:35:00Z" w16du:dateUtc="2026-09-16T17:35:00Z"/>
          <w:rFonts w:asciiTheme="majorHAnsi" w:hAnsiTheme="majorHAnsi"/>
          <w:lang w:val="en-GB"/>
        </w:rPr>
      </w:pPr>
      <w:r>
        <w:rPr>
          <w:rFonts w:asciiTheme="majorHAnsi" w:hAnsiTheme="majorHAnsi"/>
          <w:b/>
          <w:bCs/>
          <w:lang w:val="en-GB"/>
        </w:rPr>
        <w:t>Green finance supports stronger economic growth.</w:t>
      </w:r>
      <w:r>
        <w:rPr>
          <w:rFonts w:asciiTheme="majorHAnsi" w:hAnsiTheme="majorHAnsi"/>
          <w:lang w:val="en-GB"/>
        </w:rPr>
        <w:t xml:space="preserve"> </w:t>
      </w:r>
      <w:del w:id="2482" w:author="Schult, Christoph" w:date="2026-09-16T11:30:00Z" w16du:dateUtc="2026-09-16T09:30:00Z">
        <w:r>
          <w:rPr>
            <w:rFonts w:asciiTheme="majorHAnsi" w:hAnsiTheme="majorHAnsi"/>
            <w:lang w:val="en-GB"/>
          </w:rPr>
          <w:delText>While t</w:delText>
        </w:r>
        <w:r>
          <w:rPr>
            <w:rFonts w:asciiTheme="majorHAnsi" w:hAnsiTheme="majorHAnsi"/>
            <w:szCs w:val="22"/>
            <w:lang w:val="en-GB"/>
          </w:rPr>
          <w:delText xml:space="preserve">he </w:delText>
        </w:r>
      </w:del>
      <w:del w:id="2483" w:author="Schult, Christoph" w:date="2026-09-16T11:32:00Z" w16du:dateUtc="2026-09-16T09:32:00Z">
        <w:r>
          <w:rPr>
            <w:rFonts w:asciiTheme="majorHAnsi" w:hAnsiTheme="majorHAnsi"/>
            <w:szCs w:val="22"/>
            <w:lang w:val="en-GB"/>
          </w:rPr>
          <w:delText>GDP</w:delText>
        </w:r>
      </w:del>
      <w:del w:id="2484" w:author="Schult, Christoph" w:date="2026-09-16T11:30:00Z" w16du:dateUtc="2026-09-16T09:30:00Z">
        <w:r>
          <w:rPr>
            <w:rFonts w:asciiTheme="majorHAnsi" w:hAnsiTheme="majorHAnsi"/>
            <w:szCs w:val="22"/>
            <w:lang w:val="en-GB"/>
          </w:rPr>
          <w:delText xml:space="preserve"> effect can be slightly negative in the very short run (higher investment temporarily displaces consumption), i</w:delText>
        </w:r>
        <w:r>
          <w:rPr>
            <w:rFonts w:asciiTheme="majorHAnsi" w:hAnsiTheme="majorHAnsi"/>
            <w:lang w:val="en-GB"/>
          </w:rPr>
          <w:delText>mproved financing conditions increase long-term GDP</w:delText>
        </w:r>
      </w:del>
      <w:del w:id="2485" w:author="Schult, Christoph" w:date="2026-09-16T11:32:00Z" w16du:dateUtc="2026-09-16T09:32:00Z">
        <w:r>
          <w:rPr>
            <w:rFonts w:asciiTheme="majorHAnsi" w:hAnsiTheme="majorHAnsi"/>
            <w:lang w:val="en-GB"/>
          </w:rPr>
          <w:delText xml:space="preserve"> by </w:delText>
        </w:r>
      </w:del>
      <w:ins w:id="2486" w:author="Schult, Christoph" w:date="2026-09-16T11:32:00Z" w16du:dateUtc="2026-09-16T09:32:00Z">
        <w:r>
          <w:rPr>
            <w:rFonts w:asciiTheme="majorHAnsi" w:hAnsiTheme="majorHAnsi"/>
            <w:lang w:val="en-GB"/>
          </w:rPr>
          <w:t xml:space="preserve">The GDP gain from cheaper finance is positive from the first period and builds as the lower-cost capital stock accumulates: GF C adds 0.35% to GDP in 2026–2030 and about 0.85% on average thereafter. Improved financing conditions raise long-term GDP by reducing investment costs and, through a lower WACC, lowering energy prices </w:t>
        </w:r>
      </w:ins>
      <w:del w:id="2487" w:author="Schult, Christoph" w:date="2026-09-16T11:30:00Z" w16du:dateUtc="2026-09-16T09:30:00Z">
        <w:r>
          <w:rPr>
            <w:rFonts w:asciiTheme="majorHAnsi" w:hAnsiTheme="majorHAnsi"/>
            <w:lang w:val="en-GB"/>
          </w:rPr>
          <w:delText>reducing investment costs and through lower WACC lower energy prices</w:delText>
        </w:r>
      </w:del>
      <w:ins w:id="2488" w:author="GIZ" w:date="2026-08-17T09:22:00Z" w16du:dateUtc="2026-08-17T07:22:00Z">
        <w:r>
          <w:rPr>
            <w:rFonts w:asciiTheme="majorHAnsi" w:hAnsiTheme="majorHAnsi"/>
            <w:lang w:val="en-GB"/>
          </w:rPr>
          <w:t xml:space="preserve"> (</w:t>
        </w:r>
      </w:ins>
      <w:ins w:id="2489" w:author="Schult, Christoph" w:date="2026-09-11T18:23:00Z" w16du:dateUtc="2026-09-11T16:23:00Z">
        <w:r>
          <w:rPr>
            <w:rFonts w:asciiTheme="majorHAnsi" w:hAnsiTheme="majorHAnsi"/>
            <w:lang w:val="en-GB"/>
          </w:rPr>
          <w:fldChar w:fldCharType="begin"/>
        </w:r>
        <w:r>
          <w:rPr>
            <w:rFonts w:asciiTheme="majorHAnsi" w:hAnsiTheme="majorHAnsi"/>
            <w:lang w:val="en-GB"/>
          </w:rPr>
          <w:instrText xml:space="preserve"> REF _Ref236302951 \h </w:instrText>
        </w:r>
      </w:ins>
      <w:r>
        <w:rPr>
          <w:rFonts w:asciiTheme="majorHAnsi" w:hAnsiTheme="majorHAnsi"/>
          <w:lang w:val="en-GB"/>
        </w:rPr>
        <w:instrText xml:space="preserve"> \* MERGEFORMAT </w:instrText>
      </w:r>
      <w:r>
        <w:rPr>
          <w:rFonts w:asciiTheme="majorHAnsi" w:hAnsiTheme="majorHAnsi"/>
          <w:lang w:val="en-GB"/>
        </w:rPr>
      </w:r>
      <w:ins w:id="2490" w:author="Schult, Christoph" w:date="2026-09-11T18:23:00Z" w16du:dateUtc="2026-09-11T16:23:00Z">
        <w:r>
          <w:rPr>
            <w:rFonts w:asciiTheme="majorHAnsi" w:hAnsiTheme="majorHAnsi"/>
            <w:lang w:val="en-GB"/>
          </w:rPr>
          <w:fldChar w:fldCharType="separate"/>
        </w:r>
      </w:ins>
      <w:ins w:id="2491" w:author="Schult, Christoph" w:date="2026-09-16T13:34:00Z" w16du:dateUtc="2026-09-16T11:34:00Z">
        <w:r>
          <w:rPr>
            <w:rFonts w:asciiTheme="majorHAnsi" w:hAnsiTheme="majorHAnsi"/>
            <w:lang w:val="en-GB"/>
            <w:rPrChange w:id="2492" w:author="Schult, Christoph" w:date="2026-09-16T19:35:00Z" w16du:dateUtc="2026-09-16T17:35:00Z">
              <w:rPr>
                <w:lang w:val="en-GB"/>
              </w:rPr>
            </w:rPrChange>
          </w:rPr>
          <w:t xml:space="preserve">Figure </w:t>
        </w:r>
        <w:r>
          <w:rPr>
            <w:rFonts w:asciiTheme="majorHAnsi" w:hAnsiTheme="majorHAnsi"/>
            <w:noProof/>
            <w:lang w:val="en-GB"/>
            <w:rPrChange w:id="2493" w:author="Schult, Christoph" w:date="2026-09-16T19:35:00Z" w16du:dateUtc="2026-09-16T17:35:00Z">
              <w:rPr>
                <w:noProof/>
                <w:lang w:val="en-GB"/>
              </w:rPr>
            </w:rPrChange>
          </w:rPr>
          <w:t>4</w:t>
        </w:r>
      </w:ins>
      <w:ins w:id="2494" w:author="Schult, Christoph" w:date="2026-09-11T18:23:00Z" w16du:dateUtc="2026-09-11T16:23:00Z">
        <w:r>
          <w:rPr>
            <w:rFonts w:asciiTheme="majorHAnsi" w:hAnsiTheme="majorHAnsi"/>
            <w:lang w:val="en-GB"/>
          </w:rPr>
          <w:fldChar w:fldCharType="end"/>
        </w:r>
      </w:ins>
      <w:ins w:id="2495" w:author="GIZ" w:date="2026-08-17T09:22:00Z" w16du:dateUtc="2026-08-17T07:22:00Z">
        <w:del w:id="2496" w:author="Schult, Christoph" w:date="2026-09-11T18:23:00Z" w16du:dateUtc="2026-09-11T16:23:00Z">
          <w:r>
            <w:rPr>
              <w:rFonts w:asciiTheme="majorHAnsi" w:hAnsiTheme="majorHAnsi"/>
              <w:lang w:val="en-GB"/>
            </w:rPr>
            <w:delText>Figure 4</w:delText>
          </w:r>
        </w:del>
        <w:r>
          <w:rPr>
            <w:rFonts w:asciiTheme="majorHAnsi" w:hAnsiTheme="majorHAnsi"/>
            <w:lang w:val="en-GB"/>
          </w:rPr>
          <w:t>)</w:t>
        </w:r>
      </w:ins>
      <w:r>
        <w:rPr>
          <w:rFonts w:asciiTheme="majorHAnsi" w:hAnsiTheme="majorHAnsi"/>
          <w:lang w:val="en-GB"/>
        </w:rPr>
        <w:t xml:space="preserve">. </w:t>
      </w:r>
    </w:p>
    <w:p w14:paraId="713674B9" w14:textId="77777777" w:rsidR="00303F67" w:rsidRPr="00303F67" w:rsidRDefault="00303F67" w:rsidP="005C56E3">
      <w:pPr>
        <w:pStyle w:val="IWHFlietext"/>
        <w:numPr>
          <w:ilvl w:val="0"/>
          <w:numId w:val="53"/>
        </w:numPr>
        <w:rPr>
          <w:ins w:id="2497" w:author="Schult, Christoph" w:date="2026-09-16T19:35:00Z" w16du:dateUtc="2026-09-16T17:35:00Z"/>
          <w:rFonts w:asciiTheme="minorHAnsi" w:eastAsiaTheme="minorHAnsi" w:hAnsiTheme="minorHAnsi" w:cstheme="minorBidi"/>
          <w:szCs w:val="22"/>
          <w:lang w:val="en-US" w:eastAsia="en-US"/>
          <w:rPrChange w:id="2498" w:author="Schult, Christoph" w:date="2026-09-16T19:35:00Z" w16du:dateUtc="2026-09-16T17:35:00Z">
            <w:rPr>
              <w:ins w:id="2499" w:author="Schult, Christoph" w:date="2026-09-16T19:35:00Z" w16du:dateUtc="2026-09-16T17:35:00Z"/>
              <w:rFonts w:asciiTheme="majorHAnsi" w:hAnsiTheme="majorHAnsi"/>
              <w:b/>
              <w:bCs/>
              <w:lang w:val="en-GB"/>
            </w:rPr>
          </w:rPrChange>
        </w:rPr>
      </w:pPr>
    </w:p>
    <w:p w14:paraId="3DC9178B" w14:textId="14BA985C" w:rsidR="00932DAD" w:rsidRPr="00303F67" w:rsidDel="00303F67" w:rsidRDefault="00932DAD">
      <w:pPr>
        <w:pStyle w:val="IWHFlietext"/>
        <w:numPr>
          <w:ilvl w:val="0"/>
          <w:numId w:val="40"/>
        </w:numPr>
        <w:rPr>
          <w:del w:id="2500" w:author="Schult, Christoph" w:date="2026-09-16T19:35:00Z" w16du:dateUtc="2026-09-16T17:35:00Z"/>
          <w:rFonts w:asciiTheme="minorHAnsi" w:eastAsiaTheme="minorHAnsi" w:hAnsiTheme="minorHAnsi" w:cstheme="minorBidi"/>
          <w:szCs w:val="22"/>
          <w:lang w:val="en-US" w:eastAsia="en-US"/>
          <w:rPrChange w:id="2501" w:author="Schult, Christoph" w:date="2026-09-16T19:35:00Z" w16du:dateUtc="2026-09-16T17:35:00Z">
            <w:rPr>
              <w:del w:id="2502" w:author="Schult, Christoph" w:date="2026-09-16T19:35:00Z" w16du:dateUtc="2026-09-16T17:35:00Z"/>
              <w:lang w:val="en-GB"/>
            </w:rPr>
          </w:rPrChange>
        </w:rPr>
        <w:pPrChange w:id="2503" w:author="Schult, Christoph" w:date="2026-09-16T19:35:00Z" w16du:dateUtc="2026-09-16T17:35:00Z">
          <w:pPr>
            <w:pStyle w:val="IWHFlietext"/>
            <w:numPr>
              <w:numId w:val="53"/>
            </w:numPr>
            <w:ind w:left="720" w:hanging="360"/>
          </w:pPr>
        </w:pPrChange>
      </w:pPr>
      <w:commentRangeStart w:id="2504"/>
      <w:commentRangeStart w:id="2505"/>
      <w:r>
        <w:rPr>
          <w:rFonts w:asciiTheme="majorHAnsi" w:hAnsiTheme="majorHAnsi"/>
          <w:b/>
          <w:bCs/>
          <w:lang w:val="en-GB"/>
        </w:rPr>
        <w:t>Macroeconomic benefits increase with the scale of financial support</w:t>
      </w:r>
      <w:r>
        <w:rPr>
          <w:rStyle w:val="IWHFlietextZchn"/>
          <w:lang w:val="en-US"/>
          <w:rPrChange w:id="2506" w:author="Schult, Christoph" w:date="2026-09-16T19:35:00Z" w16du:dateUtc="2026-09-16T17:35:00Z">
            <w:rPr>
              <w:rFonts w:asciiTheme="majorHAnsi" w:hAnsiTheme="majorHAnsi"/>
              <w:b/>
              <w:bCs/>
              <w:lang w:val="en-GB"/>
            </w:rPr>
          </w:rPrChange>
        </w:rPr>
        <w:t>.</w:t>
      </w:r>
      <w:r>
        <w:rPr>
          <w:rStyle w:val="IWHFlietextZchn"/>
          <w:lang w:val="en-US"/>
          <w:rPrChange w:id="2507" w:author="Schult, Christoph" w:date="2026-09-16T19:35:00Z" w16du:dateUtc="2026-09-16T17:35:00Z">
            <w:rPr>
              <w:rFonts w:asciiTheme="majorHAnsi" w:hAnsiTheme="majorHAnsi"/>
              <w:lang w:val="en-GB"/>
            </w:rPr>
          </w:rPrChange>
        </w:rPr>
        <w:t xml:space="preserve"> </w:t>
      </w:r>
      <w:del w:id="2508" w:author="Schult, Christoph" w:date="2026-09-11T18:21:00Z" w16du:dateUtc="2026-09-11T16:21:00Z">
        <w:r>
          <w:rPr>
            <w:rStyle w:val="IWHFlietextZchn"/>
            <w:lang w:val="en-US"/>
            <w:rPrChange w:id="2509" w:author="Schult, Christoph" w:date="2026-09-16T19:35:00Z" w16du:dateUtc="2026-09-16T17:35:00Z">
              <w:rPr>
                <w:rFonts w:asciiTheme="majorHAnsi" w:hAnsiTheme="majorHAnsi"/>
                <w:lang w:val="en-GB"/>
              </w:rPr>
            </w:rPrChange>
          </w:rPr>
          <w:delText xml:space="preserve">More ambitious financing arrangements generate progressively larger economic gains, highlighting the importance of mobilising concessional and blended finance at scale. </w:delText>
        </w:r>
        <w:commentRangeEnd w:id="2504"/>
        <w:r>
          <w:rPr>
            <w:rStyle w:val="CommentReference"/>
            <w:sz w:val="22"/>
            <w:szCs w:val="20"/>
            <w:lang w:val="en-US"/>
            <w:rPrChange w:id="2510" w:author="Schult, Christoph" w:date="2026-09-16T19:35:00Z" w16du:dateUtc="2026-09-16T17:35:00Z">
              <w:rPr>
                <w:rStyle w:val="CommentReference"/>
                <w:rFonts w:asciiTheme="majorHAnsi" w:hAnsiTheme="majorHAnsi"/>
                <w:sz w:val="22"/>
                <w:szCs w:val="20"/>
                <w:lang w:val="en-GB"/>
              </w:rPr>
            </w:rPrChange>
          </w:rPr>
          <w:commentReference w:id="2504"/>
        </w:r>
        <w:commentRangeEnd w:id="2505"/>
        <w:r>
          <w:rPr>
            <w:rStyle w:val="CommentReference"/>
            <w:sz w:val="22"/>
            <w:szCs w:val="20"/>
            <w:lang w:val="en-US"/>
            <w:rPrChange w:id="2511" w:author="Schult, Christoph" w:date="2026-09-16T19:35:00Z" w16du:dateUtc="2026-09-16T17:35:00Z">
              <w:rPr>
                <w:rStyle w:val="CommentReference"/>
                <w:rFonts w:asciiTheme="majorHAnsi" w:hAnsiTheme="majorHAnsi"/>
                <w:sz w:val="22"/>
                <w:szCs w:val="20"/>
                <w:lang w:val="en-GB"/>
              </w:rPr>
            </w:rPrChange>
          </w:rPr>
          <w:commentReference w:id="2505"/>
        </w:r>
        <w:r>
          <w:rPr>
            <w:rStyle w:val="IWHFlietextZchn"/>
            <w:lang w:val="en-US"/>
            <w:rPrChange w:id="2512" w:author="Schult, Christoph" w:date="2026-09-16T19:35:00Z" w16du:dateUtc="2026-09-16T17:35:00Z">
              <w:rPr>
                <w:rFonts w:asciiTheme="majorHAnsi" w:hAnsiTheme="majorHAnsi"/>
                <w:lang w:val="en-GB"/>
              </w:rPr>
            </w:rPrChange>
          </w:rPr>
          <w:delText>When the same finance scenarios are run against the NZ baseline, investment requirements are larger and the cost of capital more binding, so a given WACC reduction has a larger absolute GDP effect than under PDP8-rev alone (</w:delText>
        </w:r>
        <w:r>
          <w:rPr>
            <w:rStyle w:val="IWHFlietextZchn"/>
            <w:rPrChange w:id="2513" w:author="Schult, Christoph" w:date="2026-09-11T18:24:00Z" w16du:dateUtc="2026-09-11T16:24:00Z">
              <w:rPr>
                <w:rFonts w:asciiTheme="majorHAnsi" w:hAnsiTheme="majorHAnsi"/>
                <w:lang w:val="en-GB"/>
              </w:rPr>
            </w:rPrChange>
          </w:rPr>
          <w:fldChar w:fldCharType="begin"/>
        </w:r>
        <w:r>
          <w:rPr>
            <w:rStyle w:val="IWHFlietextZchn"/>
            <w:lang w:val="en-US"/>
            <w:rPrChange w:id="2514" w:author="Schult, Christoph" w:date="2026-09-16T19:35:00Z" w16du:dateUtc="2026-09-16T17:35:00Z">
              <w:rPr>
                <w:rFonts w:asciiTheme="majorHAnsi" w:hAnsiTheme="majorHAnsi"/>
                <w:lang w:val="en-GB"/>
              </w:rPr>
            </w:rPrChange>
          </w:rPr>
          <w:delInstrText xml:space="preserve"> REF _Ref236146263 \h </w:delInstrText>
        </w:r>
      </w:del>
      <w:r>
        <w:rPr>
          <w:rStyle w:val="IWHFlietextZchn"/>
          <w:lang w:val="en-US"/>
          <w:rPrChange w:id="2515" w:author="Schult, Christoph" w:date="2026-09-16T19:35:00Z" w16du:dateUtc="2026-09-16T17:35:00Z">
            <w:rPr>
              <w:lang w:val="en-GB"/>
            </w:rPr>
          </w:rPrChange>
        </w:rPr>
        <w:instrText xml:space="preserve"> \* MERGEFORMAT </w:instrText>
      </w:r>
      <w:del w:id="2516" w:author="Schult, Christoph" w:date="2026-09-11T18:21:00Z" w16du:dateUtc="2026-09-11T16:21:00Z">
        <w:r w:rsidRPr="0013484A">
          <w:rPr>
            <w:rStyle w:val="IWHFlietextZchn"/>
          </w:rPr>
        </w:r>
        <w:r>
          <w:rPr>
            <w:rStyle w:val="IWHFlietextZchn"/>
            <w:rPrChange w:id="2517" w:author="Schult, Christoph" w:date="2026-09-11T18:24:00Z" w16du:dateUtc="2026-09-11T16:24:00Z">
              <w:rPr>
                <w:rFonts w:asciiTheme="majorHAnsi" w:hAnsiTheme="majorHAnsi"/>
                <w:lang w:val="en-GB"/>
              </w:rPr>
            </w:rPrChange>
          </w:rPr>
          <w:fldChar w:fldCharType="separate"/>
        </w:r>
      </w:del>
      <w:del w:id="2518" w:author="Schult, Christoph" w:date="2026-09-11T17:01:00Z" w16du:dateUtc="2026-09-11T15:01:00Z">
        <w:r>
          <w:rPr>
            <w:rStyle w:val="IWHFlietextZchn"/>
            <w:lang w:val="en-US"/>
            <w:rPrChange w:id="2519" w:author="Schult, Christoph" w:date="2026-09-16T19:35:00Z" w16du:dateUtc="2026-09-16T17:35:00Z">
              <w:rPr>
                <w:lang w:val="en-GB"/>
              </w:rPr>
            </w:rPrChange>
          </w:rPr>
          <w:delText xml:space="preserve">Figure </w:delText>
        </w:r>
        <w:r>
          <w:rPr>
            <w:rStyle w:val="IWHFlietextZchn"/>
            <w:lang w:val="en-US"/>
            <w:rPrChange w:id="2520" w:author="Schult, Christoph" w:date="2026-09-16T19:35:00Z" w16du:dateUtc="2026-09-16T17:35:00Z">
              <w:rPr>
                <w:noProof/>
                <w:lang w:val="en-GB"/>
              </w:rPr>
            </w:rPrChange>
          </w:rPr>
          <w:delText>5</w:delText>
        </w:r>
      </w:del>
      <w:del w:id="2521" w:author="Schult, Christoph" w:date="2026-09-11T18:21:00Z" w16du:dateUtc="2026-09-11T16:21:00Z">
        <w:r>
          <w:rPr>
            <w:rStyle w:val="IWHFlietextZchn"/>
            <w:rPrChange w:id="2522" w:author="Schult, Christoph" w:date="2026-09-11T18:24:00Z" w16du:dateUtc="2026-09-11T16:24:00Z">
              <w:rPr>
                <w:rFonts w:asciiTheme="majorHAnsi" w:hAnsiTheme="majorHAnsi"/>
                <w:lang w:val="en-GB"/>
              </w:rPr>
            </w:rPrChange>
          </w:rPr>
          <w:fldChar w:fldCharType="end"/>
        </w:r>
        <w:r>
          <w:rPr>
            <w:rStyle w:val="IWHFlietextZchn"/>
            <w:lang w:val="en-US"/>
            <w:rPrChange w:id="2523" w:author="Schult, Christoph" w:date="2026-09-16T19:35:00Z" w16du:dateUtc="2026-09-16T17:35:00Z">
              <w:rPr>
                <w:rFonts w:asciiTheme="majorHAnsi" w:hAnsiTheme="majorHAnsi"/>
                <w:lang w:val="en-GB"/>
              </w:rPr>
            </w:rPrChange>
          </w:rPr>
          <w:delText xml:space="preserve">). </w:delText>
        </w:r>
      </w:del>
      <w:ins w:id="2524" w:author="Schult, Christoph" w:date="2026-09-11T18:24:00Z">
        <w:r>
          <w:rPr>
            <w:rStyle w:val="IWHFlietextZchn"/>
            <w:lang w:val="en-US"/>
            <w:rPrChange w:id="2525" w:author="Schult, Christoph" w:date="2026-09-16T19:35:00Z" w16du:dateUtc="2026-09-16T17:35:00Z">
              <w:rPr/>
            </w:rPrChange>
          </w:rPr>
          <w:t xml:space="preserve">As the blended cost of capital falls — from GF B (7.37%) to GF C (5.07%) — the GDP gain strengthens correspondingly, but the mechanism is not "more public spending": it is concessional and blended instruments (ODA/MDB finance, guarantees, risk-sharing structures) reducing the effective financing cost paid across the investment pool, which crowds in private capital rather than substituting for it. </w:t>
        </w:r>
      </w:ins>
      <w:ins w:id="2526" w:author="Schult, Christoph" w:date="2026-09-11T18:25:00Z" w16du:dateUtc="2026-09-11T16:25:00Z">
        <w:r>
          <w:rPr>
            <w:rStyle w:val="IWHFlietextZchn"/>
            <w:lang w:val="en-US"/>
          </w:rPr>
          <w:t>L</w:t>
        </w:r>
      </w:ins>
      <w:ins w:id="2527" w:author="Schult, Christoph" w:date="2026-09-11T18:24:00Z">
        <w:r>
          <w:rPr>
            <w:rStyle w:val="IWHFlietextZchn"/>
            <w:lang w:val="en-US"/>
            <w:rPrChange w:id="2528" w:author="Schult, Christoph" w:date="2026-09-16T19:35:00Z" w16du:dateUtc="2026-09-16T17:35:00Z">
              <w:rPr/>
            </w:rPrChange>
          </w:rPr>
          <w:t xml:space="preserve">imited concessional resources are most valuable when deployed to de-risk and mobilise private capital at scale, particularly in the pre-2035 window where the financing gap is largest. When the same architectures are run against the NZ baseline, this leverage effect is larger still: a given WACC reduction produces a bigger absolute GDP effect than under PDP8-rev alone, because binding </w:t>
        </w:r>
      </w:ins>
      <w:ins w:id="2529" w:author="Schult, Christoph" w:date="2026-09-16T19:27:00Z" w16du:dateUtc="2026-09-16T17:27:00Z">
        <w:r>
          <w:rPr>
            <w:rStyle w:val="IWHFlietextZchn"/>
            <w:lang w:val="en-US"/>
          </w:rPr>
          <w:t>decarbonisation</w:t>
        </w:r>
      </w:ins>
      <w:ins w:id="2530" w:author="Schult, Christoph" w:date="2026-09-11T18:24:00Z">
        <w:r>
          <w:rPr>
            <w:rStyle w:val="IWHFlietextZchn"/>
            <w:lang w:val="en-US"/>
            <w:rPrChange w:id="2531" w:author="Schult, Christoph" w:date="2026-09-16T19:35:00Z" w16du:dateUtc="2026-09-16T17:35:00Z">
              <w:rPr/>
            </w:rPrChange>
          </w:rPr>
          <w:t xml:space="preserve"> raises both investment needs and the cost of capital </w:t>
        </w:r>
      </w:ins>
      <w:ins w:id="2532" w:author="Schult, Christoph" w:date="2026-09-11T18:26:00Z" w16du:dateUtc="2026-09-11T16:26:00Z">
        <w:r>
          <w:rPr>
            <w:rStyle w:val="IWHFlietextZchn"/>
            <w:lang w:val="en-US"/>
          </w:rPr>
          <w:t>(</w:t>
        </w:r>
        <w:r>
          <w:rPr>
            <w:rStyle w:val="IWHFlietextZchn"/>
            <w:lang w:val="en-US"/>
          </w:rPr>
          <w:fldChar w:fldCharType="begin"/>
        </w:r>
        <w:r>
          <w:rPr>
            <w:rStyle w:val="IWHFlietextZchn"/>
            <w:lang w:val="en-US"/>
          </w:rPr>
          <w:instrText xml:space="preserve"> REF _Ref236146263 \h </w:instrText>
        </w:r>
      </w:ins>
      <w:r>
        <w:rPr>
          <w:rStyle w:val="IWHFlietextZchn"/>
          <w:lang w:val="en-US"/>
        </w:rPr>
      </w:r>
      <w:ins w:id="2533" w:author="Schult, Christoph" w:date="2026-09-11T18:26:00Z" w16du:dateUtc="2026-09-11T16:26:00Z">
        <w:r>
          <w:rPr>
            <w:rStyle w:val="IWHFlietextZchn"/>
            <w:lang w:val="en-US"/>
          </w:rPr>
          <w:fldChar w:fldCharType="separate"/>
        </w:r>
      </w:ins>
      <w:ins w:id="2534" w:author="Schult, Christoph" w:date="2026-09-16T13:34:00Z" w16du:dateUtc="2026-09-16T11:34:00Z">
        <w:r>
          <w:rPr>
            <w:lang w:val="en-GB"/>
          </w:rPr>
          <w:t xml:space="preserve">Figure </w:t>
        </w:r>
        <w:r>
          <w:rPr>
            <w:noProof/>
            <w:lang w:val="en-GB"/>
          </w:rPr>
          <w:t>6</w:t>
        </w:r>
      </w:ins>
      <w:ins w:id="2535" w:author="Schult, Christoph" w:date="2026-09-11T18:26:00Z" w16du:dateUtc="2026-09-11T16:26:00Z">
        <w:r>
          <w:rPr>
            <w:rStyle w:val="IWHFlietextZchn"/>
            <w:lang w:val="en-US"/>
          </w:rPr>
          <w:fldChar w:fldCharType="end"/>
        </w:r>
        <w:r>
          <w:rPr>
            <w:rStyle w:val="IWHFlietextZchn"/>
            <w:lang w:val="en-US"/>
          </w:rPr>
          <w:t>)</w:t>
        </w:r>
      </w:ins>
      <w:ins w:id="2536" w:author="Schult, Christoph" w:date="2026-09-11T18:24:00Z">
        <w:r>
          <w:rPr>
            <w:rStyle w:val="IWHFlietextZchn"/>
            <w:lang w:val="en-US"/>
            <w:rPrChange w:id="2537" w:author="Schult, Christoph" w:date="2026-09-16T19:35:00Z" w16du:dateUtc="2026-09-16T17:35:00Z">
              <w:rPr/>
            </w:rPrChange>
          </w:rPr>
          <w:t>.</w:t>
        </w:r>
      </w:ins>
    </w:p>
    <w:p w14:paraId="2360E031" w14:textId="77777777" w:rsidR="00303F67" w:rsidRPr="00303F67" w:rsidRDefault="00303F67" w:rsidP="00303F67">
      <w:pPr>
        <w:pStyle w:val="IWHFlietext"/>
        <w:numPr>
          <w:ilvl w:val="0"/>
          <w:numId w:val="40"/>
        </w:numPr>
        <w:rPr>
          <w:ins w:id="2538" w:author="Schult, Christoph" w:date="2026-09-16T19:35:00Z" w16du:dateUtc="2026-09-16T17:35:00Z"/>
          <w:rFonts w:asciiTheme="majorHAnsi" w:hAnsiTheme="majorHAnsi"/>
          <w:lang w:val="en-GB"/>
          <w:rPrChange w:id="2539" w:author="Schult, Christoph" w:date="2026-09-16T19:35:00Z" w16du:dateUtc="2026-09-16T17:35:00Z">
            <w:rPr>
              <w:ins w:id="2540" w:author="Schult, Christoph" w:date="2026-09-16T19:35:00Z" w16du:dateUtc="2026-09-16T17:35:00Z"/>
              <w:rFonts w:asciiTheme="majorHAnsi" w:hAnsiTheme="majorHAnsi"/>
              <w:b/>
              <w:bCs/>
              <w:lang w:val="en-GB"/>
            </w:rPr>
          </w:rPrChange>
        </w:rPr>
      </w:pPr>
    </w:p>
    <w:p w14:paraId="3F3CE84F" w14:textId="5B994E62" w:rsidR="00932DAD" w:rsidRPr="00303F67" w:rsidRDefault="00932DAD" w:rsidP="00303F67">
      <w:pPr>
        <w:pStyle w:val="IWHFlietext"/>
        <w:numPr>
          <w:ilvl w:val="0"/>
          <w:numId w:val="40"/>
        </w:numPr>
        <w:rPr>
          <w:rFonts w:asciiTheme="majorHAnsi" w:hAnsiTheme="majorHAnsi"/>
          <w:lang w:val="en-GB"/>
        </w:rPr>
      </w:pPr>
      <w:del w:id="2541" w:author="Schult, Christoph" w:date="2026-09-18T09:00:00Z" w16du:dateUtc="2026-09-18T07:00:00Z">
        <w:r>
          <w:rPr>
            <w:rFonts w:asciiTheme="majorHAnsi" w:hAnsiTheme="majorHAnsi"/>
            <w:b/>
            <w:bCs/>
            <w:lang w:val="en-GB"/>
          </w:rPr>
          <w:delText>Green finance complements other policy instruments.</w:delText>
        </w:r>
      </w:del>
      <w:ins w:id="2542" w:author="Schult, Christoph" w:date="2026-09-18T09:00:00Z" w16du:dateUtc="2026-09-18T07:00:00Z">
        <w:r>
          <w:rPr>
            <w:rFonts w:asciiTheme="majorHAnsi" w:hAnsiTheme="majorHAnsi"/>
            <w:b/>
            <w:bCs/>
            <w:lang w:val="en-GB"/>
          </w:rPr>
          <w:t>Green finance complements other policy areas.</w:t>
        </w:r>
      </w:ins>
      <w:r>
        <w:rPr>
          <w:rFonts w:asciiTheme="majorHAnsi" w:hAnsiTheme="majorHAnsi"/>
          <w:lang w:val="en-GB"/>
        </w:rPr>
        <w:t xml:space="preserve"> Lower financing costs enhance the effectiveness of both energy-efficiency policies and carbon pricing by reducing the economic cost of low-carbon investment and facilitating the transition to cleaner technologies.</w:t>
      </w:r>
    </w:p>
    <w:p w14:paraId="15B4B539" w14:textId="45D5AF7F" w:rsidR="001179BE" w:rsidRPr="0005611C" w:rsidRDefault="001179BE" w:rsidP="001179BE">
      <w:pPr>
        <w:pStyle w:val="IWHFlietext"/>
        <w:ind w:left="360"/>
        <w:rPr>
          <w:lang w:val="en-US"/>
          <w:rPrChange w:id="2543" w:author="Schult, Christoph" w:date="2026-09-12T15:01:00Z" w16du:dateUtc="2026-09-12T13:01:00Z">
            <w:rPr>
              <w:lang w:val="en-GB"/>
            </w:rPr>
          </w:rPrChange>
        </w:rPr>
      </w:pPr>
      <w:r>
        <w:rPr>
          <w:rStyle w:val="IntenseEmphasis"/>
          <w:lang w:val="en-GB"/>
        </w:rPr>
        <w:t xml:space="preserve">Policy implications. </w:t>
      </w:r>
      <w:ins w:id="2544" w:author="Schult, Christoph" w:date="2026-09-11T18:09:00Z" w16du:dateUtc="2026-09-11T16:09:00Z">
        <w:r>
          <w:rPr>
            <w:lang w:val="en-US"/>
            <w:rPrChange w:id="2545" w:author="Schult, Christoph" w:date="2026-09-12T15:01:00Z" w16du:dateUtc="2026-09-12T13:01:00Z">
              <w:rPr>
                <w:rStyle w:val="IntenseEmphasis"/>
                <w:lang w:val="en-GB"/>
              </w:rPr>
            </w:rPrChange>
          </w:rPr>
          <w:t xml:space="preserve">The results suggest that the choice of financing architecture is not a second-order design question but a first-order determinant of </w:t>
        </w:r>
      </w:ins>
      <w:ins w:id="2546" w:author="Schult, Christoph" w:date="2026-09-17T13:49:00Z" w16du:dateUtc="2026-09-17T11:49:00Z">
        <w:r>
          <w:rPr>
            <w:lang w:val="en-US"/>
          </w:rPr>
          <w:t>Vietnam</w:t>
        </w:r>
      </w:ins>
      <w:ins w:id="2547" w:author="Schult, Christoph" w:date="2026-09-11T18:09:00Z" w16du:dateUtc="2026-09-11T16:09:00Z">
        <w:r>
          <w:rPr>
            <w:lang w:val="en-US"/>
            <w:rPrChange w:id="2548" w:author="Schult, Christoph" w:date="2026-09-12T15:01:00Z" w16du:dateUtc="2026-09-12T13:01:00Z">
              <w:rPr>
                <w:rStyle w:val="IntenseEmphasis"/>
                <w:lang w:val="en-GB"/>
              </w:rPr>
            </w:rPrChange>
          </w:rPr>
          <w:t xml:space="preserve">'s transition cost. </w:t>
        </w:r>
      </w:ins>
      <w:ins w:id="2549" w:author="Schult, Christoph" w:date="2026-09-16T11:34:00Z" w16du:dateUtc="2026-09-16T09:34:00Z">
        <w:r>
          <w:rPr>
            <w:lang w:val="en-US"/>
          </w:rPr>
          <w:t>Slipping toward market-led financing imposes a persistent GDP cost of about 0.4% relative to the balanced GF A architecture from 2031 onward, while mobilising concessional and blended finance toward the public-led GF C architecture delivers a sustained benefit roughly twice that size (about 0.9% by 2046–2050)</w:t>
        </w:r>
      </w:ins>
      <w:ins w:id="2550" w:author="Schult, Christoph" w:date="2026-09-11T18:09:00Z" w16du:dateUtc="2026-09-11T16:09:00Z">
        <w:r>
          <w:rPr>
            <w:lang w:val="en-US"/>
            <w:rPrChange w:id="2551" w:author="Schult, Christoph" w:date="2026-09-11T18:09:00Z" w16du:dateUtc="2026-09-11T16:09:00Z">
              <w:rPr/>
            </w:rPrChange>
          </w:rPr>
          <w:t xml:space="preserve">, </w:t>
        </w:r>
        <w:r>
          <w:rPr>
            <w:lang w:val="en-US"/>
            <w:rPrChange w:id="2552" w:author="Schult, Christoph" w:date="2026-09-11T18:09:00Z" w16du:dateUtc="2026-09-11T16:09:00Z">
              <w:rPr>
                <w:rStyle w:val="IntenseEmphasis"/>
                <w:lang w:val="en-GB"/>
              </w:rPr>
            </w:rPrChange>
          </w:rPr>
          <w:t xml:space="preserve">one that grows further under a binding Net Zero pathway. </w:t>
        </w:r>
        <w:r>
          <w:rPr>
            <w:lang w:val="en-US"/>
          </w:rPr>
          <w:t>Policy and development-partner effort should therefore prioritise closing the pre-2035 financing gap through concessional and blended instruments, particularly as carbon-pricing ambition rises.</w:t>
        </w:r>
      </w:ins>
      <w:ins w:id="2553" w:author="Schult, Christoph" w:date="2026-09-20T14:00:00Z">
        <w:r>
          <w:rPr>
            <w:lang w:val="en-US"/>
          </w:rPr>
          <w:t xml:space="preserve"> Given the substantially larger benefits delivered by the public-led GF C architecture, mobilising ODA, concessional loans and other favourable-term international finance is particularly urgent in the early, investment-intensive years of the transition, before 2035, when the financing gap is largest.</w:t>
        </w:r>
      </w:ins>
      <w:del w:id="2554" w:author="Schult, Christoph" w:date="2026-09-11T18:09:00Z" w16du:dateUtc="2026-09-11T16:09:00Z">
        <w:r>
          <w:rPr>
            <w:lang w:val="en-US"/>
            <w:rPrChange w:id="2555" w:author="Schult, Christoph" w:date="2026-09-12T15:01:00Z" w16du:dateUtc="2026-09-12T13:01:00Z">
              <w:rPr>
                <w:lang w:val="en-GB"/>
              </w:rPr>
            </w:rPrChange>
          </w:rPr>
          <w:delText>The results suggest that green finance should be viewed as an economic policy rather than solely a financial instrument. By lowering the effective cost of capital, concessional finance and blended-finance mechanisms can accelerate renewable investment while supporting economic growth and reducing transition costs. Expanding access to affordable finance should therefore be a central component of Viet Nam's energy-transition strategy, alongside continued improvements in energy efficiency and the gradual introduction of carbon pricing.</w:delText>
        </w:r>
      </w:del>
    </w:p>
    <w:p w14:paraId="008A9A00" w14:textId="77777777" w:rsidR="001179BE" w:rsidRPr="000373C2" w:rsidRDefault="001179BE" w:rsidP="001179BE">
      <w:pPr>
        <w:pStyle w:val="IWHFlietext"/>
        <w:ind w:left="360"/>
        <w:rPr>
          <w:rFonts w:asciiTheme="majorHAnsi" w:hAnsiTheme="majorHAnsi"/>
          <w:lang w:val="en-GB"/>
        </w:rPr>
      </w:pPr>
    </w:p>
    <w:p w14:paraId="0C58B2CC" w14:textId="77777777" w:rsidR="00DE5F8C" w:rsidRPr="00295507" w:rsidRDefault="00DE5F8C" w:rsidP="00DE5F8C">
      <w:pPr>
        <w:pStyle w:val="CaptionedFigure"/>
        <w:spacing w:before="140" w:after="60"/>
        <w:jc w:val="center"/>
        <w:rPr>
          <w:lang w:val="en-GB"/>
        </w:rPr>
      </w:pPr>
      <w:r>
        <w:rPr>
          <w:noProof/>
          <w:lang w:val="en-GB"/>
        </w:rPr>
        <w:drawing>
          <wp:inline distT="0" distB="0" distL="0" distR="0" wp14:anchorId="730C7D4D" wp14:editId="3C61CC15">
            <wp:extent cx="4320000" cy="2520000"/>
            <wp:effectExtent l="0" t="0" r="4445" b="0"/>
            <wp:docPr id="1372237359" name="Picture"/>
            <wp:cNvGraphicFramePr/>
            <a:graphic xmlns:a="http://schemas.openxmlformats.org/drawingml/2006/main">
              <a:graphicData uri="http://schemas.openxmlformats.org/drawingml/2006/picture">
                <pic:pic xmlns:pic="http://schemas.openxmlformats.org/drawingml/2006/picture">
                  <pic:nvPicPr>
                    <pic:cNvPr id="1372237359" name="Picture"/>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p>
    <w:p w14:paraId="23EAFA67" w14:textId="4EDBDB5D" w:rsidR="00D62A96" w:rsidRPr="00D62A96" w:rsidRDefault="00DE5F8C" w:rsidP="00D62A96">
      <w:pPr>
        <w:pStyle w:val="Caption"/>
        <w:rPr>
          <w:lang w:val="en-GB"/>
        </w:rPr>
      </w:pPr>
      <w:bookmarkStart w:id="2556" w:name="_Ref236302951"/>
      <w:bookmarkStart w:id="2557" w:name="_Toc240458087"/>
      <w:r>
        <w:rPr>
          <w:lang w:val="en-GB"/>
        </w:rPr>
        <w:t xml:space="preserve">Figure </w:t>
      </w:r>
      <w:r>
        <w:rPr>
          <w:lang w:val="en-GB"/>
        </w:rPr>
        <w:fldChar w:fldCharType="begin"/>
      </w:r>
      <w:r>
        <w:rPr>
          <w:lang w:val="en-GB"/>
        </w:rPr>
        <w:instrText xml:space="preserve"> SEQ Figure \* ARABIC </w:instrText>
      </w:r>
      <w:r>
        <w:rPr>
          <w:lang w:val="en-GB"/>
        </w:rPr>
        <w:fldChar w:fldCharType="separate"/>
      </w:r>
      <w:ins w:id="2558" w:author="Schult, Christoph" w:date="2026-09-16T13:34:00Z" w16du:dateUtc="2026-09-16T11:34:00Z">
        <w:r>
          <w:rPr>
            <w:noProof/>
            <w:lang w:val="en-GB"/>
          </w:rPr>
          <w:t>4</w:t>
        </w:r>
      </w:ins>
      <w:del w:id="2559" w:author="Schult, Christoph" w:date="2026-09-11T17:01:00Z" w16du:dateUtc="2026-09-11T15:01:00Z">
        <w:r>
          <w:rPr>
            <w:noProof/>
            <w:lang w:val="en-GB"/>
          </w:rPr>
          <w:delText>3</w:delText>
        </w:r>
      </w:del>
      <w:r>
        <w:rPr>
          <w:lang w:val="en-GB"/>
        </w:rPr>
        <w:fldChar w:fldCharType="end"/>
      </w:r>
      <w:bookmarkEnd w:id="2556"/>
      <w:r>
        <w:rPr>
          <w:lang w:val="en-GB"/>
        </w:rPr>
        <w:t>: Five-year average GDP-level deviations across green-finance architectures.</w:t>
      </w:r>
      <w:bookmarkEnd w:id="2557"/>
    </w:p>
    <w:p w14:paraId="3A793856" w14:textId="012113A0" w:rsidR="00DE5F8C" w:rsidRPr="00295507" w:rsidRDefault="00DE5F8C" w:rsidP="000373C2">
      <w:pPr>
        <w:pStyle w:val="IWHFunote"/>
        <w:rPr>
          <w:lang w:val="en-GB"/>
        </w:rPr>
      </w:pPr>
      <w:r>
        <w:rPr>
          <w:lang w:val="en-GB"/>
        </w:rPr>
        <w:t xml:space="preserve">Note: </w:t>
      </w:r>
      <w:ins w:id="2560" w:author="Schult, Christoph" w:date="2026-09-16T11:21:00Z" w16du:dateUtc="2026-09-16T09:21:00Z">
        <w:r>
          <w:rPr>
            <w:lang w:val="en-GB"/>
          </w:rPr>
          <w:t xml:space="preserve">Five-year average GDP-level deviations </w:t>
        </w:r>
      </w:ins>
      <w:ins w:id="2561" w:author="Schult, Christoph" w:date="2026-09-16T11:22:00Z" w16du:dateUtc="2026-09-16T09:22:00Z">
        <w:r>
          <w:rPr>
            <w:lang w:val="en-GB"/>
          </w:rPr>
          <w:t>in percent</w:t>
        </w:r>
      </w:ins>
      <w:commentRangeStart w:id="2562"/>
      <w:commentRangeStart w:id="2563"/>
      <w:del w:id="2564" w:author="Schult, Christoph" w:date="2026-09-16T11:22:00Z" w16du:dateUtc="2026-09-16T09:22:00Z">
        <w:r>
          <w:rPr>
            <w:lang w:val="en-GB"/>
          </w:rPr>
          <w:delText xml:space="preserve">Annual GDP </w:delText>
        </w:r>
      </w:del>
      <w:del w:id="2565" w:author="Schult, Christoph" w:date="2026-09-16T11:21:00Z" w16du:dateUtc="2026-09-16T09:21:00Z">
        <w:r>
          <w:rPr>
            <w:lang w:val="en-GB"/>
          </w:rPr>
          <w:delText>growth rates</w:delText>
        </w:r>
      </w:del>
      <w:r>
        <w:rPr>
          <w:lang w:val="en-GB"/>
        </w:rPr>
        <w:t xml:space="preserve"> for 2026–2050 relative to the PDP8-rev Baseline. </w:t>
      </w:r>
      <w:commentRangeEnd w:id="2562"/>
      <w:r>
        <w:rPr>
          <w:rStyle w:val="CommentReference"/>
          <w:sz w:val="18"/>
          <w:szCs w:val="15"/>
          <w:lang w:val="en-GB"/>
        </w:rPr>
        <w:commentReference w:id="2562"/>
      </w:r>
      <w:commentRangeEnd w:id="2563"/>
      <w:r>
        <w:rPr>
          <w:rStyle w:val="CommentReference"/>
          <w:sz w:val="18"/>
          <w:szCs w:val="15"/>
          <w:lang w:val="en-GB"/>
        </w:rPr>
        <w:commentReference w:id="2563"/>
      </w:r>
      <w:r>
        <w:rPr>
          <w:lang w:val="en-GB"/>
        </w:rPr>
        <w:t>The public-led, lower-cost GF</w:t>
      </w:r>
      <w:del w:id="2566" w:author="Schult, Christoph" w:date="2026-09-16T11:20:00Z" w16du:dateUtc="2026-09-16T09:20:00Z">
        <w:r>
          <w:rPr>
            <w:lang w:val="en-GB"/>
          </w:rPr>
          <w:delText>_</w:delText>
        </w:r>
      </w:del>
      <w:ins w:id="2567" w:author="Schult, Christoph" w:date="2026-09-16T11:20:00Z" w16du:dateUtc="2026-09-16T09:20:00Z">
        <w:r>
          <w:rPr>
            <w:lang w:val="en-GB"/>
          </w:rPr>
          <w:t xml:space="preserve"> </w:t>
        </w:r>
      </w:ins>
      <w:r>
        <w:rPr>
          <w:lang w:val="en-GB"/>
        </w:rPr>
        <w:t>C architecture generates a larger growth premium than the market-led GF</w:t>
      </w:r>
      <w:del w:id="2568" w:author="Schult, Christoph" w:date="2026-09-16T11:20:00Z" w16du:dateUtc="2026-09-16T09:20:00Z">
        <w:r>
          <w:rPr>
            <w:lang w:val="en-GB"/>
          </w:rPr>
          <w:delText>_</w:delText>
        </w:r>
      </w:del>
      <w:ins w:id="2569" w:author="Schult, Christoph" w:date="2026-09-16T11:20:00Z" w16du:dateUtc="2026-09-16T09:20:00Z">
        <w:r>
          <w:rPr>
            <w:lang w:val="en-GB"/>
          </w:rPr>
          <w:t xml:space="preserve"> </w:t>
        </w:r>
      </w:ins>
      <w:r>
        <w:rPr>
          <w:lang w:val="en-GB"/>
        </w:rPr>
        <w:t xml:space="preserve">B architecture, particularly </w:t>
      </w:r>
      <w:ins w:id="2570" w:author="Schult, Christoph" w:date="2026-09-16T13:39:00Z" w16du:dateUtc="2026-09-16T11:39:00Z">
        <w:r>
          <w:rPr>
            <w:lang w:val="en-GB"/>
          </w:rPr>
          <w:t>from 2031</w:t>
        </w:r>
      </w:ins>
      <w:del w:id="2571" w:author="Schult, Christoph" w:date="2026-09-16T13:39:00Z" w16du:dateUtc="2026-09-16T11:39:00Z">
        <w:r>
          <w:rPr>
            <w:lang w:val="en-GB"/>
          </w:rPr>
          <w:delText xml:space="preserve">after </w:delText>
        </w:r>
      </w:del>
      <w:del w:id="2572" w:author="Schult, Christoph" w:date="2026-09-16T13:40:00Z" w16du:dateUtc="2026-09-16T11:40:00Z">
        <w:r>
          <w:rPr>
            <w:lang w:val="en-GB"/>
          </w:rPr>
          <w:delText>2035</w:delText>
        </w:r>
      </w:del>
      <w:ins w:id="2573" w:author="Schult, Christoph" w:date="2026-09-16T13:40:00Z" w16du:dateUtc="2026-09-16T11:40:00Z">
        <w:r>
          <w:rPr>
            <w:lang w:val="en-GB"/>
          </w:rPr>
          <w:t xml:space="preserve"> onward</w:t>
        </w:r>
      </w:ins>
      <w:r>
        <w:rPr>
          <w:lang w:val="en-GB"/>
        </w:rPr>
        <w:t>.</w:t>
      </w:r>
    </w:p>
    <w:p w14:paraId="57730AAA" w14:textId="2D4DA22A" w:rsidR="00DE5F8C" w:rsidRPr="00295507" w:rsidRDefault="00DE5F8C" w:rsidP="000373C2">
      <w:pPr>
        <w:pStyle w:val="IWHFunote"/>
        <w:rPr>
          <w:lang w:val="en-GB"/>
        </w:rPr>
      </w:pPr>
      <w:r>
        <w:rPr>
          <w:lang w:val="en-GB"/>
        </w:rPr>
        <w:t>Source: Authors’ calculations using the DGE-METRIC model.</w:t>
      </w:r>
    </w:p>
    <w:p w14:paraId="311C931B" w14:textId="77777777" w:rsidR="00DE5F8C" w:rsidRPr="00295507" w:rsidRDefault="00DE5F8C" w:rsidP="00DE5F8C">
      <w:pPr>
        <w:pStyle w:val="CaptionedFigure"/>
        <w:spacing w:before="140" w:after="60"/>
        <w:jc w:val="center"/>
        <w:rPr>
          <w:lang w:val="en-GB"/>
        </w:rPr>
      </w:pPr>
      <w:r>
        <w:rPr>
          <w:noProof/>
          <w:lang w:val="en-GB"/>
        </w:rPr>
        <w:drawing>
          <wp:inline distT="0" distB="0" distL="0" distR="0" wp14:anchorId="65B3AC8F" wp14:editId="016FE2F0">
            <wp:extent cx="4320000" cy="2520000"/>
            <wp:effectExtent l="0" t="0" r="4445" b="0"/>
            <wp:docPr id="28" name="Picture"/>
            <wp:cNvGraphicFramePr/>
            <a:graphic xmlns:a="http://schemas.openxmlformats.org/drawingml/2006/main">
              <a:graphicData uri="http://schemas.openxmlformats.org/drawingml/2006/picture">
                <pic:pic xmlns:pic="http://schemas.openxmlformats.org/drawingml/2006/picture">
                  <pic:nvPicPr>
                    <pic:cNvPr id="28" name="Pictur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p>
    <w:p w14:paraId="05C480FB" w14:textId="46A44922" w:rsidR="00DE5F8C" w:rsidRPr="000373C2" w:rsidRDefault="00DE5F8C" w:rsidP="005C600A">
      <w:pPr>
        <w:pStyle w:val="Caption"/>
        <w:rPr>
          <w:lang w:val="en-GB"/>
        </w:rPr>
      </w:pPr>
      <w:bookmarkStart w:id="2574" w:name="_Ref240043175"/>
      <w:bookmarkStart w:id="2575" w:name="_Toc240458088"/>
      <w:r>
        <w:rPr>
          <w:lang w:val="en-GB"/>
        </w:rPr>
        <w:t xml:space="preserve">Figure </w:t>
      </w:r>
      <w:r>
        <w:rPr>
          <w:lang w:val="en-GB"/>
        </w:rPr>
        <w:fldChar w:fldCharType="begin"/>
      </w:r>
      <w:r>
        <w:rPr>
          <w:lang w:val="en-GB"/>
        </w:rPr>
        <w:instrText xml:space="preserve"> SEQ Figure \* ARABIC </w:instrText>
      </w:r>
      <w:r>
        <w:rPr>
          <w:lang w:val="en-GB"/>
        </w:rPr>
        <w:fldChar w:fldCharType="separate"/>
      </w:r>
      <w:ins w:id="2576" w:author="Schult, Christoph" w:date="2026-09-16T13:34:00Z" w16du:dateUtc="2026-09-16T11:34:00Z">
        <w:r>
          <w:rPr>
            <w:noProof/>
            <w:lang w:val="en-GB"/>
          </w:rPr>
          <w:t>5</w:t>
        </w:r>
      </w:ins>
      <w:del w:id="2577" w:author="Schult, Christoph" w:date="2026-09-11T17:01:00Z" w16du:dateUtc="2026-09-11T15:01:00Z">
        <w:r>
          <w:rPr>
            <w:noProof/>
            <w:lang w:val="en-GB"/>
          </w:rPr>
          <w:delText>4</w:delText>
        </w:r>
      </w:del>
      <w:r>
        <w:rPr>
          <w:lang w:val="en-GB"/>
        </w:rPr>
        <w:fldChar w:fldCharType="end"/>
      </w:r>
      <w:bookmarkEnd w:id="2574"/>
      <w:r>
        <w:rPr>
          <w:lang w:val="en-GB"/>
        </w:rPr>
        <w:t>: Renewable-energy financing costs across green-finance architectures.</w:t>
      </w:r>
      <w:bookmarkEnd w:id="2575"/>
    </w:p>
    <w:p w14:paraId="5E94C74B" w14:textId="412C2348" w:rsidR="00DE5F8C" w:rsidRPr="00295507" w:rsidRDefault="00DE5F8C" w:rsidP="000373C2">
      <w:pPr>
        <w:pStyle w:val="IWHFunote"/>
        <w:rPr>
          <w:lang w:val="en-GB"/>
        </w:rPr>
      </w:pPr>
      <w:r>
        <w:rPr>
          <w:lang w:val="en-GB"/>
        </w:rPr>
        <w:t>Note</w:t>
      </w:r>
      <w:r>
        <w:rPr>
          <w:lang w:val="en-US"/>
          <w:rPrChange w:id="2578" w:author="Schult, Christoph" w:date="2026-09-16T13:34:00Z" w16du:dateUtc="2026-09-16T11:34:00Z">
            <w:rPr>
              <w:lang w:val="en-GB"/>
            </w:rPr>
          </w:rPrChange>
        </w:rPr>
        <w:t xml:space="preserve">: </w:t>
      </w:r>
      <w:ins w:id="2579" w:author="Schult, Christoph" w:date="2026-09-16T11:40:00Z" w16du:dateUtc="2026-09-16T09:40:00Z">
        <w:r>
          <w:rPr>
            <w:lang w:val="en-US"/>
            <w:rPrChange w:id="2580" w:author="Schult, Christoph" w:date="2026-09-16T13:34:00Z" w16du:dateUtc="2026-09-16T11:34:00Z">
              <w:rPr>
                <w:lang w:val="en-GB"/>
              </w:rPr>
            </w:rPrChange>
          </w:rPr>
          <w:t xml:space="preserve">Five-year average deviation of the effective WACC for renewable investment from the PDP8-rev Baseline, in percentage points. </w:t>
        </w:r>
        <w:r>
          <w:rPr>
            <w:lang w:val="en-US"/>
            <w:rPrChange w:id="2581" w:author="Schult, Christoph" w:date="2026-09-16T11:41:00Z" w16du:dateUtc="2026-09-16T09:41:00Z">
              <w:rPr>
                <w:lang w:val="en-GB"/>
              </w:rPr>
            </w:rPrChange>
          </w:rPr>
          <w:t xml:space="preserve">The spread between GF C and GF B widens from about 0.5 pp in 2026–2030 to about 2.2 pp in 2046–2050 as the cheaper (or dearer) financing tranches accumulate in the renewable capital stock, approaching the 2.3 pp gap in the portfolio-wide WACF in </w:t>
        </w:r>
        <w:r>
          <w:rPr>
            <w:rPrChange w:id="2582" w:author="Schult, Christoph" w:date="2026-09-16T11:41:00Z" w16du:dateUtc="2026-09-16T09:41:00Z">
              <w:rPr>
                <w:lang w:val="en-GB"/>
              </w:rPr>
            </w:rPrChange>
          </w:rPr>
          <w:fldChar w:fldCharType="begin"/>
        </w:r>
        <w:r>
          <w:rPr>
            <w:lang w:val="en-US"/>
            <w:rPrChange w:id="2583" w:author="Schult, Christoph" w:date="2026-09-16T11:41:00Z" w16du:dateUtc="2026-09-16T09:41:00Z">
              <w:rPr>
                <w:lang w:val="en-GB"/>
              </w:rPr>
            </w:rPrChange>
          </w:rPr>
          <w:instrText xml:space="preserve"> REF _Ref240286354 \h </w:instrText>
        </w:r>
      </w:ins>
      <w:r>
        <w:rPr>
          <w:lang w:val="en-US"/>
          <w:rPrChange w:id="2584" w:author="Schult, Christoph" w:date="2026-09-16T11:41:00Z" w16du:dateUtc="2026-09-16T09:41:00Z">
            <w:rPr/>
          </w:rPrChange>
        </w:rPr>
        <w:instrText xml:space="preserve"> \* MERGEFORMAT </w:instrText>
      </w:r>
      <w:ins w:id="2585" w:author="Schult, Christoph" w:date="2026-09-16T11:40:00Z" w16du:dateUtc="2026-09-16T09:40:00Z">
        <w:r>
          <w:rPr>
            <w:rPrChange w:id="2586" w:author="Schult, Christoph" w:date="2026-09-16T11:41:00Z" w16du:dateUtc="2026-09-16T09:41:00Z">
              <w:rPr>
                <w:lang w:val="en-GB"/>
              </w:rPr>
            </w:rPrChange>
          </w:rPr>
          <w:fldChar w:fldCharType="separate"/>
        </w:r>
      </w:ins>
      <w:ins w:id="2587" w:author="Schult, Christoph" w:date="2026-09-16T13:34:00Z" w16du:dateUtc="2026-09-16T11:34:00Z">
        <w:r>
          <w:rPr>
            <w:lang w:val="en-US"/>
            <w:rPrChange w:id="2588" w:author="Schult, Christoph" w:date="2026-09-16T13:34:00Z" w16du:dateUtc="2026-09-16T11:34:00Z">
              <w:rPr>
                <w:rFonts w:asciiTheme="minorHAnsi" w:eastAsiaTheme="minorHAnsi" w:hAnsiTheme="minorHAnsi" w:cstheme="minorBidi"/>
                <w:b/>
                <w:bCs/>
                <w:color w:val="auto"/>
                <w:szCs w:val="20"/>
                <w:lang w:eastAsia="en-US"/>
              </w:rPr>
            </w:rPrChange>
          </w:rPr>
          <w:t xml:space="preserve">Table </w:t>
        </w:r>
        <w:r>
          <w:rPr>
            <w:lang w:val="en-US"/>
          </w:rPr>
          <w:t>4</w:t>
        </w:r>
      </w:ins>
      <w:ins w:id="2589" w:author="Schult, Christoph" w:date="2026-09-16T11:40:00Z" w16du:dateUtc="2026-09-16T09:40:00Z">
        <w:r>
          <w:rPr>
            <w:rPrChange w:id="2590" w:author="Schult, Christoph" w:date="2026-09-16T11:41:00Z" w16du:dateUtc="2026-09-16T09:41:00Z">
              <w:rPr>
                <w:lang w:val="en-GB"/>
              </w:rPr>
            </w:rPrChange>
          </w:rPr>
          <w:fldChar w:fldCharType="end"/>
        </w:r>
        <w:r>
          <w:rPr>
            <w:lang w:val="en-GB"/>
          </w:rPr>
          <w:t>.</w:t>
        </w:r>
      </w:ins>
      <w:del w:id="2591" w:author="Schult, Christoph" w:date="2026-09-16T11:40:00Z" w16du:dateUtc="2026-09-16T09:40:00Z">
        <w:r>
          <w:rPr>
            <w:lang w:val="en-GB"/>
          </w:rPr>
          <w:delText>Effective financing cost for renewable energy investment, in percent. The roughly 1.</w:delText>
        </w:r>
      </w:del>
      <w:del w:id="2592" w:author="Schult, Christoph" w:date="2026-09-11T16:39:00Z" w16du:dateUtc="2026-09-11T14:39:00Z">
        <w:r>
          <w:rPr>
            <w:lang w:val="en-GB"/>
          </w:rPr>
          <w:delText>5</w:delText>
        </w:r>
      </w:del>
      <w:del w:id="2593" w:author="Schult, Christoph" w:date="2026-09-16T11:40:00Z" w16du:dateUtc="2026-09-16T09:40:00Z">
        <w:r>
          <w:rPr>
            <w:lang w:val="en-GB"/>
          </w:rPr>
          <w:delText xml:space="preserve"> percentage-point WACC spread between GF C and GF B translates directly into a lower effective WACC for renewable investment.</w:delText>
        </w:r>
      </w:del>
    </w:p>
    <w:p w14:paraId="0CAE653C" w14:textId="0AB0EFC5" w:rsidR="00DE5F8C" w:rsidRDefault="00DE5F8C" w:rsidP="000373C2">
      <w:pPr>
        <w:pStyle w:val="IWHFunote"/>
        <w:rPr>
          <w:lang w:val="en-GB"/>
        </w:rPr>
      </w:pPr>
      <w:r>
        <w:rPr>
          <w:lang w:val="en-GB"/>
        </w:rPr>
        <w:t>Source: Authors’ calculations using the DGE-METRIC model.</w:t>
      </w:r>
    </w:p>
    <w:p w14:paraId="40D13BDA" w14:textId="77777777" w:rsidR="00C056F5" w:rsidRPr="00F93AEF" w:rsidRDefault="00C056F5" w:rsidP="00C056F5">
      <w:pPr>
        <w:pStyle w:val="IWHFunote"/>
        <w:ind w:left="0" w:firstLine="0"/>
        <w:rPr>
          <w:lang w:val="en-US"/>
        </w:rPr>
      </w:pPr>
    </w:p>
    <w:p w14:paraId="266E9B8D" w14:textId="23E99685" w:rsidR="00DC248C" w:rsidRPr="00DC248C" w:rsidRDefault="00DC248C">
      <w:pPr>
        <w:pStyle w:val="CaptionedFigure"/>
        <w:numPr>
          <w:ilvl w:val="1"/>
          <w:numId w:val="49"/>
        </w:numPr>
        <w:spacing w:before="140" w:after="60"/>
        <w:jc w:val="center"/>
        <w:rPr>
          <w:ins w:id="2594" w:author="Schult, Christoph" w:date="2026-09-12T16:13:00Z" w16du:dateUtc="2026-09-12T14:13:00Z"/>
          <w:b/>
          <w:bCs/>
          <w:lang w:val="en-GB"/>
          <w:rPrChange w:id="2595" w:author="Schult, Christoph" w:date="2026-09-12T16:14:00Z" w16du:dateUtc="2026-09-12T14:14:00Z">
            <w:rPr>
              <w:ins w:id="2596" w:author="Schult, Christoph" w:date="2026-09-12T16:13:00Z" w16du:dateUtc="2026-09-12T14:13:00Z"/>
              <w:lang w:val="en-GB"/>
            </w:rPr>
          </w:rPrChange>
        </w:rPr>
        <w:pPrChange w:id="2597" w:author="Schult, Christoph" w:date="2026-09-12T16:13:00Z" w16du:dateUtc="2026-09-12T14:13:00Z">
          <w:pPr>
            <w:pStyle w:val="CaptionedFigure"/>
            <w:spacing w:before="140" w:after="60"/>
            <w:jc w:val="center"/>
          </w:pPr>
        </w:pPrChange>
      </w:pPr>
      <w:ins w:id="2598" w:author="Schult, Christoph" w:date="2026-09-12T16:13:00Z" w16du:dateUtc="2026-09-12T14:13:00Z">
        <w:r>
          <w:rPr>
            <w:b/>
            <w:bCs/>
            <w:lang w:val="en-GB"/>
            <w:rPrChange w:id="2599" w:author="Schult, Christoph" w:date="2026-09-12T16:14:00Z" w16du:dateUtc="2026-09-12T14:14:00Z">
              <w:rPr>
                <w:lang w:val="en-GB"/>
              </w:rPr>
            </w:rPrChange>
          </w:rPr>
          <w:t xml:space="preserve"> G</w:t>
        </w:r>
      </w:ins>
      <w:ins w:id="2600" w:author="Schult, Christoph" w:date="2026-09-12T16:14:00Z" w16du:dateUtc="2026-09-12T14:14:00Z">
        <w:r>
          <w:rPr>
            <w:b/>
            <w:bCs/>
            <w:lang w:val="en-GB"/>
            <w:rPrChange w:id="2601" w:author="Schult, Christoph" w:date="2026-09-12T16:14:00Z" w16du:dateUtc="2026-09-12T14:14:00Z">
              <w:rPr>
                <w:lang w:val="en-GB"/>
              </w:rPr>
            </w:rPrChange>
          </w:rPr>
          <w:t>DP impact</w:t>
        </w:r>
      </w:ins>
    </w:p>
    <w:p w14:paraId="4308D7E7" w14:textId="77777777" w:rsidR="006B21A5" w:rsidRDefault="004551D5" w:rsidP="006B21A5">
      <w:pPr>
        <w:pStyle w:val="CaptionedFigure"/>
        <w:spacing w:before="140" w:after="60"/>
        <w:jc w:val="center"/>
        <w:rPr>
          <w:ins w:id="2602" w:author="Schult, Christoph" w:date="2026-09-14T13:49:00Z" w16du:dateUtc="2026-09-14T11:49:00Z"/>
          <w:lang w:val="en-GB"/>
        </w:rPr>
      </w:pPr>
      <w:r>
        <w:rPr>
          <w:noProof/>
          <w:lang w:val="en-GB"/>
        </w:rPr>
        <w:drawing>
          <wp:inline distT="0" distB="0" distL="0" distR="0" wp14:anchorId="6375801B" wp14:editId="6B11EE84">
            <wp:extent cx="4320000" cy="2520000"/>
            <wp:effectExtent l="0" t="0" r="4445" b="0"/>
            <wp:docPr id="746405305" name="Picture"/>
            <wp:cNvGraphicFramePr/>
            <a:graphic xmlns:a="http://schemas.openxmlformats.org/drawingml/2006/main">
              <a:graphicData uri="http://schemas.openxmlformats.org/drawingml/2006/picture">
                <pic:pic xmlns:pic="http://schemas.openxmlformats.org/drawingml/2006/picture">
                  <pic:nvPicPr>
                    <pic:cNvPr id="746405305" name="Picture"/>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p>
    <w:p w14:paraId="6D673095" w14:textId="37265927" w:rsidR="00DC248C" w:rsidRPr="006B21A5" w:rsidRDefault="00DC248C">
      <w:pPr>
        <w:pStyle w:val="CaptionedFigure"/>
        <w:numPr>
          <w:ilvl w:val="1"/>
          <w:numId w:val="49"/>
        </w:numPr>
        <w:spacing w:before="140" w:after="60"/>
        <w:jc w:val="center"/>
        <w:rPr>
          <w:lang w:val="en-GB"/>
        </w:rPr>
        <w:pPrChange w:id="2603" w:author="Schult, Christoph" w:date="2026-09-14T13:49:00Z" w16du:dateUtc="2026-09-14T11:49:00Z">
          <w:pPr>
            <w:pStyle w:val="CaptionedFigure"/>
            <w:spacing w:before="140" w:after="60"/>
            <w:jc w:val="center"/>
          </w:pPr>
        </w:pPrChange>
      </w:pPr>
      <w:ins w:id="2604" w:author="Schult, Christoph" w:date="2026-09-12T16:13:00Z" w16du:dateUtc="2026-09-12T14:13:00Z">
        <w:r>
          <w:rPr>
            <w:b/>
            <w:bCs/>
            <w:lang w:val="en-GB"/>
            <w:rPrChange w:id="2605" w:author="Schult, Christoph" w:date="2026-09-12T16:14:00Z" w16du:dateUtc="2026-09-12T14:14:00Z">
              <w:rPr>
                <w:lang w:val="en-GB"/>
              </w:rPr>
            </w:rPrChange>
          </w:rPr>
          <w:t>WACC</w:t>
        </w:r>
      </w:ins>
      <w:ins w:id="2606" w:author="Schult, Christoph" w:date="2026-09-12T16:14:00Z" w16du:dateUtc="2026-09-12T14:14:00Z">
        <w:r>
          <w:rPr>
            <w:b/>
            <w:bCs/>
            <w:lang w:val="en-GB"/>
            <w:rPrChange w:id="2607" w:author="Schult, Christoph" w:date="2026-09-12T16:14:00Z" w16du:dateUtc="2026-09-12T14:14:00Z">
              <w:rPr>
                <w:lang w:val="en-GB"/>
              </w:rPr>
            </w:rPrChange>
          </w:rPr>
          <w:t xml:space="preserve"> impact</w:t>
        </w:r>
      </w:ins>
    </w:p>
    <w:p w14:paraId="71FE07B3" w14:textId="23EEAA13" w:rsidR="00E769A3" w:rsidRPr="00295507" w:rsidRDefault="00E769A3" w:rsidP="00E769A3">
      <w:pPr>
        <w:pStyle w:val="CaptionedFigure"/>
        <w:spacing w:before="140" w:after="60"/>
        <w:jc w:val="center"/>
        <w:rPr>
          <w:lang w:val="en-GB"/>
        </w:rPr>
      </w:pPr>
      <w:r>
        <w:rPr>
          <w:noProof/>
          <w:lang w:val="en-GB"/>
        </w:rPr>
        <w:drawing>
          <wp:inline distT="0" distB="0" distL="0" distR="0" wp14:anchorId="69914A4A" wp14:editId="3A946C77">
            <wp:extent cx="4320000" cy="2520000"/>
            <wp:effectExtent l="0" t="0" r="4445" b="0"/>
            <wp:docPr id="1412905842" name="Picture"/>
            <wp:cNvGraphicFramePr/>
            <a:graphic xmlns:a="http://schemas.openxmlformats.org/drawingml/2006/main">
              <a:graphicData uri="http://schemas.openxmlformats.org/drawingml/2006/picture">
                <pic:pic xmlns:pic="http://schemas.openxmlformats.org/drawingml/2006/picture">
                  <pic:nvPicPr>
                    <pic:cNvPr id="1412905842" name="Picture"/>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4320000" cy="2520000"/>
                    </a:xfrm>
                    <a:prstGeom prst="rect">
                      <a:avLst/>
                    </a:prstGeom>
                  </pic:spPr>
                </pic:pic>
              </a:graphicData>
            </a:graphic>
          </wp:inline>
        </w:drawing>
      </w:r>
    </w:p>
    <w:p w14:paraId="397A4C53" w14:textId="0CAF1231" w:rsidR="00E769A3" w:rsidRPr="00ED5F9C" w:rsidRDefault="00E769A3" w:rsidP="005C600A">
      <w:pPr>
        <w:pStyle w:val="Caption"/>
        <w:rPr>
          <w:lang w:val="en-GB"/>
        </w:rPr>
      </w:pPr>
      <w:bookmarkStart w:id="2608" w:name="_Ref236146263"/>
      <w:bookmarkStart w:id="2609" w:name="_Toc240458089"/>
      <w:r>
        <w:rPr>
          <w:lang w:val="en-GB"/>
        </w:rPr>
        <w:t xml:space="preserve">Figure </w:t>
      </w:r>
      <w:r>
        <w:rPr>
          <w:lang w:val="en-GB"/>
        </w:rPr>
        <w:fldChar w:fldCharType="begin"/>
      </w:r>
      <w:r>
        <w:rPr>
          <w:lang w:val="en-GB"/>
        </w:rPr>
        <w:instrText xml:space="preserve"> SEQ Figure \* ARABIC </w:instrText>
      </w:r>
      <w:r>
        <w:rPr>
          <w:lang w:val="en-GB"/>
        </w:rPr>
        <w:fldChar w:fldCharType="separate"/>
      </w:r>
      <w:ins w:id="2610" w:author="Schult, Christoph" w:date="2026-09-16T13:34:00Z" w16du:dateUtc="2026-09-16T11:34:00Z">
        <w:r>
          <w:rPr>
            <w:noProof/>
            <w:lang w:val="en-GB"/>
          </w:rPr>
          <w:t>6</w:t>
        </w:r>
      </w:ins>
      <w:del w:id="2611" w:author="Schult, Christoph" w:date="2026-09-11T17:01:00Z" w16du:dateUtc="2026-09-11T15:01:00Z">
        <w:r>
          <w:rPr>
            <w:noProof/>
            <w:lang w:val="en-GB"/>
          </w:rPr>
          <w:delText>5</w:delText>
        </w:r>
      </w:del>
      <w:r>
        <w:rPr>
          <w:lang w:val="en-GB"/>
        </w:rPr>
        <w:fldChar w:fldCharType="end"/>
      </w:r>
      <w:bookmarkEnd w:id="2608"/>
      <w:r>
        <w:rPr>
          <w:lang w:val="en-GB"/>
        </w:rPr>
        <w:t>: Renewable-energy financing costs and GDP effects for Net Zero.</w:t>
      </w:r>
      <w:bookmarkEnd w:id="2609"/>
    </w:p>
    <w:p w14:paraId="4E25BAFD" w14:textId="77777777" w:rsidR="004E3A5F" w:rsidRDefault="00E769A3" w:rsidP="00B451DB">
      <w:pPr>
        <w:pStyle w:val="IWHFunote"/>
        <w:rPr>
          <w:ins w:id="2612" w:author="Schult, Christoph" w:date="2026-09-16T13:11:00Z" w16du:dateUtc="2026-09-16T11:11:00Z"/>
          <w:lang w:val="en-GB"/>
        </w:rPr>
      </w:pPr>
      <w:r>
        <w:rPr>
          <w:lang w:val="en-GB"/>
        </w:rPr>
        <w:t xml:space="preserve">Note: </w:t>
      </w:r>
      <w:ins w:id="2613" w:author="Schult, Christoph" w:date="2026-09-16T11:36:00Z" w16du:dateUtc="2026-09-16T09:36:00Z">
        <w:r>
          <w:rPr>
            <w:lang w:val="en-GB"/>
          </w:rPr>
          <w:t>Five-year average deviations from the PDP8-rev Baseline for the standalone Net Zero pathway and for Net Zero combined with the GF B and GF C architectures. Panel A: GDP level, percent. Panel B: effective WACC for renewable investment, percentage points. The difference between the NZ GF B or NZ GF C bars and the NZ bars isolates the effect of the financing architecture under a binding Net Zero cap.</w:t>
        </w:r>
      </w:ins>
    </w:p>
    <w:p w14:paraId="5462E53D" w14:textId="77777777" w:rsidR="004E3A5F" w:rsidRDefault="004E3A5F" w:rsidP="004E3A5F">
      <w:pPr>
        <w:pStyle w:val="IWHFunote"/>
        <w:rPr>
          <w:ins w:id="2614" w:author="Schult, Christoph" w:date="2026-09-16T13:11:00Z" w16du:dateUtc="2026-09-16T11:11:00Z"/>
          <w:lang w:val="en-GB"/>
        </w:rPr>
      </w:pPr>
      <w:ins w:id="2615" w:author="Schult, Christoph" w:date="2026-09-16T13:11:00Z" w16du:dateUtc="2026-09-16T11:11:00Z">
        <w:r>
          <w:rPr>
            <w:lang w:val="en-GB"/>
          </w:rPr>
          <w:t>Source: Authors’ calculations using the DGE-METRIC model.</w:t>
        </w:r>
      </w:ins>
    </w:p>
    <w:p w14:paraId="23CECE04" w14:textId="11025049" w:rsidR="00E769A3" w:rsidRPr="00295507" w:rsidDel="00B451DB" w:rsidRDefault="00E769A3">
      <w:pPr>
        <w:pStyle w:val="Heading2"/>
        <w:rPr>
          <w:del w:id="2616" w:author="Schult, Christoph" w:date="2026-09-16T11:36:00Z" w16du:dateUtc="2026-09-16T09:36:00Z"/>
        </w:rPr>
        <w:pPrChange w:id="2617" w:author="Schult, Christoph" w:date="2026-09-16T17:52:00Z" w16du:dateUtc="2026-09-16T15:52:00Z">
          <w:pPr>
            <w:pStyle w:val="IWHFunote"/>
          </w:pPr>
        </w:pPrChange>
      </w:pPr>
      <w:del w:id="2618" w:author="Schult, Christoph" w:date="2026-09-16T11:36:00Z" w16du:dateUtc="2026-09-16T09:36:00Z">
        <w:r>
          <w:delText>Effective financing cost and GDP effects in percent relative to Net Zero for different green-finance architectures.</w:delText>
        </w:r>
        <w:bookmarkStart w:id="2619" w:name="_Toc240458069"/>
        <w:bookmarkEnd w:id="2619"/>
      </w:del>
    </w:p>
    <w:p w14:paraId="4FC23C54" w14:textId="50D69C93" w:rsidR="00E769A3" w:rsidRPr="00295507" w:rsidDel="00B451DB" w:rsidRDefault="00E769A3">
      <w:pPr>
        <w:pStyle w:val="Heading2"/>
        <w:rPr>
          <w:del w:id="2620" w:author="Schult, Christoph" w:date="2026-09-16T11:36:00Z" w16du:dateUtc="2026-09-16T09:36:00Z"/>
        </w:rPr>
        <w:pPrChange w:id="2621" w:author="Schult, Christoph" w:date="2026-09-16T17:52:00Z" w16du:dateUtc="2026-09-16T15:52:00Z">
          <w:pPr>
            <w:pStyle w:val="IWHFunote"/>
          </w:pPr>
        </w:pPrChange>
      </w:pPr>
      <w:del w:id="2622" w:author="Schult, Christoph" w:date="2026-09-16T11:36:00Z" w16du:dateUtc="2026-09-16T09:36:00Z">
        <w:r>
          <w:delText>Source: Authors’ calculations using the DGE-METRIC model.</w:delText>
        </w:r>
        <w:bookmarkStart w:id="2623" w:name="_Toc240458070"/>
        <w:bookmarkEnd w:id="2623"/>
      </w:del>
    </w:p>
    <w:p w14:paraId="44905A69" w14:textId="6F008CBA" w:rsidR="00932DAD" w:rsidRPr="00295507" w:rsidDel="004E3A5F" w:rsidRDefault="00932DAD">
      <w:pPr>
        <w:pStyle w:val="Heading2"/>
        <w:rPr>
          <w:del w:id="2624" w:author="Schult, Christoph" w:date="2026-09-16T13:11:00Z" w16du:dateUtc="2026-09-16T11:11:00Z"/>
          <w:i/>
        </w:rPr>
        <w:pPrChange w:id="2625" w:author="Schult, Christoph" w:date="2026-09-16T17:52:00Z" w16du:dateUtc="2026-09-16T15:52:00Z">
          <w:pPr>
            <w:pStyle w:val="IWHFunote"/>
          </w:pPr>
        </w:pPrChange>
      </w:pPr>
      <w:bookmarkStart w:id="2626" w:name="_Toc240458071"/>
      <w:bookmarkEnd w:id="2626"/>
    </w:p>
    <w:p w14:paraId="3D212D8E" w14:textId="3193E9FD" w:rsidR="00DE5F8C" w:rsidRPr="00A07E6B" w:rsidRDefault="00DE5F8C" w:rsidP="00702D62">
      <w:pPr>
        <w:pStyle w:val="Heading2"/>
      </w:pPr>
      <w:bookmarkStart w:id="2627" w:name="_Toc240458072"/>
      <w:bookmarkStart w:id="2628" w:name="carbon-pricing-and-the-net-zero-pathway"/>
      <w:bookmarkEnd w:id="1299"/>
      <w:commentRangeStart w:id="2629"/>
      <w:commentRangeStart w:id="2630"/>
      <w:r>
        <w:t>Carbon pricing and the Net Zero pathway</w:t>
      </w:r>
      <w:bookmarkEnd w:id="2627"/>
      <w:commentRangeEnd w:id="2629"/>
      <w:r w:rsidRPr="00A07E6B">
        <w:rPr>
          <w:rStyle w:val="CommentReference"/>
          <w:sz w:val="24"/>
          <w:szCs w:val="26"/>
        </w:rPr>
        <w:commentReference w:id="2629"/>
      </w:r>
      <w:commentRangeEnd w:id="2630"/>
      <w:r w:rsidRPr="00A07E6B">
        <w:rPr>
          <w:rStyle w:val="CommentReference"/>
          <w:sz w:val="24"/>
          <w:szCs w:val="26"/>
        </w:rPr>
        <w:commentReference w:id="2630"/>
      </w:r>
    </w:p>
    <w:p w14:paraId="57E01CB7" w14:textId="72E3D0F4" w:rsidR="00051253" w:rsidRPr="00051253" w:rsidRDefault="00184289" w:rsidP="00051253">
      <w:pPr>
        <w:pStyle w:val="IWHFlietext"/>
        <w:rPr>
          <w:lang w:val="en-GB"/>
        </w:rPr>
      </w:pPr>
      <w:r>
        <w:rPr>
          <w:rStyle w:val="IntenseEmphasis"/>
          <w:lang w:val="en-GB"/>
        </w:rPr>
        <w:t xml:space="preserve">Policy context. </w:t>
      </w:r>
      <w:del w:id="2631" w:author="Schult, Christoph" w:date="2026-09-17T13:49:00Z" w16du:dateUtc="2026-09-17T11:49:00Z">
        <w:r>
          <w:rPr>
            <w:lang w:val="en-GB"/>
          </w:rPr>
          <w:delText>Viet Nam</w:delText>
        </w:r>
      </w:del>
      <w:ins w:id="2632" w:author="Schult, Christoph" w:date="2026-09-17T13:49:00Z" w16du:dateUtc="2026-09-17T11:49:00Z">
        <w:r>
          <w:rPr>
            <w:lang w:val="en-GB"/>
          </w:rPr>
          <w:t>Vietnam</w:t>
        </w:r>
      </w:ins>
      <w:r>
        <w:rPr>
          <w:lang w:val="en-GB"/>
        </w:rPr>
        <w:t>’s current policy trajectory is not sufficient to achieve Net Zero emissions. Closing this gap will require emissions covered by the domestic emissions trading system (ETS) to decline more rapidly. A tighter emissions cap and the resulting increase in carbon prices would strengthen incentives for firms to reduce fossil-fuel use, improve energy efficiency, and adopt low-carbon technologies. However, faster emissions reductions may also raise production and investment costs, placing downward pressure on economic growth, particularly when affordable low-carbon alternatives and financing are limited.</w:t>
      </w:r>
      <w:ins w:id="2633" w:author="Schult, Christoph" w:date="2026-09-20T14:00:00Z">
        <w:r>
          <w:rPr>
            <w:lang w:val="en-GB"/>
          </w:rPr>
          <w:t xml:space="preserve"> These effects fall disproportionately on coal-fired power generation, the country's dominant power source: higher carbon prices raise its generation costs and could feed through to electricity tariffs, with implications for energy security during the transition (see Section 3.4 on structural adjustment in fossil-energy activities).</w:t>
        </w:r>
      </w:ins>
    </w:p>
    <w:p w14:paraId="4BBA82E1" w14:textId="606707E0" w:rsidR="00051253" w:rsidRPr="00051253" w:rsidRDefault="00051253" w:rsidP="00051253">
      <w:pPr>
        <w:pStyle w:val="IWHFlietext"/>
        <w:rPr>
          <w:lang w:val="en-GB"/>
        </w:rPr>
      </w:pPr>
      <w:r>
        <w:rPr>
          <w:lang w:val="en-GB"/>
        </w:rPr>
        <w:t xml:space="preserve">The macroeconomic effects of a stricter ETS therefore depend critically on complementary policies and the use of ETS revenues. </w:t>
      </w:r>
      <w:ins w:id="2634" w:author="Schult, Christoph" w:date="2026-09-16T12:25:00Z" w16du:dateUtc="2026-09-16T10:25:00Z">
        <w:r>
          <w:rPr>
            <w:lang w:val="en-GB"/>
          </w:rPr>
          <w:t xml:space="preserve">How these revenues are recycled matters. Recycling them into support for non-fossil investment offsets a large part of the adverse GDP effect, whereas returning them to households as a climate dividend does not reduce the GDP loss in the model and can enlarge it, although it may be warranted for distributional and acceptance reasons. </w:t>
        </w:r>
      </w:ins>
      <w:del w:id="2635" w:author="Schult, Christoph" w:date="2026-09-16T12:25:00Z" w16du:dateUtc="2026-09-16T10:25:00Z">
        <w:r>
          <w:rPr>
            <w:lang w:val="en-GB"/>
          </w:rPr>
          <w:delText xml:space="preserve">Recycling these revenues through subsidies for renewable-energy investment, direct transfers to households and firms, or other targeted support can offset part of the adverse effects on GDP growth. </w:delText>
        </w:r>
      </w:del>
      <w:r>
        <w:rPr>
          <w:lang w:val="en-GB"/>
        </w:rPr>
        <w:t xml:space="preserve">Additional measures, such as the GF C green-finance policy, energy-efficiency improvements, and </w:t>
      </w:r>
      <w:ins w:id="2636" w:author="Schult, Christoph" w:date="2026-09-16T13:26:00Z">
        <w:r>
          <w:rPr>
            <w:lang w:val="en-US"/>
            <w:rPrChange w:id="2637" w:author="Schult, Christoph" w:date="2026-09-16T13:26:00Z" w16du:dateUtc="2026-09-16T11:26:00Z">
              <w:rPr/>
            </w:rPrChange>
          </w:rPr>
          <w:t>investment-oriented revenue recycling</w:t>
        </w:r>
      </w:ins>
      <w:del w:id="2638" w:author="Schult, Christoph" w:date="2026-09-16T13:26:00Z" w16du:dateUtc="2026-09-16T11:26:00Z">
        <w:r>
          <w:rPr>
            <w:lang w:val="en-GB"/>
          </w:rPr>
          <w:delText>redistributive revenue recycling</w:delText>
        </w:r>
      </w:del>
      <w:r>
        <w:rPr>
          <w:lang w:val="en-GB"/>
        </w:rPr>
        <w:t xml:space="preserve">, can further accelerate technological adjustment and help overcome the negative growth effects associated with a more stringent emissions pathway. Designing the ETS together with these complementary measures is therefore essential for reconciling </w:t>
      </w:r>
      <w:del w:id="2639" w:author="Schult, Christoph" w:date="2026-09-17T13:49:00Z" w16du:dateUtc="2026-09-17T11:49:00Z">
        <w:r>
          <w:rPr>
            <w:lang w:val="en-GB"/>
          </w:rPr>
          <w:delText>Viet Nam</w:delText>
        </w:r>
      </w:del>
      <w:ins w:id="2640" w:author="Schult, Christoph" w:date="2026-09-17T13:49:00Z" w16du:dateUtc="2026-09-17T11:49:00Z">
        <w:r>
          <w:rPr>
            <w:lang w:val="en-GB"/>
          </w:rPr>
          <w:t>Vietnam</w:t>
        </w:r>
      </w:ins>
      <w:r>
        <w:rPr>
          <w:lang w:val="en-GB"/>
        </w:rPr>
        <w:t>’s Net Zero commitment with economic growth and competitiveness.</w:t>
      </w:r>
    </w:p>
    <w:p w14:paraId="184C9229" w14:textId="39781247" w:rsidR="00DE5F8C" w:rsidRPr="000373C2" w:rsidRDefault="00184289" w:rsidP="00184289">
      <w:pPr>
        <w:pStyle w:val="IWHFlietext"/>
        <w:rPr>
          <w:lang w:val="en-GB"/>
        </w:rPr>
      </w:pPr>
      <w:commentRangeStart w:id="2641"/>
      <w:commentRangeStart w:id="2642"/>
      <w:commentRangeStart w:id="2643"/>
      <w:commentRangeStart w:id="2644"/>
      <w:commentRangeStart w:id="2645"/>
      <w:r>
        <w:rPr>
          <w:rStyle w:val="IntenseEmphasis"/>
          <w:lang w:val="en-GB"/>
        </w:rPr>
        <w:t>Scenarios</w:t>
      </w:r>
      <w:commentRangeEnd w:id="2641"/>
      <w:r>
        <w:rPr>
          <w:rStyle w:val="CommentReference"/>
          <w:i/>
          <w:iCs/>
          <w:color w:val="242B84" w:themeColor="accent1"/>
          <w:sz w:val="22"/>
          <w:szCs w:val="20"/>
          <w:lang w:val="en-GB"/>
        </w:rPr>
        <w:commentReference w:id="2641"/>
      </w:r>
      <w:commentRangeEnd w:id="2642"/>
      <w:r>
        <w:rPr>
          <w:rStyle w:val="CommentReference"/>
          <w:i/>
          <w:iCs/>
          <w:color w:val="242B84" w:themeColor="accent1"/>
          <w:sz w:val="22"/>
          <w:szCs w:val="20"/>
          <w:lang w:val="en-GB"/>
        </w:rPr>
        <w:commentReference w:id="2642"/>
      </w:r>
      <w:commentRangeEnd w:id="2643"/>
      <w:r>
        <w:rPr>
          <w:rStyle w:val="CommentReference"/>
          <w:i/>
          <w:iCs/>
          <w:color w:val="242B84" w:themeColor="accent1"/>
          <w:sz w:val="22"/>
          <w:szCs w:val="20"/>
          <w:lang w:val="en-GB"/>
        </w:rPr>
        <w:commentReference w:id="2643"/>
      </w:r>
      <w:commentRangeEnd w:id="2644"/>
      <w:r>
        <w:rPr>
          <w:rStyle w:val="CommentReference"/>
          <w:i/>
          <w:iCs/>
          <w:color w:val="242B84" w:themeColor="accent1"/>
          <w:sz w:val="22"/>
          <w:szCs w:val="20"/>
          <w:lang w:val="en-GB"/>
        </w:rPr>
        <w:commentReference w:id="2644"/>
      </w:r>
      <w:commentRangeEnd w:id="2645"/>
      <w:r>
        <w:rPr>
          <w:rStyle w:val="CommentReference"/>
          <w:i/>
          <w:iCs/>
          <w:color w:val="242B84" w:themeColor="accent1"/>
          <w:sz w:val="22"/>
          <w:szCs w:val="20"/>
          <w:lang w:val="en-GB"/>
        </w:rPr>
        <w:commentReference w:id="2645"/>
      </w:r>
      <w:r>
        <w:rPr>
          <w:rStyle w:val="IntenseEmphasis"/>
          <w:lang w:val="en-GB"/>
        </w:rPr>
        <w:t>.</w:t>
      </w:r>
      <w:r>
        <w:rPr>
          <w:lang w:val="en-GB"/>
        </w:rPr>
        <w:t xml:space="preserve"> The analysis evaluates a set of carbon-pricing scenarios based on an economy-wide energy related emissions cap consistent with </w:t>
      </w:r>
      <w:del w:id="2646" w:author="Schult, Christoph" w:date="2026-09-17T13:49:00Z" w16du:dateUtc="2026-09-17T11:49:00Z">
        <w:r>
          <w:rPr>
            <w:lang w:val="en-GB"/>
          </w:rPr>
          <w:delText>Viet Nam</w:delText>
        </w:r>
      </w:del>
      <w:ins w:id="2647" w:author="Schult, Christoph" w:date="2026-09-17T13:49:00Z" w16du:dateUtc="2026-09-17T11:49:00Z">
        <w:r>
          <w:rPr>
            <w:lang w:val="en-GB"/>
          </w:rPr>
          <w:t>Vietnam</w:t>
        </w:r>
      </w:ins>
      <w:r>
        <w:rPr>
          <w:lang w:val="en-GB"/>
        </w:rPr>
        <w:t>'s long-term Net Zero</w:t>
      </w:r>
      <w:ins w:id="2648" w:author="Schult, Christoph" w:date="2026-09-16T19:49:00Z" w16du:dateUtc="2026-09-16T17:49:00Z">
        <w:r>
          <w:rPr>
            <w:lang w:val="en-GB"/>
          </w:rPr>
          <w:t xml:space="preserve"> objective</w:t>
        </w:r>
      </w:ins>
      <w:r>
        <w:rPr>
          <w:lang w:val="en-GB"/>
        </w:rPr>
        <w:t xml:space="preserve"> </w:t>
      </w:r>
      <w:ins w:id="2649" w:author="Schult, Christoph" w:date="2026-09-16T19:35:00Z" w16du:dateUtc="2026-09-16T17:35:00Z">
        <w:r>
          <w:rPr>
            <w:lang w:val="en-GB"/>
          </w:rPr>
          <w:t>(</w:t>
        </w:r>
        <w:r>
          <w:rPr>
            <w:rStyle w:val="VerbatimChar"/>
            <w:rFonts w:eastAsiaTheme="minorHAnsi"/>
            <w:lang w:val="en-GB"/>
          </w:rPr>
          <w:t>NZ</w:t>
        </w:r>
        <w:r>
          <w:rPr>
            <w:lang w:val="en-GB"/>
          </w:rPr>
          <w:t xml:space="preserve"> scenario)</w:t>
        </w:r>
      </w:ins>
      <w:del w:id="2650" w:author="Schult, Christoph" w:date="2026-09-16T19:49:00Z" w16du:dateUtc="2026-09-16T17:49:00Z">
        <w:r>
          <w:rPr>
            <w:lang w:val="en-GB"/>
          </w:rPr>
          <w:delText>objective</w:delText>
        </w:r>
      </w:del>
      <w:del w:id="2651" w:author="Schult, Christoph" w:date="2026-09-16T19:35:00Z" w16du:dateUtc="2026-09-16T17:35:00Z">
        <w:r>
          <w:rPr>
            <w:lang w:val="en-GB"/>
          </w:rPr>
          <w:delText xml:space="preserve"> (Net Zero </w:delText>
        </w:r>
      </w:del>
      <w:del w:id="2652" w:author="Schult, Christoph" w:date="2026-09-11T16:46:00Z" w16du:dateUtc="2026-09-11T14:46:00Z">
        <w:r>
          <w:rPr>
            <w:lang w:val="en-GB"/>
          </w:rPr>
          <w:delText>(</w:delText>
        </w:r>
      </w:del>
      <w:del w:id="2653" w:author="Schult, Christoph" w:date="2026-09-16T19:35:00Z" w16du:dateUtc="2026-09-16T17:35:00Z">
        <w:r>
          <w:rPr>
            <w:rStyle w:val="VerbatimChar"/>
            <w:rFonts w:eastAsiaTheme="minorHAnsi"/>
            <w:lang w:val="en-GB"/>
          </w:rPr>
          <w:delText>NZ</w:delText>
        </w:r>
      </w:del>
      <w:del w:id="2654" w:author="Schult, Christoph" w:date="2026-09-11T16:46:00Z" w16du:dateUtc="2026-09-11T14:46:00Z">
        <w:r>
          <w:rPr>
            <w:lang w:val="en-GB"/>
          </w:rPr>
          <w:delText>)</w:delText>
        </w:r>
      </w:del>
      <w:del w:id="2655" w:author="Schult, Christoph" w:date="2026-09-16T19:35:00Z" w16du:dateUtc="2026-09-16T17:35:00Z">
        <w:r>
          <w:rPr>
            <w:lang w:val="en-GB"/>
          </w:rPr>
          <w:delText xml:space="preserve"> scenario)</w:delText>
        </w:r>
      </w:del>
      <w:r>
        <w:rPr>
          <w:lang w:val="en-GB"/>
        </w:rPr>
        <w:t>. The scenarios compare alternative carbon-price pathways in combination with different recycling schemes of the ETS revenues. In addition to the NZ scenario, which does not redistribute the ETS revenues, we simulate an NZ scenario with ETS revenues recycled as subsidies to reduce the cost of capital for non-fossil capital (</w:t>
      </w:r>
      <w:r>
        <w:rPr>
          <w:rStyle w:val="VerbatimChar"/>
          <w:rFonts w:eastAsiaTheme="minorHAnsi"/>
          <w:lang w:val="en-US"/>
        </w:rPr>
        <w:t>NZ subsidy</w:t>
      </w:r>
      <w:r>
        <w:rPr>
          <w:lang w:val="en-GB"/>
        </w:rPr>
        <w:t>) and as transfer to citizens as a climate dividend (</w:t>
      </w:r>
      <w:r>
        <w:rPr>
          <w:rStyle w:val="VerbatimChar"/>
          <w:rFonts w:eastAsiaTheme="minorHAnsi"/>
          <w:lang w:val="en-US"/>
        </w:rPr>
        <w:t>Net Zero direct subsidy)</w:t>
      </w:r>
      <w:r>
        <w:rPr>
          <w:lang w:val="en-GB"/>
        </w:rPr>
        <w:t xml:space="preserve">. Further, we simulate a scenario reaching Net Zero but also implementing public-led green finance instruments (GF C) and energy efficiency measures as foreseen by Directive 10 in combination </w:t>
      </w:r>
      <w:commentRangeStart w:id="2656"/>
      <w:commentRangeStart w:id="2657"/>
      <w:r>
        <w:rPr>
          <w:lang w:val="en-GB"/>
        </w:rPr>
        <w:t>with subsidies for investments excluding fossil capital (</w:t>
      </w:r>
      <w:r>
        <w:rPr>
          <w:rStyle w:val="VerbatimChar"/>
          <w:rFonts w:eastAsiaTheme="minorHAnsi"/>
          <w:lang w:val="en-US"/>
        </w:rPr>
        <w:t>Net Zero</w:t>
      </w:r>
      <w:del w:id="2658" w:author="Schult, Christoph" w:date="2026-09-16T19:53:00Z" w16du:dateUtc="2026-09-16T17:53:00Z">
        <w:r>
          <w:rPr>
            <w:rStyle w:val="VerbatimChar"/>
            <w:rFonts w:eastAsiaTheme="minorHAnsi"/>
            <w:lang w:val="en-US"/>
          </w:rPr>
          <w:delText xml:space="preserve"> +</w:delText>
        </w:r>
      </w:del>
      <w:r>
        <w:rPr>
          <w:rStyle w:val="VerbatimChar"/>
          <w:rFonts w:eastAsiaTheme="minorHAnsi"/>
          <w:lang w:val="en-US"/>
        </w:rPr>
        <w:t xml:space="preserve"> GF C + EE</w:t>
      </w:r>
      <w:ins w:id="2659" w:author="Schult, Christoph" w:date="2026-09-16T12:58:00Z" w16du:dateUtc="2026-09-16T10:58:00Z">
        <w:r>
          <w:rPr>
            <w:rStyle w:val="VerbatimChar"/>
            <w:rFonts w:eastAsiaTheme="minorHAnsi"/>
            <w:lang w:val="en-US"/>
          </w:rPr>
          <w:t xml:space="preserve"> +</w:t>
        </w:r>
      </w:ins>
      <w:ins w:id="2660" w:author="Schult, Christoph" w:date="2026-09-16T13:45:00Z" w16du:dateUtc="2026-09-16T11:45:00Z">
        <w:r>
          <w:rPr>
            <w:rStyle w:val="VerbatimChar"/>
            <w:rFonts w:eastAsiaTheme="minorHAnsi"/>
            <w:lang w:val="en-US"/>
          </w:rPr>
          <w:t xml:space="preserve"> </w:t>
        </w:r>
      </w:ins>
      <w:ins w:id="2661" w:author="Schult, Christoph" w:date="2026-09-16T12:58:00Z" w16du:dateUtc="2026-09-16T10:58:00Z">
        <w:r>
          <w:rPr>
            <w:rStyle w:val="VerbatimChar"/>
            <w:rFonts w:eastAsiaTheme="minorHAnsi"/>
            <w:lang w:val="en-US"/>
          </w:rPr>
          <w:t>subsid</w:t>
        </w:r>
      </w:ins>
      <w:ins w:id="2662" w:author="Schult, Christoph" w:date="2026-09-16T13:04:00Z" w16du:dateUtc="2026-09-16T11:04:00Z">
        <w:r>
          <w:rPr>
            <w:rStyle w:val="VerbatimChar"/>
            <w:rFonts w:eastAsiaTheme="minorHAnsi"/>
            <w:lang w:val="en-US"/>
          </w:rPr>
          <w:t>ies</w:t>
        </w:r>
      </w:ins>
      <w:del w:id="2663" w:author="Schult, Christoph" w:date="2026-09-14T17:36:00Z" w16du:dateUtc="2026-09-14T15:36:00Z">
        <w:r>
          <w:rPr>
            <w:rStyle w:val="VerbatimChar"/>
            <w:rFonts w:eastAsiaTheme="minorHAnsi"/>
            <w:lang w:val="en-US"/>
          </w:rPr>
          <w:delText xml:space="preserve"> + subsidies</w:delText>
        </w:r>
      </w:del>
      <w:r>
        <w:rPr>
          <w:lang w:val="en-GB"/>
        </w:rPr>
        <w:t xml:space="preserve">). </w:t>
      </w:r>
      <w:commentRangeEnd w:id="2656"/>
      <w:r w:rsidRPr="000373C2">
        <w:rPr>
          <w:rStyle w:val="CommentReference"/>
          <w:sz w:val="22"/>
          <w:szCs w:val="20"/>
          <w:lang w:val="en-GB"/>
        </w:rPr>
        <w:commentReference w:id="2656"/>
      </w:r>
      <w:commentRangeEnd w:id="2657"/>
      <w:r w:rsidRPr="000373C2">
        <w:rPr>
          <w:rStyle w:val="CommentReference"/>
          <w:sz w:val="22"/>
          <w:szCs w:val="20"/>
          <w:lang w:val="en-GB"/>
        </w:rPr>
        <w:commentReference w:id="2657"/>
      </w:r>
    </w:p>
    <w:p w14:paraId="4C4A9895" w14:textId="14B431AD" w:rsidR="00184289" w:rsidRDefault="00184289" w:rsidP="00184289">
      <w:pPr>
        <w:pStyle w:val="IWHFlietext"/>
        <w:rPr>
          <w:lang w:val="en-GB"/>
        </w:rPr>
      </w:pPr>
      <w:r>
        <w:rPr>
          <w:rStyle w:val="IntenseEmphasis"/>
          <w:lang w:val="en-GB"/>
        </w:rPr>
        <w:t xml:space="preserve">Results. </w:t>
      </w:r>
      <w:r>
        <w:rPr>
          <w:lang w:val="en-GB"/>
        </w:rPr>
        <w:t>The simulations produce four principal findings:</w:t>
      </w:r>
    </w:p>
    <w:p w14:paraId="5F78006D" w14:textId="749A8D0D" w:rsidR="003E7E28" w:rsidRPr="00EC1BC4" w:rsidRDefault="003E7E28" w:rsidP="003E7E28">
      <w:pPr>
        <w:pStyle w:val="IWHFlietext"/>
        <w:numPr>
          <w:ilvl w:val="0"/>
          <w:numId w:val="55"/>
        </w:numPr>
        <w:rPr>
          <w:lang w:val="en-US"/>
        </w:rPr>
      </w:pPr>
      <w:commentRangeStart w:id="2664"/>
      <w:commentRangeStart w:id="2665"/>
      <w:r>
        <w:rPr>
          <w:b/>
          <w:bCs/>
          <w:lang w:val="en-US"/>
        </w:rPr>
        <w:t xml:space="preserve">Carbon pricing can generate </w:t>
      </w:r>
      <w:ins w:id="2666" w:author="Schult, Christoph" w:date="2026-09-16T19:30:00Z" w16du:dateUtc="2026-09-16T17:30:00Z">
        <w:r>
          <w:rPr>
            <w:b/>
            <w:bCs/>
            <w:lang w:val="en-US"/>
          </w:rPr>
          <w:t>substantial</w:t>
        </w:r>
      </w:ins>
      <w:del w:id="2667" w:author="Schult, Christoph" w:date="2026-09-16T19:30:00Z" w16du:dateUtc="2026-09-16T17:30:00Z">
        <w:r>
          <w:rPr>
            <w:b/>
            <w:bCs/>
            <w:lang w:val="en-US"/>
          </w:rPr>
          <w:delText>remarkable</w:delText>
        </w:r>
      </w:del>
      <w:r>
        <w:rPr>
          <w:b/>
          <w:bCs/>
          <w:lang w:val="en-US"/>
        </w:rPr>
        <w:t xml:space="preserve"> revenues.</w:t>
      </w:r>
      <w:r>
        <w:rPr>
          <w:lang w:val="en-US"/>
        </w:rPr>
        <w:t xml:space="preserve"> </w:t>
      </w:r>
      <w:ins w:id="2668" w:author="Schult, Christoph" w:date="2026-09-12T15:49:00Z" w16du:dateUtc="2026-09-12T13:49:00Z">
        <w:r>
          <w:rPr>
            <w:lang w:val="en-US"/>
          </w:rPr>
          <w:t xml:space="preserve">The Net Zero-compatible pathway leads to cumulative ETS revenues of roughly USD </w:t>
        </w:r>
      </w:ins>
      <w:ins w:id="2669" w:author="Schult, Christoph" w:date="2026-09-14T13:09:00Z" w16du:dateUtc="2026-09-14T11:09:00Z">
        <w:r>
          <w:rPr>
            <w:lang w:val="en-US"/>
          </w:rPr>
          <w:t>2</w:t>
        </w:r>
      </w:ins>
      <w:ins w:id="2670" w:author="Schult, Christoph" w:date="2026-09-14T13:10:00Z" w16du:dateUtc="2026-09-14T11:10:00Z">
        <w:r>
          <w:rPr>
            <w:lang w:val="en-US"/>
          </w:rPr>
          <w:t>5</w:t>
        </w:r>
      </w:ins>
      <w:ins w:id="2671" w:author="Schult, Christoph" w:date="2026-09-12T15:49:00Z" w16du:dateUtc="2026-09-12T13:49:00Z">
        <w:r>
          <w:rPr>
            <w:lang w:val="en-US"/>
          </w:rPr>
          <w:t xml:space="preserve">0 billion, or roughly </w:t>
        </w:r>
      </w:ins>
      <w:ins w:id="2672" w:author="Schult, Christoph" w:date="2026-09-14T13:09:00Z" w16du:dateUtc="2026-09-14T11:09:00Z">
        <w:r>
          <w:rPr>
            <w:lang w:val="en-US"/>
          </w:rPr>
          <w:t>2</w:t>
        </w:r>
      </w:ins>
      <w:ins w:id="2673" w:author="Schult, Christoph" w:date="2026-09-14T13:10:00Z" w16du:dateUtc="2026-09-14T11:10:00Z">
        <w:r>
          <w:rPr>
            <w:lang w:val="en-US"/>
          </w:rPr>
          <w:t>5</w:t>
        </w:r>
      </w:ins>
      <w:ins w:id="2674" w:author="Schult, Christoph" w:date="2026-09-12T15:49:00Z" w16du:dateUtc="2026-09-12T13:49:00Z">
        <w:r>
          <w:rPr>
            <w:lang w:val="en-US"/>
          </w:rPr>
          <w:t xml:space="preserve"> percent of total investment needs to accomplish the revised PDP8 pathway (</w:t>
        </w:r>
      </w:ins>
      <w:ins w:id="2675" w:author="Schult, Christoph" w:date="2026-09-16T12:14:00Z" w16du:dateUtc="2026-09-16T10:14:00Z">
        <w:r>
          <w:rPr>
            <w:lang w:val="en-US"/>
          </w:rPr>
          <w:fldChar w:fldCharType="begin"/>
        </w:r>
        <w:r>
          <w:rPr>
            <w:lang w:val="en-US"/>
          </w:rPr>
          <w:instrText xml:space="preserve"> REF _Ref236152615 \h </w:instrText>
        </w:r>
      </w:ins>
      <w:r>
        <w:rPr>
          <w:lang w:val="en-US"/>
        </w:rPr>
      </w:r>
      <w:ins w:id="2676" w:author="Schult, Christoph" w:date="2026-09-16T12:14:00Z" w16du:dateUtc="2026-09-16T10:14:00Z">
        <w:r>
          <w:rPr>
            <w:lang w:val="en-US"/>
          </w:rPr>
          <w:fldChar w:fldCharType="separate"/>
        </w:r>
      </w:ins>
      <w:ins w:id="2677" w:author="Schult, Christoph" w:date="2026-09-16T13:34:00Z" w16du:dateUtc="2026-09-16T11:34:00Z">
        <w:r>
          <w:rPr>
            <w:lang w:val="en-GB"/>
          </w:rPr>
          <w:t xml:space="preserve">Figure </w:t>
        </w:r>
        <w:r>
          <w:rPr>
            <w:noProof/>
            <w:lang w:val="en-GB"/>
          </w:rPr>
          <w:t>7</w:t>
        </w:r>
      </w:ins>
      <w:ins w:id="2678" w:author="Schult, Christoph" w:date="2026-09-16T12:14:00Z" w16du:dateUtc="2026-09-16T10:14:00Z">
        <w:r>
          <w:rPr>
            <w:lang w:val="en-US"/>
          </w:rPr>
          <w:fldChar w:fldCharType="end"/>
        </w:r>
      </w:ins>
      <w:ins w:id="2679" w:author="Schult, Christoph" w:date="2026-09-16T12:20:00Z" w16du:dateUtc="2026-09-16T10:20:00Z">
        <w:r>
          <w:rPr>
            <w:lang w:val="en-US"/>
          </w:rPr>
          <w:t xml:space="preserve"> and </w:t>
        </w:r>
        <w:r>
          <w:rPr>
            <w:lang w:val="en-US"/>
          </w:rPr>
          <w:fldChar w:fldCharType="begin"/>
        </w:r>
        <w:r>
          <w:rPr>
            <w:lang w:val="en-US"/>
          </w:rPr>
          <w:instrText xml:space="preserve"> REF _Ref236152676 \h </w:instrText>
        </w:r>
      </w:ins>
      <w:r>
        <w:rPr>
          <w:lang w:val="en-US"/>
        </w:rPr>
      </w:r>
      <w:ins w:id="2680" w:author="Schult, Christoph" w:date="2026-09-16T12:20:00Z" w16du:dateUtc="2026-09-16T10:20:00Z">
        <w:r>
          <w:rPr>
            <w:lang w:val="en-US"/>
          </w:rPr>
          <w:fldChar w:fldCharType="separate"/>
        </w:r>
      </w:ins>
      <w:ins w:id="2681" w:author="Schult, Christoph" w:date="2026-09-16T13:34:00Z" w16du:dateUtc="2026-09-16T11:34:00Z">
        <w:r>
          <w:rPr>
            <w:lang w:val="en-GB"/>
          </w:rPr>
          <w:t xml:space="preserve">Figure </w:t>
        </w:r>
        <w:r>
          <w:rPr>
            <w:noProof/>
            <w:lang w:val="en-GB"/>
          </w:rPr>
          <w:t>8</w:t>
        </w:r>
      </w:ins>
      <w:ins w:id="2682" w:author="Schult, Christoph" w:date="2026-09-16T12:20:00Z" w16du:dateUtc="2026-09-16T10:20:00Z">
        <w:r>
          <w:rPr>
            <w:lang w:val="en-US"/>
          </w:rPr>
          <w:fldChar w:fldCharType="end"/>
        </w:r>
      </w:ins>
      <w:ins w:id="2683" w:author="Schult, Christoph" w:date="2026-09-12T15:49:00Z" w16du:dateUtc="2026-09-12T13:49:00Z">
        <w:r>
          <w:rPr>
            <w:lang w:val="en-US"/>
          </w:rPr>
          <w:t>).</w:t>
        </w:r>
      </w:ins>
      <w:ins w:id="2684" w:author="Schult, Christoph" w:date="2026-09-13T09:04:00Z" w16du:dateUtc="2026-09-13T07:04:00Z">
        <w:r>
          <w:rPr>
            <w:lang w:val="en-US"/>
          </w:rPr>
          <w:t xml:space="preserve"> At the same time</w:t>
        </w:r>
      </w:ins>
      <w:ins w:id="2685" w:author="Schult, Christoph" w:date="2026-09-14T13:11:00Z" w16du:dateUtc="2026-09-14T11:11:00Z">
        <w:r>
          <w:rPr>
            <w:lang w:val="en-US"/>
          </w:rPr>
          <w:t xml:space="preserve"> annual</w:t>
        </w:r>
      </w:ins>
      <w:ins w:id="2686" w:author="Schult, Christoph" w:date="2026-09-13T09:05:00Z" w16du:dateUtc="2026-09-13T07:05:00Z">
        <w:r>
          <w:rPr>
            <w:lang w:val="en-US"/>
          </w:rPr>
          <w:t xml:space="preserve"> </w:t>
        </w:r>
      </w:ins>
      <w:ins w:id="2687" w:author="Schult, Christoph" w:date="2026-09-13T09:04:00Z" w16du:dateUtc="2026-09-13T07:04:00Z">
        <w:r>
          <w:rPr>
            <w:lang w:val="en-US"/>
          </w:rPr>
          <w:t>investment demand into the renewable sector increa</w:t>
        </w:r>
      </w:ins>
      <w:ins w:id="2688" w:author="Schult, Christoph" w:date="2026-09-13T09:05:00Z" w16du:dateUtc="2026-09-13T07:05:00Z">
        <w:r>
          <w:rPr>
            <w:lang w:val="en-US"/>
          </w:rPr>
          <w:t xml:space="preserve">ses from </w:t>
        </w:r>
      </w:ins>
      <w:ins w:id="2689" w:author="Schult, Christoph" w:date="2026-09-16T12:19:00Z" w16du:dateUtc="2026-09-16T10:19:00Z">
        <w:r>
          <w:rPr>
            <w:lang w:val="en-US"/>
          </w:rPr>
          <w:t xml:space="preserve">USD </w:t>
        </w:r>
      </w:ins>
      <w:ins w:id="2690" w:author="Schult, Christoph" w:date="2026-09-13T09:05:00Z" w16du:dateUtc="2026-09-13T07:05:00Z">
        <w:r>
          <w:rPr>
            <w:lang w:val="en-US"/>
          </w:rPr>
          <w:t>40 billi</w:t>
        </w:r>
      </w:ins>
      <w:ins w:id="2691" w:author="Schult, Christoph" w:date="2026-09-13T09:06:00Z" w16du:dateUtc="2026-09-13T07:06:00Z">
        <w:r>
          <w:rPr>
            <w:lang w:val="en-US"/>
          </w:rPr>
          <w:t>on p.a. to</w:t>
        </w:r>
      </w:ins>
      <w:ins w:id="2692" w:author="Schult, Christoph" w:date="2026-09-16T12:19:00Z" w16du:dateUtc="2026-09-16T10:19:00Z">
        <w:r>
          <w:rPr>
            <w:lang w:val="en-US"/>
          </w:rPr>
          <w:t xml:space="preserve"> USD</w:t>
        </w:r>
      </w:ins>
      <w:ins w:id="2693" w:author="Schult, Christoph" w:date="2026-09-13T09:06:00Z" w16du:dateUtc="2026-09-13T07:06:00Z">
        <w:r>
          <w:rPr>
            <w:lang w:val="en-US"/>
          </w:rPr>
          <w:t xml:space="preserve"> 70 billion</w:t>
        </w:r>
      </w:ins>
      <w:ins w:id="2694" w:author="Schult, Christoph" w:date="2026-09-16T13:32:00Z" w16du:dateUtc="2026-09-16T11:32:00Z">
        <w:r>
          <w:rPr>
            <w:lang w:val="en-US"/>
          </w:rPr>
          <w:t xml:space="preserve"> (see </w:t>
        </w:r>
        <w:r>
          <w:rPr>
            <w:lang w:val="en-US"/>
            <w:rPrChange w:id="2695" w:author="Schult, Christoph" w:date="2026-09-16T13:32:00Z" w16du:dateUtc="2026-09-16T11:32:00Z">
              <w:rPr>
                <w:rFonts w:asciiTheme="minorHAnsi" w:hAnsiTheme="minorHAnsi"/>
                <w:i/>
                <w:iCs/>
                <w:szCs w:val="22"/>
                <w:lang w:val="en-US"/>
              </w:rPr>
            </w:rPrChange>
          </w:rPr>
          <w:t>IWH Technical Report, 2026)</w:t>
        </w:r>
      </w:ins>
      <w:ins w:id="2696" w:author="Schult, Christoph" w:date="2026-09-13T09:06:00Z" w16du:dateUtc="2026-09-13T07:06:00Z">
        <w:r>
          <w:rPr>
            <w:lang w:val="en-US"/>
          </w:rPr>
          <w:t>.</w:t>
        </w:r>
      </w:ins>
      <w:ins w:id="2697" w:author="Schult, Christoph" w:date="2026-09-12T15:49:00Z" w16du:dateUtc="2026-09-12T13:49:00Z">
        <w:r>
          <w:rPr>
            <w:lang w:val="en-US"/>
          </w:rPr>
          <w:t xml:space="preserve"> The implied carbon price under PDP8-rev rises only gradually — from USD 2/tCO2e in 2026–2030 to USD 6, USD 12, USD 18, and USD 23/tCO2e by 2046–2050 — while under Net Zero it climbs far more steeply: USD 10/tCO2e in 2026–2030, rising to USD 47, USD 121, USD 236, and USD 559/tCO2e by 2046–2050. By 2046–2050 the Net Zero carbon price is roughly 24 times the PDP8-rev level, reflecting the much steeper decarbonisation the binding Net Zero cap requires as low-cost abatement options are exhausted</w:t>
        </w:r>
      </w:ins>
      <w:ins w:id="2698" w:author="Schult, Christoph" w:date="2026-09-16T12:17:00Z" w16du:dateUtc="2026-09-16T10:17:00Z">
        <w:r>
          <w:rPr>
            <w:lang w:val="en-US"/>
          </w:rPr>
          <w:t>.</w:t>
        </w:r>
        <w:r>
          <w:rPr>
            <w:rStyle w:val="FootnoteReference"/>
            <w:lang w:val="en-US"/>
          </w:rPr>
          <w:footnoteReference w:id="4"/>
        </w:r>
      </w:ins>
      <w:commentRangeStart w:id="2705"/>
      <w:commentRangeStart w:id="2706"/>
      <w:del w:id="2707" w:author="Schult, Christoph" w:date="2026-09-11T19:01:00Z" w16du:dateUtc="2026-09-11T17:01:00Z">
        <w:r>
          <w:rPr>
            <w:lang w:val="en-US"/>
          </w:rPr>
          <w:delText>The Net Zero-compatible pathway will lead to cumulative ETS revenues of roughly USD 340 billion or roughly 30 percent of total investment needs to accomplish the revised PDP 8 pathway</w:delText>
        </w:r>
      </w:del>
      <w:del w:id="2708" w:author="Schult, Christoph" w:date="2026-09-12T17:19:00Z" w16du:dateUtc="2026-09-12T15:19:00Z">
        <w:r>
          <w:rPr>
            <w:lang w:val="en-US"/>
          </w:rPr>
          <w:delText xml:space="preserve"> </w:delText>
        </w:r>
      </w:del>
      <w:ins w:id="2709" w:author="Schult, Christoph" w:date="2026-09-12T17:19:00Z" w16du:dateUtc="2026-09-12T15:19:00Z">
        <w:r>
          <w:rPr>
            <w:lang w:val="en-US"/>
          </w:rPr>
          <w:t xml:space="preserve"> </w:t>
        </w:r>
      </w:ins>
      <w:del w:id="2710" w:author="Schult, Christoph" w:date="2026-09-16T12:17:00Z" w16du:dateUtc="2026-09-16T10:17:00Z">
        <w:r>
          <w:rPr>
            <w:lang w:val="en-US"/>
          </w:rPr>
          <w:delText>(</w:delText>
        </w:r>
      </w:del>
      <w:del w:id="2711" w:author="Schult, Christoph" w:date="2026-09-11T19:05:00Z" w16du:dateUtc="2026-09-11T17:05:00Z">
        <w:r>
          <w:rPr>
            <w:lang w:val="en-US"/>
          </w:rPr>
          <w:fldChar w:fldCharType="begin"/>
        </w:r>
        <w:r>
          <w:rPr>
            <w:lang w:val="en-US"/>
          </w:rPr>
          <w:delInstrText xml:space="preserve"> REF _Ref236152615 \h </w:delInstrText>
        </w:r>
        <w:r>
          <w:rPr>
            <w:lang w:val="en-US"/>
          </w:rPr>
        </w:r>
        <w:r>
          <w:rPr>
            <w:lang w:val="en-US"/>
          </w:rPr>
          <w:fldChar w:fldCharType="separate"/>
        </w:r>
      </w:del>
      <w:del w:id="2712" w:author="Schult, Christoph" w:date="2026-09-11T17:01:00Z" w16du:dateUtc="2026-09-11T15:01:00Z">
        <w:r>
          <w:rPr>
            <w:lang w:val="en-GB"/>
          </w:rPr>
          <w:delText xml:space="preserve">Figure </w:delText>
        </w:r>
        <w:r>
          <w:rPr>
            <w:noProof/>
            <w:lang w:val="en-GB"/>
          </w:rPr>
          <w:delText>6</w:delText>
        </w:r>
      </w:del>
      <w:del w:id="2713" w:author="Schult, Christoph" w:date="2026-09-11T19:05:00Z" w16du:dateUtc="2026-09-11T17:05:00Z">
        <w:r>
          <w:rPr>
            <w:lang w:val="en-US"/>
          </w:rPr>
          <w:fldChar w:fldCharType="end"/>
        </w:r>
      </w:del>
      <w:del w:id="2714" w:author="Schult, Christoph" w:date="2026-09-16T12:17:00Z" w16du:dateUtc="2026-09-16T10:17:00Z">
        <w:r>
          <w:rPr>
            <w:lang w:val="en-US"/>
          </w:rPr>
          <w:delText>)</w:delText>
        </w:r>
        <w:commentRangeEnd w:id="2705"/>
        <w:r>
          <w:rPr>
            <w:rStyle w:val="CommentReference"/>
            <w:sz w:val="22"/>
            <w:szCs w:val="20"/>
            <w:lang w:val="en-US"/>
          </w:rPr>
          <w:commentReference w:id="2705"/>
        </w:r>
        <w:commentRangeEnd w:id="2706"/>
        <w:r>
          <w:rPr>
            <w:rStyle w:val="CommentReference"/>
            <w:sz w:val="22"/>
            <w:szCs w:val="20"/>
            <w:lang w:val="en-US"/>
          </w:rPr>
          <w:commentReference w:id="2706"/>
        </w:r>
        <w:r>
          <w:rPr>
            <w:lang w:val="en-US"/>
          </w:rPr>
          <w:delText>.</w:delText>
        </w:r>
      </w:del>
      <w:r>
        <w:rPr>
          <w:lang w:val="en-US"/>
        </w:rPr>
        <w:t xml:space="preserve"> </w:t>
      </w:r>
      <w:commentRangeEnd w:id="2664"/>
      <w:r w:rsidRPr="00EC1BC4">
        <w:rPr>
          <w:rStyle w:val="CommentReference"/>
          <w:sz w:val="22"/>
          <w:szCs w:val="20"/>
          <w:lang w:val="en-US"/>
        </w:rPr>
        <w:commentReference w:id="2664"/>
      </w:r>
      <w:commentRangeEnd w:id="2665"/>
      <w:r w:rsidRPr="00EC1BC4">
        <w:rPr>
          <w:rStyle w:val="CommentReference"/>
          <w:sz w:val="22"/>
          <w:szCs w:val="20"/>
          <w:lang w:val="en-US"/>
        </w:rPr>
        <w:commentReference w:id="2665"/>
      </w:r>
    </w:p>
    <w:p w14:paraId="19B53C54" w14:textId="26E626B5" w:rsidR="003E7E28" w:rsidRDefault="002538B5" w:rsidP="003E7E28">
      <w:pPr>
        <w:pStyle w:val="IWHFlietext"/>
        <w:numPr>
          <w:ilvl w:val="0"/>
          <w:numId w:val="55"/>
        </w:numPr>
        <w:rPr>
          <w:lang w:val="en-US"/>
        </w:rPr>
      </w:pPr>
      <w:ins w:id="2715" w:author="Schult, Christoph" w:date="2026-09-12T18:18:00Z">
        <w:r>
          <w:rPr>
            <w:b/>
            <w:lang w:val="en-US"/>
          </w:rPr>
          <w:t xml:space="preserve">Carbon pricing entails </w:t>
        </w:r>
      </w:ins>
      <w:ins w:id="2716" w:author="Schult, Christoph" w:date="2026-09-16T17:53:00Z" w16du:dateUtc="2026-09-16T15:53:00Z">
        <w:r>
          <w:rPr>
            <w:b/>
            <w:bCs/>
            <w:lang w:val="en-US"/>
          </w:rPr>
          <w:t xml:space="preserve">moderate </w:t>
        </w:r>
      </w:ins>
      <w:ins w:id="2717" w:author="Schult, Christoph" w:date="2026-09-12T18:18:00Z">
        <w:r>
          <w:rPr>
            <w:b/>
            <w:bCs/>
            <w:lang w:val="en-US"/>
            <w:rPrChange w:id="2718" w:author="Schult, Christoph" w:date="2026-09-12T18:19:00Z" w16du:dateUtc="2026-09-12T16:19:00Z">
              <w:rPr>
                <w:b/>
                <w:bCs/>
              </w:rPr>
            </w:rPrChange>
          </w:rPr>
          <w:t>short-term adjustment costs.</w:t>
        </w:r>
        <w:r>
          <w:rPr>
            <w:lang w:val="en-US"/>
            <w:rPrChange w:id="2719" w:author="Schult, Christoph" w:date="2026-09-12T18:19:00Z" w16du:dateUtc="2026-09-12T16:19:00Z">
              <w:rPr>
                <w:b/>
                <w:bCs/>
              </w:rPr>
            </w:rPrChange>
          </w:rPr>
          <w:t xml:space="preserve"> In the standalone Net Zero scenario, higher carbon prices raise production costs in emissions-intensive sectors and, without recycling the additional ETS revenues, lead to mode</w:t>
        </w:r>
      </w:ins>
      <w:ins w:id="2720" w:author="Schult, Christoph" w:date="2026-09-16T18:10:00Z" w16du:dateUtc="2026-09-16T16:10:00Z">
        <w:r>
          <w:rPr>
            <w:lang w:val="en-US"/>
          </w:rPr>
          <w:t>rate</w:t>
        </w:r>
      </w:ins>
      <w:ins w:id="2721" w:author="Schult, Christoph" w:date="2026-09-12T18:18:00Z">
        <w:r>
          <w:rPr>
            <w:lang w:val="en-US"/>
            <w:rPrChange w:id="2722" w:author="Schult, Christoph" w:date="2026-09-12T18:19:00Z" w16du:dateUtc="2026-09-12T16:19:00Z">
              <w:rPr>
                <w:b/>
                <w:bCs/>
              </w:rPr>
            </w:rPrChange>
          </w:rPr>
          <w:t xml:space="preserve"> but persistent reductions in GDP</w:t>
        </w:r>
      </w:ins>
      <w:ins w:id="2723" w:author="Schult, Christoph" w:date="2026-09-16T12:19:00Z" w16du:dateUtc="2026-09-16T10:19:00Z">
        <w:r>
          <w:rPr>
            <w:lang w:val="en-US"/>
          </w:rPr>
          <w:t>.</w:t>
        </w:r>
      </w:ins>
      <w:ins w:id="2724" w:author="Schult, Christoph" w:date="2026-09-12T18:18:00Z">
        <w:r>
          <w:rPr>
            <w:lang w:val="en-US"/>
            <w:rPrChange w:id="2725" w:author="Schult, Christoph" w:date="2026-09-12T18:19:00Z" w16du:dateUtc="2026-09-12T16:19:00Z">
              <w:rPr>
                <w:b/>
                <w:bCs/>
              </w:rPr>
            </w:rPrChange>
          </w:rPr>
          <w:t xml:space="preserve"> These adverse effects are substantially reduced when carbon pricing is combined with energy-efficiency measures, affordable green finance, and productive recycling of ETS revenues; in the most comprehensive policy package, GDP rises above the PDP8-rev baseline</w:t>
        </w:r>
      </w:ins>
      <w:ins w:id="2726" w:author="Schult, Christoph" w:date="2026-09-12T18:20:00Z" w16du:dateUtc="2026-09-12T16:20:00Z">
        <w:r>
          <w:rPr>
            <w:lang w:val="en-US"/>
          </w:rPr>
          <w:t xml:space="preserve"> (</w:t>
        </w:r>
        <w:r>
          <w:rPr>
            <w:lang w:val="en-US"/>
          </w:rPr>
          <w:fldChar w:fldCharType="begin"/>
        </w:r>
        <w:r>
          <w:rPr>
            <w:lang w:val="en-US"/>
          </w:rPr>
          <w:instrText xml:space="preserve"> REF _Ref236152628 \h </w:instrText>
        </w:r>
      </w:ins>
      <w:r>
        <w:rPr>
          <w:lang w:val="en-US"/>
        </w:rPr>
      </w:r>
      <w:ins w:id="2727" w:author="Schult, Christoph" w:date="2026-09-12T18:20:00Z" w16du:dateUtc="2026-09-12T16:20:00Z">
        <w:r>
          <w:rPr>
            <w:lang w:val="en-US"/>
          </w:rPr>
          <w:fldChar w:fldCharType="separate"/>
        </w:r>
      </w:ins>
      <w:ins w:id="2728" w:author="Schult, Christoph" w:date="2026-09-16T13:34:00Z" w16du:dateUtc="2026-09-16T11:34:00Z">
        <w:r>
          <w:rPr>
            <w:lang w:val="en-GB"/>
          </w:rPr>
          <w:t xml:space="preserve">Figure </w:t>
        </w:r>
        <w:r>
          <w:rPr>
            <w:noProof/>
            <w:lang w:val="en-GB"/>
          </w:rPr>
          <w:t>9</w:t>
        </w:r>
      </w:ins>
      <w:ins w:id="2729" w:author="Schult, Christoph" w:date="2026-09-12T18:20:00Z" w16du:dateUtc="2026-09-12T16:20:00Z">
        <w:r>
          <w:rPr>
            <w:lang w:val="en-US"/>
          </w:rPr>
          <w:fldChar w:fldCharType="end"/>
        </w:r>
        <w:r>
          <w:rPr>
            <w:lang w:val="en-US"/>
          </w:rPr>
          <w:t>)</w:t>
        </w:r>
      </w:ins>
      <w:del w:id="2730" w:author="Schult, Christoph" w:date="2026-09-12T18:19:00Z" w16du:dateUtc="2026-09-12T16:19:00Z">
        <w:r>
          <w:rPr>
            <w:b/>
            <w:bCs/>
            <w:lang w:val="en-US"/>
          </w:rPr>
          <w:delText>Carbon pricing entails short-term adjustment costs.</w:delText>
        </w:r>
        <w:r>
          <w:rPr>
            <w:lang w:val="en-US"/>
          </w:rPr>
          <w:delText xml:space="preserve"> Higher carbon prices increase production costs in emissions-intensive sectors, </w:delText>
        </w:r>
        <w:commentRangeStart w:id="2731"/>
        <w:commentRangeStart w:id="2732"/>
        <w:r>
          <w:rPr>
            <w:lang w:val="en-US"/>
          </w:rPr>
          <w:delText>leading to modest but persistent reductions in GDP and consumption during the transition period without recycling of the higher ETS revenues</w:delText>
        </w:r>
      </w:del>
      <w:del w:id="2733" w:author="Schult, Christoph" w:date="2026-09-12T18:20:00Z" w16du:dateUtc="2026-09-12T16:20:00Z">
        <w:r>
          <w:rPr>
            <w:lang w:val="en-US"/>
          </w:rPr>
          <w:delText xml:space="preserve"> (</w:delText>
        </w:r>
        <w:r>
          <w:rPr>
            <w:lang w:val="en-US"/>
          </w:rPr>
          <w:fldChar w:fldCharType="begin"/>
        </w:r>
        <w:r>
          <w:rPr>
            <w:lang w:val="en-US"/>
          </w:rPr>
          <w:delInstrText xml:space="preserve"> REF _Ref236152676 \h </w:delInstrText>
        </w:r>
        <w:r>
          <w:rPr>
            <w:lang w:val="en-US"/>
          </w:rPr>
        </w:r>
        <w:r>
          <w:rPr>
            <w:lang w:val="en-US"/>
          </w:rPr>
          <w:fldChar w:fldCharType="separate"/>
        </w:r>
      </w:del>
      <w:del w:id="2734" w:author="Schult, Christoph" w:date="2026-09-11T17:01:00Z" w16du:dateUtc="2026-09-11T15:01:00Z">
        <w:r>
          <w:rPr>
            <w:lang w:val="en-GB"/>
          </w:rPr>
          <w:delText xml:space="preserve">Figure </w:delText>
        </w:r>
        <w:r>
          <w:rPr>
            <w:noProof/>
            <w:lang w:val="en-GB"/>
          </w:rPr>
          <w:delText>7</w:delText>
        </w:r>
      </w:del>
      <w:del w:id="2735" w:author="Schult, Christoph" w:date="2026-09-12T18:20:00Z" w16du:dateUtc="2026-09-12T16:20:00Z">
        <w:r>
          <w:rPr>
            <w:lang w:val="en-US"/>
          </w:rPr>
          <w:fldChar w:fldCharType="end"/>
        </w:r>
        <w:r>
          <w:rPr>
            <w:lang w:val="en-US"/>
          </w:rPr>
          <w:delText>) and the implementation of additional energy efficiency measures and green finance scenarios (</w:delText>
        </w:r>
        <w:r>
          <w:rPr>
            <w:lang w:val="en-US"/>
          </w:rPr>
          <w:fldChar w:fldCharType="begin"/>
        </w:r>
        <w:r>
          <w:rPr>
            <w:lang w:val="en-US"/>
          </w:rPr>
          <w:delInstrText xml:space="preserve"> REF _Ref236152628 \h </w:delInstrText>
        </w:r>
        <w:r>
          <w:rPr>
            <w:lang w:val="en-US"/>
          </w:rPr>
        </w:r>
        <w:r>
          <w:rPr>
            <w:lang w:val="en-US"/>
          </w:rPr>
          <w:fldChar w:fldCharType="separate"/>
        </w:r>
      </w:del>
      <w:del w:id="2736" w:author="Schult, Christoph" w:date="2026-09-11T17:01:00Z" w16du:dateUtc="2026-09-11T15:01:00Z">
        <w:r>
          <w:rPr>
            <w:lang w:val="en-GB"/>
          </w:rPr>
          <w:delText xml:space="preserve">Figure </w:delText>
        </w:r>
        <w:r>
          <w:rPr>
            <w:noProof/>
            <w:lang w:val="en-GB"/>
          </w:rPr>
          <w:delText>8</w:delText>
        </w:r>
      </w:del>
      <w:del w:id="2737" w:author="Schult, Christoph" w:date="2026-09-12T18:20:00Z" w16du:dateUtc="2026-09-12T16:20:00Z">
        <w:r>
          <w:rPr>
            <w:lang w:val="en-US"/>
          </w:rPr>
          <w:fldChar w:fldCharType="end"/>
        </w:r>
        <w:r>
          <w:rPr>
            <w:lang w:val="en-US"/>
          </w:rPr>
          <w:delText>)</w:delText>
        </w:r>
      </w:del>
      <w:r>
        <w:rPr>
          <w:lang w:val="en-US"/>
        </w:rPr>
        <w:t xml:space="preserve">. </w:t>
      </w:r>
      <w:commentRangeEnd w:id="2731"/>
      <w:r>
        <w:rPr>
          <w:rStyle w:val="CommentReference"/>
          <w:sz w:val="22"/>
          <w:szCs w:val="20"/>
          <w:lang w:val="en-US"/>
        </w:rPr>
        <w:commentReference w:id="2731"/>
      </w:r>
      <w:commentRangeEnd w:id="2732"/>
      <w:r>
        <w:rPr>
          <w:rStyle w:val="CommentReference"/>
          <w:sz w:val="22"/>
          <w:szCs w:val="20"/>
          <w:lang w:val="en-US"/>
        </w:rPr>
        <w:commentReference w:id="2732"/>
      </w:r>
    </w:p>
    <w:p w14:paraId="58D8171D" w14:textId="2703D252" w:rsidR="003E7E28" w:rsidRPr="005C600A" w:rsidRDefault="005C600A">
      <w:pPr>
        <w:pStyle w:val="IWHFlietext"/>
        <w:numPr>
          <w:ilvl w:val="0"/>
          <w:numId w:val="55"/>
        </w:numPr>
        <w:rPr>
          <w:lang w:val="en-US"/>
        </w:rPr>
      </w:pPr>
      <w:r>
        <w:rPr>
          <w:b/>
          <w:bCs/>
          <w:lang w:val="en-US"/>
        </w:rPr>
        <w:t>Recycling ETS revenues into investment subsidies that reduce the capital cost of non-fossil capital is preferable to distributing them as climate dividends</w:t>
      </w:r>
      <w:r>
        <w:rPr>
          <w:lang w:val="en-US"/>
        </w:rPr>
        <w:t>, as it directly accelerates renewable deployment, lowers transition costs, and generates stronger long-term economic benefits (</w:t>
      </w:r>
      <w:commentRangeStart w:id="2738"/>
      <w:commentRangeStart w:id="2739"/>
      <w:r>
        <w:rPr>
          <w:lang w:val="en-US"/>
        </w:rPr>
        <w:fldChar w:fldCharType="begin"/>
      </w:r>
      <w:r>
        <w:rPr>
          <w:lang w:val="en-US"/>
        </w:rPr>
        <w:instrText xml:space="preserve"> REF _Ref236152628 \h </w:instrText>
      </w:r>
      <w:r>
        <w:rPr>
          <w:lang w:val="en-US"/>
        </w:rPr>
      </w:r>
      <w:r>
        <w:rPr>
          <w:lang w:val="en-US"/>
        </w:rPr>
        <w:fldChar w:fldCharType="separate"/>
      </w:r>
      <w:ins w:id="2740" w:author="Schult, Christoph" w:date="2026-09-16T13:34:00Z" w16du:dateUtc="2026-09-16T11:34:00Z">
        <w:r>
          <w:rPr>
            <w:lang w:val="en-GB"/>
          </w:rPr>
          <w:t xml:space="preserve">Figure </w:t>
        </w:r>
        <w:r>
          <w:rPr>
            <w:noProof/>
            <w:lang w:val="en-GB"/>
          </w:rPr>
          <w:t>9</w:t>
        </w:r>
      </w:ins>
      <w:del w:id="2741" w:author="Schult, Christoph" w:date="2026-09-11T17:01:00Z" w16du:dateUtc="2026-09-11T15:01:00Z">
        <w:r>
          <w:rPr>
            <w:lang w:val="en-GB"/>
          </w:rPr>
          <w:delText xml:space="preserve">Figure </w:delText>
        </w:r>
        <w:r>
          <w:rPr>
            <w:noProof/>
            <w:lang w:val="en-GB"/>
          </w:rPr>
          <w:delText>8</w:delText>
        </w:r>
      </w:del>
      <w:r>
        <w:rPr>
          <w:lang w:val="en-US"/>
        </w:rPr>
        <w:fldChar w:fldCharType="end"/>
      </w:r>
      <w:commentRangeEnd w:id="2738"/>
      <w:r>
        <w:rPr>
          <w:rStyle w:val="CommentReference"/>
          <w:sz w:val="22"/>
          <w:szCs w:val="20"/>
          <w:lang w:val="en-US"/>
        </w:rPr>
        <w:commentReference w:id="2738"/>
      </w:r>
      <w:commentRangeEnd w:id="2739"/>
      <w:r>
        <w:rPr>
          <w:rStyle w:val="CommentReference"/>
          <w:sz w:val="22"/>
          <w:szCs w:val="20"/>
          <w:lang w:val="en-US"/>
        </w:rPr>
        <w:commentReference w:id="2739"/>
      </w:r>
      <w:r>
        <w:rPr>
          <w:lang w:val="en-US"/>
        </w:rPr>
        <w:t>).</w:t>
      </w:r>
    </w:p>
    <w:p w14:paraId="4D5CB7C5" w14:textId="7EDAA182" w:rsidR="00DE5F8C" w:rsidDel="00777271" w:rsidRDefault="002B1519">
      <w:pPr>
        <w:pStyle w:val="IWHFlietext"/>
        <w:numPr>
          <w:ilvl w:val="0"/>
          <w:numId w:val="55"/>
        </w:numPr>
        <w:rPr>
          <w:del w:id="2742" w:author="Schult, Christoph" w:date="2026-09-16T13:32:00Z" w16du:dateUtc="2026-09-16T11:32:00Z"/>
          <w:lang w:val="en-GB"/>
        </w:rPr>
      </w:pPr>
      <w:r>
        <w:rPr>
          <w:b/>
          <w:bCs/>
          <w:lang w:val="en-GB"/>
        </w:rPr>
        <w:t>A predictable emissions-reduction pathway toward Net Zero</w:t>
      </w:r>
      <w:r>
        <w:rPr>
          <w:lang w:val="en-GB"/>
        </w:rPr>
        <w:t xml:space="preserve">—combined with </w:t>
      </w:r>
      <w:r>
        <w:rPr>
          <w:b/>
          <w:bCs/>
          <w:lang w:val="en-GB"/>
        </w:rPr>
        <w:t>publicly supported green finance</w:t>
      </w:r>
      <w:r>
        <w:rPr>
          <w:lang w:val="en-GB"/>
        </w:rPr>
        <w:t xml:space="preserve">, stronger </w:t>
      </w:r>
      <w:r>
        <w:rPr>
          <w:b/>
          <w:bCs/>
          <w:lang w:val="en-GB"/>
        </w:rPr>
        <w:t>energy-efficiency measures</w:t>
      </w:r>
      <w:r>
        <w:rPr>
          <w:lang w:val="en-GB"/>
        </w:rPr>
        <w:t xml:space="preserve">, and the </w:t>
      </w:r>
      <w:r>
        <w:rPr>
          <w:b/>
          <w:bCs/>
          <w:lang w:val="en-GB"/>
        </w:rPr>
        <w:t>productive recycling of ETS revenues</w:t>
      </w:r>
      <w:r>
        <w:rPr>
          <w:lang w:val="en-GB"/>
        </w:rPr>
        <w:t>—</w:t>
      </w:r>
      <w:ins w:id="2743" w:author="Schult, Christoph" w:date="2026-09-16T12:36:00Z" w16du:dateUtc="2026-09-16T10:36:00Z">
        <w:r>
          <w:rPr>
            <w:rFonts w:ascii="Segoe UI" w:hAnsi="Segoe UI" w:cs="Segoe UI"/>
            <w:color w:val="616161"/>
            <w:sz w:val="20"/>
            <w:shd w:val="clear" w:color="auto" w:fill="F3F3F3"/>
            <w:lang w:val="en-US"/>
            <w:rPrChange w:id="2744" w:author="Schult, Christoph" w:date="2026-09-16T13:32:00Z" w16du:dateUtc="2026-09-16T11:32:00Z">
              <w:rPr>
                <w:rFonts w:ascii="Segoe UI" w:hAnsi="Segoe UI" w:cs="Segoe UI"/>
                <w:color w:val="616161"/>
                <w:sz w:val="20"/>
                <w:shd w:val="clear" w:color="auto" w:fill="F3F3F3"/>
              </w:rPr>
            </w:rPrChange>
          </w:rPr>
          <w:t xml:space="preserve"> </w:t>
        </w:r>
      </w:ins>
      <w:ins w:id="2745" w:author="Schult, Christoph" w:date="2026-09-16T12:36:00Z">
        <w:r>
          <w:rPr>
            <w:b/>
            <w:bCs/>
            <w:lang w:val="en-US"/>
            <w:rPrChange w:id="2746" w:author="Schult, Christoph" w:date="2026-09-16T13:32:00Z" w16du:dateUtc="2026-09-16T11:32:00Z">
              <w:rPr/>
            </w:rPrChange>
          </w:rPr>
          <w:t>can raise the GDP level above the PDP8-rev Baseline in every five-year period</w:t>
        </w:r>
        <w:r>
          <w:rPr>
            <w:b/>
            <w:bCs/>
            <w:lang w:val="en-GB"/>
          </w:rPr>
          <w:t xml:space="preserve"> </w:t>
        </w:r>
      </w:ins>
      <w:del w:id="2747" w:author="Schult, Christoph" w:date="2026-09-16T12:36:00Z" w16du:dateUtc="2026-09-16T10:36:00Z">
        <w:r>
          <w:rPr>
            <w:b/>
            <w:bCs/>
            <w:lang w:val="en-GB"/>
          </w:rPr>
          <w:delText>can raise GDP growth above the PDP8-rev Baseline</w:delText>
        </w:r>
        <w:r>
          <w:rPr>
            <w:lang w:val="en-GB"/>
          </w:rPr>
          <w:delText xml:space="preserve"> </w:delText>
        </w:r>
      </w:del>
      <w:r>
        <w:rPr>
          <w:lang w:val="en-GB"/>
        </w:rPr>
        <w:t xml:space="preserve">and more than offset the adverse economic effects of tighter emissions constraints. </w:t>
      </w:r>
    </w:p>
    <w:p w14:paraId="52A2C056" w14:textId="77777777" w:rsidR="00777271" w:rsidRPr="000373C2" w:rsidRDefault="00777271" w:rsidP="005C56E3">
      <w:pPr>
        <w:pStyle w:val="IWHFlietext"/>
        <w:numPr>
          <w:ilvl w:val="0"/>
          <w:numId w:val="55"/>
        </w:numPr>
        <w:rPr>
          <w:ins w:id="2748" w:author="Schult, Christoph" w:date="2026-09-16T19:55:00Z" w16du:dateUtc="2026-09-16T17:55:00Z"/>
          <w:lang w:val="en-GB"/>
        </w:rPr>
      </w:pPr>
    </w:p>
    <w:p w14:paraId="1C8B9B89" w14:textId="60D8A56C" w:rsidR="00254529" w:rsidRDefault="00777271" w:rsidP="00777271">
      <w:pPr>
        <w:pStyle w:val="IWHFlietext"/>
        <w:rPr>
          <w:ins w:id="2749" w:author="Schult, Christoph" w:date="2026-09-16T19:55:00Z" w16du:dateUtc="2026-09-16T17:55:00Z"/>
          <w:lang w:val="en-US"/>
        </w:rPr>
      </w:pPr>
      <w:commentRangeStart w:id="2750"/>
      <w:commentRangeStart w:id="2751"/>
      <w:ins w:id="2752" w:author="Schult, Christoph" w:date="2026-09-16T19:55:00Z" w16du:dateUtc="2026-09-16T17:55:00Z">
        <w:r>
          <w:rPr>
            <w:rStyle w:val="IntenseEmphasis"/>
            <w:lang w:val="en-GB"/>
          </w:rPr>
          <w:t xml:space="preserve">Policy implications. </w:t>
        </w:r>
        <w:commentRangeEnd w:id="2750"/>
        <w:r>
          <w:rPr>
            <w:rStyle w:val="CommentReference"/>
            <w:sz w:val="22"/>
            <w:szCs w:val="20"/>
            <w:lang w:val="en-US"/>
          </w:rPr>
          <w:commentReference w:id="2750"/>
        </w:r>
        <w:commentRangeEnd w:id="2751"/>
        <w:r>
          <w:rPr>
            <w:rStyle w:val="CommentReference"/>
            <w:sz w:val="22"/>
            <w:szCs w:val="20"/>
            <w:lang w:val="en-US"/>
          </w:rPr>
          <w:commentReference w:id="2751"/>
        </w:r>
        <w:r>
          <w:rPr>
            <w:lang w:val="en-US"/>
          </w:rPr>
          <w:t xml:space="preserve">The results indicate that </w:t>
        </w:r>
        <w:r>
          <w:rPr>
            <w:b/>
            <w:bCs/>
            <w:lang w:val="en-US"/>
          </w:rPr>
          <w:t>carbon pricing should be implemented as part of a broader policy package rather than as a standalone instrument</w:t>
        </w:r>
        <w:r>
          <w:rPr>
            <w:lang w:val="en-US"/>
          </w:rPr>
          <w:t xml:space="preserve">. An effective ETS can provide a transparent and technology-neutral incentive for emissions reductions, but its economic costs are significantly lower when firms have access to affordable finance and opportunities to improve energy efficiency. Coordinating carbon pricing with complementary investment </w:t>
        </w:r>
        <w:r>
          <w:rPr>
            <w:lang w:val="en-GB"/>
          </w:rPr>
          <w:t>and</w:t>
        </w:r>
        <w:r>
          <w:rPr>
            <w:lang w:val="en-US"/>
          </w:rPr>
          <w:t xml:space="preserve"> financing policies can therefore accelerate decarbonisation while limiting macroeconomic adjustment costs and supporting </w:t>
        </w:r>
      </w:ins>
      <w:ins w:id="2753" w:author="Schult, Christoph" w:date="2026-09-17T13:49:00Z" w16du:dateUtc="2026-09-17T11:49:00Z">
        <w:r>
          <w:rPr>
            <w:lang w:val="en-US"/>
          </w:rPr>
          <w:t>Vietnam</w:t>
        </w:r>
      </w:ins>
      <w:ins w:id="2754" w:author="Schult, Christoph" w:date="2026-09-16T19:55:00Z" w16du:dateUtc="2026-09-16T17:55:00Z">
        <w:r>
          <w:rPr>
            <w:lang w:val="en-US"/>
          </w:rPr>
          <w:t>'s long-term competitiveness.</w:t>
        </w:r>
      </w:ins>
    </w:p>
    <w:p w14:paraId="05975D52" w14:textId="7D8503C1" w:rsidR="00254529" w:rsidRDefault="00254529">
      <w:pPr>
        <w:rPr>
          <w:ins w:id="2755" w:author="Schult, Christoph" w:date="2026-09-16T19:55:00Z" w16du:dateUtc="2026-09-16T17:55:00Z"/>
          <w:rFonts w:ascii="Cambria" w:eastAsiaTheme="minorEastAsia" w:hAnsi="Cambria" w:cs="Times New Roman"/>
          <w:szCs w:val="20"/>
          <w:lang w:val="en-US" w:eastAsia="de-DE"/>
        </w:rPr>
      </w:pPr>
    </w:p>
    <w:p w14:paraId="5E0E351D" w14:textId="223A2E83" w:rsidR="00405F1F" w:rsidRPr="002E1F75" w:rsidDel="00254529" w:rsidRDefault="00405F1F">
      <w:pPr>
        <w:pStyle w:val="IWHFlietext"/>
        <w:rPr>
          <w:del w:id="2756" w:author="Schult, Christoph" w:date="2026-09-16T19:55:00Z" w16du:dateUtc="2026-09-16T17:55:00Z"/>
          <w:lang w:val="en-GB"/>
        </w:rPr>
        <w:pPrChange w:id="2757" w:author="Schult, Christoph" w:date="2026-09-16T19:55:00Z" w16du:dateUtc="2026-09-16T17:55:00Z">
          <w:pPr/>
        </w:pPrChange>
      </w:pPr>
      <w:del w:id="2758" w:author="Schult, Christoph" w:date="2026-09-16T13:32:00Z" w16du:dateUtc="2026-09-16T11:32:00Z">
        <w:r>
          <w:rPr>
            <w:lang w:val="en-GB"/>
          </w:rPr>
          <w:br w:type="page"/>
        </w:r>
      </w:del>
    </w:p>
    <w:p w14:paraId="18DDA595" w14:textId="42C7794E" w:rsidR="000373C2" w:rsidDel="00254529" w:rsidRDefault="000373C2">
      <w:pPr>
        <w:pStyle w:val="IWHFlietext"/>
        <w:rPr>
          <w:del w:id="2759" w:author="Schult, Christoph" w:date="2026-09-16T19:55:00Z" w16du:dateUtc="2026-09-16T17:55:00Z"/>
          <w:lang w:val="en-GB"/>
        </w:rPr>
        <w:pPrChange w:id="2760" w:author="Schult, Christoph" w:date="2026-09-16T19:55:00Z" w16du:dateUtc="2026-09-16T17:55:00Z">
          <w:pPr>
            <w:pStyle w:val="CaptionedFigure"/>
            <w:spacing w:before="140" w:after="60"/>
            <w:jc w:val="center"/>
          </w:pPr>
        </w:pPrChange>
      </w:pPr>
    </w:p>
    <w:p w14:paraId="64F3F612" w14:textId="77777777" w:rsidR="000373C2" w:rsidRPr="00295507" w:rsidRDefault="000373C2" w:rsidP="000373C2">
      <w:pPr>
        <w:pStyle w:val="CaptionedFigure"/>
        <w:spacing w:before="140" w:after="60"/>
        <w:jc w:val="center"/>
        <w:rPr>
          <w:lang w:val="en-GB"/>
        </w:rPr>
      </w:pPr>
      <w:r>
        <w:rPr>
          <w:noProof/>
          <w:lang w:val="en-GB"/>
        </w:rPr>
        <w:drawing>
          <wp:inline distT="0" distB="0" distL="0" distR="0" wp14:anchorId="40CC18AD" wp14:editId="12A15F44">
            <wp:extent cx="4320000" cy="2480923"/>
            <wp:effectExtent l="0" t="0" r="4445" b="0"/>
            <wp:docPr id="1348317499" name="Picture"/>
            <wp:cNvGraphicFramePr/>
            <a:graphic xmlns:a="http://schemas.openxmlformats.org/drawingml/2006/main">
              <a:graphicData uri="http://schemas.openxmlformats.org/drawingml/2006/picture">
                <pic:pic xmlns:pic="http://schemas.openxmlformats.org/drawingml/2006/picture">
                  <pic:nvPicPr>
                    <pic:cNvPr id="1348317499" name="Picture"/>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320000" cy="2480923"/>
                    </a:xfrm>
                    <a:prstGeom prst="rect">
                      <a:avLst/>
                    </a:prstGeom>
                  </pic:spPr>
                </pic:pic>
              </a:graphicData>
            </a:graphic>
          </wp:inline>
        </w:drawing>
      </w:r>
    </w:p>
    <w:p w14:paraId="7E34086C" w14:textId="3BBAE23B" w:rsidR="000373C2" w:rsidRPr="00ED5F9C" w:rsidRDefault="000373C2" w:rsidP="005C600A">
      <w:pPr>
        <w:pStyle w:val="Caption"/>
        <w:rPr>
          <w:lang w:val="en-GB"/>
        </w:rPr>
      </w:pPr>
      <w:bookmarkStart w:id="2761" w:name="_Ref236152615"/>
      <w:bookmarkStart w:id="2762" w:name="_Toc240458090"/>
      <w:r>
        <w:rPr>
          <w:lang w:val="en-GB"/>
        </w:rPr>
        <w:t xml:space="preserve">Figure </w:t>
      </w:r>
      <w:r>
        <w:rPr>
          <w:lang w:val="en-GB"/>
        </w:rPr>
        <w:fldChar w:fldCharType="begin"/>
      </w:r>
      <w:r>
        <w:rPr>
          <w:lang w:val="en-GB"/>
        </w:rPr>
        <w:instrText xml:space="preserve"> SEQ Figure \* ARABIC </w:instrText>
      </w:r>
      <w:r>
        <w:rPr>
          <w:lang w:val="en-GB"/>
        </w:rPr>
        <w:fldChar w:fldCharType="separate"/>
      </w:r>
      <w:ins w:id="2763" w:author="Schult, Christoph" w:date="2026-09-16T13:34:00Z" w16du:dateUtc="2026-09-16T11:34:00Z">
        <w:r>
          <w:rPr>
            <w:noProof/>
            <w:lang w:val="en-GB"/>
          </w:rPr>
          <w:t>7</w:t>
        </w:r>
      </w:ins>
      <w:del w:id="2764" w:author="Schult, Christoph" w:date="2026-09-11T17:01:00Z" w16du:dateUtc="2026-09-11T15:01:00Z">
        <w:r>
          <w:rPr>
            <w:noProof/>
            <w:lang w:val="en-GB"/>
          </w:rPr>
          <w:delText>6</w:delText>
        </w:r>
      </w:del>
      <w:r>
        <w:rPr>
          <w:lang w:val="en-GB"/>
        </w:rPr>
        <w:fldChar w:fldCharType="end"/>
      </w:r>
      <w:bookmarkEnd w:id="2761"/>
      <w:r>
        <w:rPr>
          <w:lang w:val="en-GB"/>
        </w:rPr>
        <w:t xml:space="preserve">: </w:t>
      </w:r>
      <w:r>
        <w:rPr>
          <w:lang w:val="en-US"/>
        </w:rPr>
        <w:t>Cumulative emissions trading system revenues.</w:t>
      </w:r>
      <w:bookmarkEnd w:id="2762"/>
    </w:p>
    <w:p w14:paraId="2D34090D" w14:textId="5959EDF7" w:rsidR="000373C2" w:rsidRPr="00295507" w:rsidRDefault="000373C2" w:rsidP="005C600A">
      <w:pPr>
        <w:pStyle w:val="IWHFunote"/>
        <w:jc w:val="left"/>
        <w:rPr>
          <w:lang w:val="en-GB"/>
        </w:rPr>
      </w:pPr>
      <w:r>
        <w:rPr>
          <w:lang w:val="en-GB"/>
        </w:rPr>
        <w:t xml:space="preserve">Note: Values are five-year cumulative emissions trading system (ETS) revenues in USD billion, 2026–2050. </w:t>
      </w:r>
      <w:ins w:id="2765" w:author="Schult, Christoph" w:date="2026-09-16T18:18:00Z">
        <w:r>
          <w:rPr>
            <w:lang w:val="en-US"/>
            <w:rPrChange w:id="2766" w:author="Schult, Christoph" w:date="2026-09-16T18:18:00Z" w16du:dateUtc="2026-09-16T16:18:00Z">
              <w:rPr/>
            </w:rPrChange>
          </w:rPr>
          <w:t>Revenues assume economy-wide ETS coverage with full auctioning; under the pilot's narrower coverage and free allocation, revenues would be lower.</w:t>
        </w:r>
      </w:ins>
      <w:ins w:id="2767" w:author="Schult, Christoph" w:date="2026-09-16T18:18:00Z" w16du:dateUtc="2026-09-16T16:18:00Z">
        <w:r>
          <w:rPr>
            <w:lang w:val="en-US"/>
            <w:rPrChange w:id="2768" w:author="Schult, Christoph" w:date="2026-09-16T18:18:00Z" w16du:dateUtc="2026-09-16T16:18:00Z">
              <w:rPr/>
            </w:rPrChange>
          </w:rPr>
          <w:t xml:space="preserve"> </w:t>
        </w:r>
      </w:ins>
      <w:r>
        <w:rPr>
          <w:lang w:val="en-GB"/>
        </w:rPr>
        <w:t>The scenarios compare the PDP8-rev Baseline with a Net Zero pathway, Net Zero pathways supported by subsidies or direct subsidies, and a Net Zero pathway combining the public-led GF</w:t>
      </w:r>
      <w:del w:id="2769" w:author="Schult, Christoph" w:date="2026-09-14T13:52:00Z" w16du:dateUtc="2026-09-14T11:52:00Z">
        <w:r>
          <w:rPr>
            <w:lang w:val="en-GB"/>
          </w:rPr>
          <w:delText>_</w:delText>
        </w:r>
      </w:del>
      <w:ins w:id="2770" w:author="Schult, Christoph" w:date="2026-09-14T13:53:00Z" w16du:dateUtc="2026-09-14T11:53:00Z">
        <w:r>
          <w:rPr>
            <w:lang w:val="en-GB"/>
          </w:rPr>
          <w:t>-</w:t>
        </w:r>
      </w:ins>
      <w:r>
        <w:rPr>
          <w:lang w:val="en-GB"/>
        </w:rPr>
        <w:t>C financing architecture with additional energy-efficiency measures</w:t>
      </w:r>
      <w:ins w:id="2771" w:author="Schult, Christoph" w:date="2026-09-16T13:05:00Z" w16du:dateUtc="2026-09-16T11:05:00Z">
        <w:r>
          <w:rPr>
            <w:lang w:val="en-GB"/>
          </w:rPr>
          <w:t xml:space="preserve"> and subsidies</w:t>
        </w:r>
      </w:ins>
      <w:r>
        <w:rPr>
          <w:lang w:val="en-GB"/>
        </w:rPr>
        <w:t>.</w:t>
      </w:r>
    </w:p>
    <w:p w14:paraId="4F9DD096" w14:textId="7457EA9F" w:rsidR="005C600A" w:rsidRDefault="000373C2" w:rsidP="005C600A">
      <w:pPr>
        <w:pStyle w:val="IWHFunote"/>
        <w:jc w:val="left"/>
        <w:rPr>
          <w:lang w:val="en-GB"/>
        </w:rPr>
      </w:pPr>
      <w:r>
        <w:rPr>
          <w:lang w:val="en-GB"/>
        </w:rPr>
        <w:t>Source: Authors’ calculations using the DGE-METRIC model.</w:t>
      </w:r>
    </w:p>
    <w:p w14:paraId="11EA114A" w14:textId="509916B6" w:rsidR="00D16E17" w:rsidRDefault="00D16E17">
      <w:pPr>
        <w:rPr>
          <w:rFonts w:ascii="Cambria" w:eastAsiaTheme="minorEastAsia" w:hAnsi="Cambria" w:cs="Adobe Arabic"/>
          <w:color w:val="5F6972"/>
          <w:sz w:val="18"/>
          <w:szCs w:val="15"/>
          <w:lang w:val="en-GB" w:eastAsia="ja-JP"/>
        </w:rPr>
      </w:pPr>
    </w:p>
    <w:p w14:paraId="544BD017" w14:textId="2BD67AB6" w:rsidR="00405F1F" w:rsidRPr="00295507" w:rsidRDefault="000373C2">
      <w:pPr>
        <w:pStyle w:val="CaptionedFigure"/>
        <w:spacing w:before="140" w:after="60"/>
        <w:jc w:val="center"/>
        <w:rPr>
          <w:lang w:val="en-GB"/>
        </w:rPr>
        <w:pPrChange w:id="2772" w:author="Schult, Christoph" w:date="2026-09-11T18:49:00Z" w16du:dateUtc="2026-09-11T16:49:00Z">
          <w:pPr>
            <w:pStyle w:val="CaptionedFigure"/>
            <w:spacing w:before="140" w:after="60"/>
          </w:pPr>
        </w:pPrChange>
      </w:pPr>
      <w:del w:id="2773" w:author="Schult, Christoph" w:date="2026-09-16T19:06:00Z" w16du:dateUtc="2026-09-16T17:06:00Z">
        <w:r>
          <w:rPr>
            <w:lang w:val="en-GB"/>
          </w:rPr>
          <w:delText>.</w:delText>
        </w:r>
      </w:del>
      <w:commentRangeStart w:id="2774"/>
      <w:commentRangeStart w:id="2775"/>
      <w:r>
        <w:rPr>
          <w:noProof/>
          <w:lang w:val="en-GB"/>
        </w:rPr>
        <w:drawing>
          <wp:inline distT="0" distB="0" distL="0" distR="0" wp14:anchorId="2DB9B993" wp14:editId="55455B4D">
            <wp:extent cx="4320000" cy="2410105"/>
            <wp:effectExtent l="0" t="0" r="4445" b="9525"/>
            <wp:docPr id="889624836" name="Picture"/>
            <wp:cNvGraphicFramePr/>
            <a:graphic xmlns:a="http://schemas.openxmlformats.org/drawingml/2006/main">
              <a:graphicData uri="http://schemas.openxmlformats.org/drawingml/2006/picture">
                <pic:pic xmlns:pic="http://schemas.openxmlformats.org/drawingml/2006/picture">
                  <pic:nvPicPr>
                    <pic:cNvPr id="889624836" name="Picture"/>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320000" cy="2410105"/>
                    </a:xfrm>
                    <a:prstGeom prst="rect">
                      <a:avLst/>
                    </a:prstGeom>
                  </pic:spPr>
                </pic:pic>
              </a:graphicData>
            </a:graphic>
          </wp:inline>
        </w:drawing>
      </w:r>
      <w:commentRangeEnd w:id="2774"/>
      <w:r w:rsidRPr="00295507">
        <w:rPr>
          <w:rStyle w:val="CommentReference"/>
          <w:sz w:val="20"/>
          <w:szCs w:val="24"/>
          <w:lang w:val="en-GB"/>
        </w:rPr>
        <w:commentReference w:id="2774"/>
      </w:r>
      <w:commentRangeEnd w:id="2775"/>
      <w:r w:rsidRPr="00295507">
        <w:rPr>
          <w:rStyle w:val="CommentReference"/>
          <w:sz w:val="20"/>
          <w:szCs w:val="24"/>
          <w:lang w:val="en-GB"/>
        </w:rPr>
        <w:commentReference w:id="2775"/>
      </w:r>
    </w:p>
    <w:p w14:paraId="7B7AE87B" w14:textId="75BB1349" w:rsidR="00405F1F" w:rsidRPr="00ED5F9C" w:rsidRDefault="00405F1F" w:rsidP="005C600A">
      <w:pPr>
        <w:pStyle w:val="Caption"/>
        <w:rPr>
          <w:lang w:val="en-GB"/>
        </w:rPr>
      </w:pPr>
      <w:bookmarkStart w:id="2776" w:name="_Ref236152676"/>
      <w:bookmarkStart w:id="2777" w:name="_Toc240458091"/>
      <w:r>
        <w:rPr>
          <w:lang w:val="en-GB"/>
        </w:rPr>
        <w:t xml:space="preserve">Figure </w:t>
      </w:r>
      <w:r>
        <w:rPr>
          <w:lang w:val="en-GB"/>
        </w:rPr>
        <w:fldChar w:fldCharType="begin"/>
      </w:r>
      <w:r>
        <w:rPr>
          <w:lang w:val="en-GB"/>
        </w:rPr>
        <w:instrText xml:space="preserve"> SEQ Figure \* ARABIC </w:instrText>
      </w:r>
      <w:r>
        <w:rPr>
          <w:lang w:val="en-GB"/>
        </w:rPr>
        <w:fldChar w:fldCharType="separate"/>
      </w:r>
      <w:ins w:id="2778" w:author="Schult, Christoph" w:date="2026-09-16T13:34:00Z" w16du:dateUtc="2026-09-16T11:34:00Z">
        <w:r>
          <w:rPr>
            <w:noProof/>
            <w:lang w:val="en-GB"/>
          </w:rPr>
          <w:t>8</w:t>
        </w:r>
      </w:ins>
      <w:del w:id="2779" w:author="Schult, Christoph" w:date="2026-09-11T17:01:00Z" w16du:dateUtc="2026-09-11T15:01:00Z">
        <w:r>
          <w:rPr>
            <w:noProof/>
            <w:lang w:val="en-GB"/>
          </w:rPr>
          <w:delText>7</w:delText>
        </w:r>
      </w:del>
      <w:r>
        <w:rPr>
          <w:lang w:val="en-GB"/>
        </w:rPr>
        <w:fldChar w:fldCharType="end"/>
      </w:r>
      <w:bookmarkEnd w:id="2776"/>
      <w:r>
        <w:rPr>
          <w:lang w:val="en-GB"/>
        </w:rPr>
        <w:t xml:space="preserve">: </w:t>
      </w:r>
      <w:r>
        <w:rPr>
          <w:lang w:val="en-US"/>
        </w:rPr>
        <w:t>Average deviations in ETS revenue as a share of GDP from the PDP8-rev Baseline.</w:t>
      </w:r>
      <w:bookmarkEnd w:id="2777"/>
    </w:p>
    <w:p w14:paraId="241E6818" w14:textId="36EC5692" w:rsidR="0066005E" w:rsidRDefault="00405F1F" w:rsidP="006B23C4">
      <w:pPr>
        <w:pStyle w:val="IWHFunote"/>
        <w:rPr>
          <w:lang w:val="en-GB"/>
        </w:rPr>
      </w:pPr>
      <w:r>
        <w:rPr>
          <w:lang w:val="en-GB"/>
        </w:rPr>
        <w:t>Note: Bars show the five-year average deviation of ETS revenue from the baseline, measured in percentage points of GDP. Positive values indicate higher ETS revenues relative to the baseline. The largest deviations occur in 2031–2035, while the Net Zero – GF C + EE</w:t>
      </w:r>
      <w:ins w:id="2780" w:author="Schult, Christoph" w:date="2026-09-16T13:05:00Z" w16du:dateUtc="2026-09-16T11:05:00Z">
        <w:r>
          <w:rPr>
            <w:lang w:val="en-GB"/>
          </w:rPr>
          <w:t xml:space="preserve"> + subsidies</w:t>
        </w:r>
      </w:ins>
      <w:r>
        <w:rPr>
          <w:lang w:val="en-GB"/>
        </w:rPr>
        <w:t xml:space="preserve"> scenario consistently produces the smallest increase in ETS revenues, reflecting lower demand for fossil energy and therefore a </w:t>
      </w:r>
      <w:ins w:id="2781" w:author="Schult, Christoph" w:date="2026-09-14T13:15:00Z" w16du:dateUtc="2026-09-14T11:15:00Z">
        <w:r>
          <w:rPr>
            <w:lang w:val="en-GB"/>
          </w:rPr>
          <w:t>lower</w:t>
        </w:r>
      </w:ins>
      <w:del w:id="2782" w:author="Schult, Christoph" w:date="2026-09-14T13:15:00Z" w16du:dateUtc="2026-09-14T11:15:00Z">
        <w:r>
          <w:rPr>
            <w:lang w:val="en-GB"/>
          </w:rPr>
          <w:delText>smaller taxable</w:delText>
        </w:r>
      </w:del>
      <w:r>
        <w:rPr>
          <w:lang w:val="en-GB"/>
        </w:rPr>
        <w:t xml:space="preserve"> emission</w:t>
      </w:r>
      <w:del w:id="2783" w:author="Schult, Christoph" w:date="2026-09-14T13:15:00Z" w16du:dateUtc="2026-09-14T11:15:00Z">
        <w:r>
          <w:rPr>
            <w:lang w:val="en-GB"/>
          </w:rPr>
          <w:delText>s</w:delText>
        </w:r>
      </w:del>
      <w:ins w:id="2784" w:author="Schult, Christoph" w:date="2026-09-14T13:15:00Z" w16du:dateUtc="2026-09-14T11:15:00Z">
        <w:r>
          <w:rPr>
            <w:lang w:val="en-GB"/>
          </w:rPr>
          <w:t xml:space="preserve"> price</w:t>
        </w:r>
      </w:ins>
      <w:del w:id="2785" w:author="Schult, Christoph" w:date="2026-09-14T13:15:00Z" w16du:dateUtc="2026-09-14T11:15:00Z">
        <w:r>
          <w:rPr>
            <w:lang w:val="en-GB"/>
          </w:rPr>
          <w:delText xml:space="preserve"> base</w:delText>
        </w:r>
      </w:del>
      <w:r>
        <w:rPr>
          <w:lang w:val="en-GB"/>
        </w:rPr>
        <w:t xml:space="preserve">. </w:t>
      </w:r>
    </w:p>
    <w:p w14:paraId="55742AD8" w14:textId="11F32557" w:rsidR="00D16E17" w:rsidRDefault="0066005E" w:rsidP="006B23C4">
      <w:pPr>
        <w:pStyle w:val="IWHFunote"/>
        <w:rPr>
          <w:lang w:val="en-GB"/>
        </w:rPr>
      </w:pPr>
      <w:r>
        <w:rPr>
          <w:lang w:val="en-GB"/>
        </w:rPr>
        <w:t xml:space="preserve">Source: </w:t>
      </w:r>
      <w:ins w:id="2786" w:author="Schult, Christoph" w:date="2026-09-16T19:06:00Z">
        <w:r>
          <w:rPr>
            <w:lang w:val="en-US"/>
            <w:rPrChange w:id="2787" w:author="Schult, Christoph" w:date="2026-09-16T19:06:00Z" w16du:dateUtc="2026-09-16T17:06:00Z">
              <w:rPr/>
            </w:rPrChange>
          </w:rPr>
          <w:t>Authors' calculations using the DGE-METRIC model</w:t>
        </w:r>
      </w:ins>
      <w:del w:id="2788" w:author="Schult, Christoph" w:date="2026-09-16T19:06:00Z" w16du:dateUtc="2026-09-16T17:06:00Z">
        <w:r>
          <w:rPr>
            <w:lang w:val="en-GB"/>
          </w:rPr>
          <w:delText>Authors’ model calculations</w:delText>
        </w:r>
      </w:del>
      <w:r>
        <w:rPr>
          <w:lang w:val="en-GB"/>
        </w:rPr>
        <w:t>.</w:t>
      </w:r>
    </w:p>
    <w:p w14:paraId="5B51A35E" w14:textId="1C091724" w:rsidR="00D16E17" w:rsidRDefault="00D16E17">
      <w:pPr>
        <w:rPr>
          <w:rFonts w:ascii="Cambria" w:eastAsiaTheme="minorEastAsia" w:hAnsi="Cambria" w:cs="Adobe Arabic"/>
          <w:color w:val="5F6972"/>
          <w:sz w:val="18"/>
          <w:szCs w:val="15"/>
          <w:lang w:val="en-GB" w:eastAsia="ja-JP"/>
        </w:rPr>
      </w:pPr>
    </w:p>
    <w:p w14:paraId="09CC2454" w14:textId="77777777" w:rsidR="00246644" w:rsidRPr="00295507" w:rsidRDefault="00DE5F8C" w:rsidP="00246644">
      <w:pPr>
        <w:pStyle w:val="CaptionedFigure"/>
        <w:spacing w:before="140" w:after="60"/>
        <w:jc w:val="center"/>
        <w:rPr>
          <w:lang w:val="en-GB"/>
        </w:rPr>
      </w:pPr>
      <w:r>
        <w:rPr>
          <w:noProof/>
          <w:lang w:val="en-GB"/>
        </w:rPr>
        <w:drawing>
          <wp:inline distT="0" distB="0" distL="0" distR="0" wp14:anchorId="66F98BB5" wp14:editId="1CA0861A">
            <wp:extent cx="4320000" cy="2397486"/>
            <wp:effectExtent l="0" t="0" r="4445" b="3175"/>
            <wp:docPr id="33" name="Picture"/>
            <wp:cNvGraphicFramePr/>
            <a:graphic xmlns:a="http://schemas.openxmlformats.org/drawingml/2006/main">
              <a:graphicData uri="http://schemas.openxmlformats.org/drawingml/2006/picture">
                <pic:pic xmlns:pic="http://schemas.openxmlformats.org/drawingml/2006/picture">
                  <pic:nvPicPr>
                    <pic:cNvPr id="33" name="Picture"/>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4320000" cy="2397486"/>
                    </a:xfrm>
                    <a:prstGeom prst="rect">
                      <a:avLst/>
                    </a:prstGeom>
                  </pic:spPr>
                </pic:pic>
              </a:graphicData>
            </a:graphic>
          </wp:inline>
        </w:drawing>
      </w:r>
    </w:p>
    <w:p w14:paraId="137B19EF" w14:textId="3B4A5CD2" w:rsidR="00DE5F8C" w:rsidRPr="000373C2" w:rsidRDefault="00246644" w:rsidP="005C600A">
      <w:pPr>
        <w:pStyle w:val="Caption"/>
        <w:rPr>
          <w:lang w:val="en-GB"/>
        </w:rPr>
      </w:pPr>
      <w:bookmarkStart w:id="2789" w:name="_Ref236152628"/>
      <w:bookmarkStart w:id="2790" w:name="_Toc240458092"/>
      <w:r>
        <w:rPr>
          <w:lang w:val="en-GB"/>
        </w:rPr>
        <w:t xml:space="preserve">Figure </w:t>
      </w:r>
      <w:r>
        <w:rPr>
          <w:lang w:val="en-GB"/>
        </w:rPr>
        <w:fldChar w:fldCharType="begin"/>
      </w:r>
      <w:r>
        <w:rPr>
          <w:lang w:val="en-GB"/>
        </w:rPr>
        <w:instrText xml:space="preserve"> SEQ Figure \* ARABIC </w:instrText>
      </w:r>
      <w:r>
        <w:rPr>
          <w:lang w:val="en-GB"/>
        </w:rPr>
        <w:fldChar w:fldCharType="separate"/>
      </w:r>
      <w:ins w:id="2791" w:author="Schult, Christoph" w:date="2026-09-16T13:34:00Z" w16du:dateUtc="2026-09-16T11:34:00Z">
        <w:r>
          <w:rPr>
            <w:noProof/>
            <w:lang w:val="en-GB"/>
          </w:rPr>
          <w:t>9</w:t>
        </w:r>
      </w:ins>
      <w:del w:id="2792" w:author="Schult, Christoph" w:date="2026-09-11T17:01:00Z" w16du:dateUtc="2026-09-11T15:01:00Z">
        <w:r>
          <w:rPr>
            <w:noProof/>
            <w:lang w:val="en-GB"/>
          </w:rPr>
          <w:delText>8</w:delText>
        </w:r>
      </w:del>
      <w:r>
        <w:rPr>
          <w:lang w:val="en-GB"/>
        </w:rPr>
        <w:fldChar w:fldCharType="end"/>
      </w:r>
      <w:bookmarkEnd w:id="2789"/>
      <w:r>
        <w:rPr>
          <w:rFonts w:ascii="Aptos" w:eastAsiaTheme="minorEastAsia" w:hAnsi="Aptos" w:cstheme="minorBidi"/>
          <w:color w:val="263545"/>
          <w:szCs w:val="24"/>
          <w:lang w:val="en-GB" w:eastAsia="zh-CN"/>
        </w:rPr>
        <w:t xml:space="preserve">: </w:t>
      </w:r>
      <w:r>
        <w:rPr>
          <w:lang w:val="en-GB"/>
        </w:rPr>
        <w:t>GDP level deviation from the PDP8-rev Baseline.</w:t>
      </w:r>
      <w:bookmarkEnd w:id="2790"/>
    </w:p>
    <w:p w14:paraId="749EA1FD" w14:textId="30E871F1" w:rsidR="00DE5F8C" w:rsidRPr="00295507" w:rsidRDefault="00DE5F8C" w:rsidP="000373C2">
      <w:pPr>
        <w:pStyle w:val="IWHFunote"/>
        <w:rPr>
          <w:lang w:val="en-GB"/>
        </w:rPr>
      </w:pPr>
      <w:r>
        <w:rPr>
          <w:lang w:val="en-GB"/>
        </w:rPr>
        <w:t xml:space="preserve">Note: </w:t>
      </w:r>
      <w:ins w:id="2793" w:author="Schult, Christoph" w:date="2026-09-14T13:17:00Z" w16du:dateUtc="2026-09-14T11:17:00Z">
        <w:r>
          <w:rPr>
            <w:lang w:val="en-GB"/>
          </w:rPr>
          <w:t>Bars show five-year average percentage deviations in GDP levels from the PDP8-rev baseline, 2026–2050. Recycling ETS revenues through non-fossil investment support reduces GDP losses relative to standalone Net Zero, whereas direct household transfers produce larger GDP losses. Combining investment-oriented revenue recycling with public-led green finance and stronger energy efficiency raises GDP above the baseline. These comparisons concern aggregate output and do not establish a ranking of household welfare or distributional outcomes.</w:t>
        </w:r>
      </w:ins>
      <w:del w:id="2794" w:author="Schult, Christoph" w:date="2026-09-14T13:17:00Z" w16du:dateUtc="2026-09-14T11:17:00Z">
        <w:r>
          <w:rPr>
            <w:lang w:val="en-GB"/>
          </w:rPr>
          <w:delText>Values are percent deviations of GDP level from the PDP8-rev Baseline path, 2026–2050. The Net Zero variants show how ETS revenue recycling, public-led green finance and energy efficiency measures lower the economic costs of the decarbonization.</w:delText>
        </w:r>
      </w:del>
    </w:p>
    <w:p w14:paraId="04B961A6" w14:textId="1AEF02DF" w:rsidR="00DE5F8C" w:rsidRPr="00295507" w:rsidRDefault="00DE5F8C" w:rsidP="000373C2">
      <w:pPr>
        <w:pStyle w:val="IWHFunote"/>
        <w:rPr>
          <w:lang w:val="en-GB"/>
        </w:rPr>
      </w:pPr>
      <w:r>
        <w:rPr>
          <w:lang w:val="en-GB"/>
        </w:rPr>
        <w:t>Source: Authors’ calculations using the DGE-METRIC model.</w:t>
      </w:r>
    </w:p>
    <w:p w14:paraId="1D8F01EA" w14:textId="68C2954F" w:rsidR="00DE5F8C" w:rsidDel="00777271" w:rsidRDefault="00DE5F8C" w:rsidP="00DE5F8C">
      <w:pPr>
        <w:rPr>
          <w:del w:id="2795" w:author="Schult, Christoph" w:date="2026-09-16T19:55:00Z" w16du:dateUtc="2026-09-16T17:55:00Z"/>
          <w:lang w:val="en-GB"/>
        </w:rPr>
      </w:pPr>
    </w:p>
    <w:p w14:paraId="005F83F0" w14:textId="3459AE7A" w:rsidR="008B64C2" w:rsidDel="009238C7" w:rsidRDefault="00184289" w:rsidP="008B64C2">
      <w:pPr>
        <w:pStyle w:val="IWHFlietext"/>
        <w:rPr>
          <w:del w:id="2796" w:author="Schult, Christoph" w:date="2026-09-16T13:33:00Z" w16du:dateUtc="2026-09-16T11:33:00Z"/>
          <w:lang w:val="en-US"/>
        </w:rPr>
      </w:pPr>
      <w:commentRangeStart w:id="2797"/>
      <w:commentRangeStart w:id="2798"/>
      <w:del w:id="2799" w:author="Schult, Christoph" w:date="2026-09-16T19:54:00Z" w16du:dateUtc="2026-09-16T17:54:00Z">
        <w:r>
          <w:rPr>
            <w:rStyle w:val="IntenseEmphasis"/>
            <w:lang w:val="en-GB"/>
          </w:rPr>
          <w:delText xml:space="preserve">Policy implications. </w:delText>
        </w:r>
        <w:commentRangeEnd w:id="2797"/>
        <w:r>
          <w:rPr>
            <w:rStyle w:val="CommentReference"/>
            <w:sz w:val="22"/>
            <w:szCs w:val="20"/>
            <w:lang w:val="en-US"/>
          </w:rPr>
          <w:commentReference w:id="2797"/>
        </w:r>
        <w:commentRangeEnd w:id="2798"/>
        <w:r>
          <w:rPr>
            <w:rStyle w:val="CommentReference"/>
            <w:sz w:val="22"/>
            <w:szCs w:val="20"/>
            <w:lang w:val="en-US"/>
          </w:rPr>
          <w:commentReference w:id="2798"/>
        </w:r>
        <w:r>
          <w:rPr>
            <w:lang w:val="en-US"/>
          </w:rPr>
          <w:delText xml:space="preserve">The results indicate that </w:delText>
        </w:r>
        <w:r>
          <w:rPr>
            <w:b/>
            <w:bCs/>
            <w:lang w:val="en-US"/>
          </w:rPr>
          <w:delText>carbon pricing should be implemented as part of a broader policy package rather than as a standalone instrument</w:delText>
        </w:r>
        <w:r>
          <w:rPr>
            <w:lang w:val="en-US"/>
          </w:rPr>
          <w:delText xml:space="preserve">. An effective ETS can provide a transparent and technology-neutral incentive for emissions reductions, but its economic costs are significantly lower when firms have access to affordable finance and opportunities to improve energy efficiency. Coordinating carbon pricing with complementary investment </w:delText>
        </w:r>
        <w:r>
          <w:rPr>
            <w:lang w:val="en-GB"/>
          </w:rPr>
          <w:delText>and</w:delText>
        </w:r>
        <w:r>
          <w:rPr>
            <w:lang w:val="en-US"/>
          </w:rPr>
          <w:delText xml:space="preserve"> financing policies can therefore accelerate decarbonisation while limiting macroeconomic adjustment costs and supporting Viet Nam's long-term competitiveness.</w:delText>
        </w:r>
      </w:del>
    </w:p>
    <w:p w14:paraId="46E947F8" w14:textId="0C7A2EB6" w:rsidR="008B64C2" w:rsidRPr="000373C2" w:rsidRDefault="00051253">
      <w:pPr>
        <w:pStyle w:val="IWHFlietext"/>
        <w:rPr>
          <w:lang w:val="en-GB"/>
        </w:rPr>
        <w:pPrChange w:id="2800" w:author="Schult, Christoph" w:date="2026-09-16T13:33:00Z" w16du:dateUtc="2026-09-16T11:33:00Z">
          <w:pPr/>
        </w:pPrChange>
      </w:pPr>
      <w:del w:id="2801" w:author="Schult, Christoph" w:date="2026-09-16T13:32:00Z" w16du:dateUtc="2026-09-16T11:32:00Z">
        <w:r>
          <w:rPr>
            <w:lang w:val="en-GB"/>
          </w:rPr>
          <w:br w:type="page"/>
        </w:r>
      </w:del>
    </w:p>
    <w:p w14:paraId="1249235C" w14:textId="11875300" w:rsidR="00DE5F8C" w:rsidRDefault="00DE5F8C" w:rsidP="00246644">
      <w:pPr>
        <w:pStyle w:val="Heading1"/>
        <w:rPr>
          <w:lang w:val="en-GB"/>
        </w:rPr>
      </w:pPr>
      <w:bookmarkStart w:id="2802" w:name="_Toc240458073"/>
      <w:bookmarkStart w:id="2803" w:name="cross-cutting-findings"/>
      <w:bookmarkEnd w:id="2628"/>
      <w:r>
        <w:rPr>
          <w:lang w:val="en-GB"/>
        </w:rPr>
        <w:t>Cross-Cutting Findings</w:t>
      </w:r>
      <w:bookmarkEnd w:id="2802"/>
    </w:p>
    <w:p w14:paraId="3F7C13FD" w14:textId="78EC2C9C" w:rsidR="008B64C2" w:rsidRDefault="008B64C2" w:rsidP="008B64C2">
      <w:pPr>
        <w:pStyle w:val="IWHFlietext"/>
        <w:rPr>
          <w:lang w:val="en-US"/>
        </w:rPr>
      </w:pPr>
      <w:r>
        <w:rPr>
          <w:lang w:val="en-US"/>
        </w:rPr>
        <w:t xml:space="preserve">The scenario analysis demonstrates that </w:t>
      </w:r>
      <w:del w:id="2804" w:author="Schult, Christoph" w:date="2026-09-17T13:49:00Z" w16du:dateUtc="2026-09-17T11:49:00Z">
        <w:r>
          <w:rPr>
            <w:lang w:val="en-US"/>
          </w:rPr>
          <w:delText>Viet Nam</w:delText>
        </w:r>
      </w:del>
      <w:ins w:id="2805" w:author="Schult, Christoph" w:date="2026-09-17T13:49:00Z" w16du:dateUtc="2026-09-17T11:49:00Z">
        <w:r>
          <w:rPr>
            <w:lang w:val="en-US"/>
          </w:rPr>
          <w:t>Vietnam</w:t>
        </w:r>
      </w:ins>
      <w:r>
        <w:rPr>
          <w:lang w:val="en-US"/>
        </w:rPr>
        <w:t xml:space="preserve">'s energy transition should be understood as a coordinated economic transformation rather than a sequence of independent policy interventions. Energy efficiency, green finance, and carbon pricing influence different dimensions of the transition, yet their impacts are closely interconnected. Evaluating these </w:t>
      </w:r>
      <w:del w:id="2806" w:author="Schult, Christoph" w:date="2026-09-18T09:00:00Z" w16du:dateUtc="2026-09-18T07:00:00Z">
        <w:r>
          <w:rPr>
            <w:lang w:val="en-US"/>
          </w:rPr>
          <w:delText>policy instruments</w:delText>
        </w:r>
      </w:del>
      <w:ins w:id="2807" w:author="Schult, Christoph" w:date="2026-09-18T09:00:00Z" w16du:dateUtc="2026-09-18T07:00:00Z">
        <w:r>
          <w:rPr>
            <w:lang w:val="en-US"/>
          </w:rPr>
          <w:t>policy areas</w:t>
        </w:r>
      </w:ins>
      <w:r>
        <w:rPr>
          <w:lang w:val="en-US"/>
        </w:rPr>
        <w:t xml:space="preserve"> within a common macroeconomic framework reveals six overarching findings that are relevant for policy design. </w:t>
      </w:r>
    </w:p>
    <w:p w14:paraId="42F1FD6C" w14:textId="670FDC0E" w:rsidR="008B64C2" w:rsidRPr="008B64C2" w:rsidRDefault="008B64C2" w:rsidP="00740E13">
      <w:pPr>
        <w:pStyle w:val="Heading2"/>
      </w:pPr>
      <w:del w:id="2808" w:author="Schult, Christoph" w:date="2026-09-16T19:39:00Z" w16du:dateUtc="2026-09-16T17:39:00Z">
        <w:r>
          <w:delText xml:space="preserve"> </w:delText>
        </w:r>
      </w:del>
      <w:bookmarkStart w:id="2809" w:name="_Toc240458074"/>
      <w:r>
        <w:t>Energy efficiency reduces the overall cost of the transition</w:t>
      </w:r>
      <w:bookmarkEnd w:id="2809"/>
    </w:p>
    <w:p w14:paraId="1AADBA4E" w14:textId="77777777" w:rsidR="008B64C2" w:rsidRPr="008B64C2" w:rsidRDefault="008B64C2" w:rsidP="008B64C2">
      <w:pPr>
        <w:pStyle w:val="IWHFlietext"/>
        <w:rPr>
          <w:lang w:val="en-US"/>
        </w:rPr>
      </w:pPr>
      <w:r>
        <w:rPr>
          <w:lang w:val="en-US"/>
        </w:rPr>
        <w:t xml:space="preserve">Across all scenarios, accelerated improvements in energy efficiency consistently generate positive macroeconomic outcomes. Higher efficiency reduces energy demand, lowers production costs, and supports long-term economic growth while requiring only modest additional investment. By reducing the scale of future electricity demand, energy efficiency also decreases the investment required in generation and network infrastructure, thereby lowering the overall cost of the energy transition. </w:t>
      </w:r>
    </w:p>
    <w:p w14:paraId="415296B3" w14:textId="29F1F1BC" w:rsidR="008B64C2" w:rsidRPr="008B64C2" w:rsidRDefault="008B64C2" w:rsidP="00B13C53">
      <w:pPr>
        <w:pStyle w:val="IWHFlietext"/>
        <w:rPr>
          <w:lang w:val="en-US"/>
        </w:rPr>
      </w:pPr>
      <w:r>
        <w:rPr>
          <w:lang w:val="en-US"/>
        </w:rPr>
        <w:t xml:space="preserve">However, energy efficiency alone is insufficient to achieve </w:t>
      </w:r>
      <w:del w:id="2810" w:author="Schult, Christoph" w:date="2026-09-17T13:49:00Z" w16du:dateUtc="2026-09-17T11:49:00Z">
        <w:r>
          <w:rPr>
            <w:lang w:val="en-US"/>
          </w:rPr>
          <w:delText>Viet Nam</w:delText>
        </w:r>
      </w:del>
      <w:ins w:id="2811" w:author="Schult, Christoph" w:date="2026-09-17T13:49:00Z" w16du:dateUtc="2026-09-17T11:49:00Z">
        <w:r>
          <w:rPr>
            <w:lang w:val="en-US"/>
          </w:rPr>
          <w:t>Vietnam</w:t>
        </w:r>
      </w:ins>
      <w:r>
        <w:rPr>
          <w:lang w:val="en-US"/>
        </w:rPr>
        <w:t xml:space="preserve">'s climate objectives. In the absence of a binding emissions constraint, lower energy </w:t>
      </w:r>
      <w:ins w:id="2812" w:author="Schult, Christoph" w:date="2026-09-14T13:29:00Z" w16du:dateUtc="2026-09-14T11:29:00Z">
        <w:r>
          <w:rPr>
            <w:lang w:val="en-US"/>
          </w:rPr>
          <w:t>intensity</w:t>
        </w:r>
      </w:ins>
      <w:del w:id="2813" w:author="Schult, Christoph" w:date="2026-09-14T13:29:00Z" w16du:dateUtc="2026-09-14T11:29:00Z">
        <w:r>
          <w:rPr>
            <w:lang w:val="en-US"/>
          </w:rPr>
          <w:delText>demand</w:delText>
        </w:r>
      </w:del>
      <w:r>
        <w:rPr>
          <w:lang w:val="en-US"/>
        </w:rPr>
        <w:t xml:space="preserve"> does not automatically translate into lower greenhouse gas emissions. </w:t>
      </w:r>
      <w:ins w:id="2814" w:author="Schult, Christoph" w:date="2026-09-21T15:14:00Z" w16du:dateUtc="2026-09-21T13:14:00Z">
        <w:r w:rsidR="00463599" w:rsidRPr="00463599">
          <w:rPr>
            <w:lang w:val="en-US"/>
          </w:rPr>
          <w:t>Its contribution therefore lies not in reducing emissions directly, but in lowering the economic cost of the decarbonisation that a binding climate policy requires: by reducing energy demand, efficiency lowers the carbon price needed to meet a given cap, so GDP is higher under Net Zero combined with Directive 10 than under Net Zero alon</w:t>
        </w:r>
      </w:ins>
      <w:ins w:id="2815" w:author="Schult, Christoph" w:date="2026-09-21T15:15:00Z" w16du:dateUtc="2026-09-21T13:15:00Z">
        <w:r w:rsidR="00EE56B3">
          <w:rPr>
            <w:lang w:val="en-US"/>
          </w:rPr>
          <w:t>e.</w:t>
        </w:r>
      </w:ins>
      <w:ins w:id="2816" w:author="Schult, Christoph" w:date="2026-09-21T15:14:00Z" w16du:dateUtc="2026-09-21T13:14:00Z">
        <w:r w:rsidR="00463599" w:rsidRPr="00463599">
          <w:rPr>
            <w:lang w:val="en-US"/>
          </w:rPr>
          <w:t xml:space="preserve"> </w:t>
        </w:r>
      </w:ins>
      <w:ins w:id="2817" w:author="Schult, Christoph" w:date="2026-09-21T15:15:00Z" w16du:dateUtc="2026-09-21T13:15:00Z">
        <w:r w:rsidR="00EE56B3">
          <w:rPr>
            <w:lang w:val="en-US"/>
          </w:rPr>
          <w:t>T</w:t>
        </w:r>
      </w:ins>
      <w:ins w:id="2818" w:author="Schult, Christoph" w:date="2026-09-21T15:14:00Z" w16du:dateUtc="2026-09-21T13:14:00Z">
        <w:r w:rsidR="00463599" w:rsidRPr="00463599">
          <w:rPr>
            <w:lang w:val="en-US"/>
          </w:rPr>
          <w:t>he efficiency gain shows up as a smaller GDP shortfall from decarbonisation, not as fewer emissions.</w:t>
        </w:r>
      </w:ins>
      <w:commentRangeStart w:id="2819"/>
      <w:commentRangeStart w:id="2820"/>
      <w:del w:id="2821" w:author="Schult, Christoph" w:date="2026-09-21T15:15:00Z" w16du:dateUtc="2026-09-21T13:15:00Z">
        <w:r>
          <w:rPr>
            <w:lang w:val="en-US"/>
          </w:rPr>
          <w:delText xml:space="preserve">Its greatest contribution therefore lies in reducing the economic cost of decarbonisation </w:delText>
        </w:r>
      </w:del>
      <w:del w:id="2822" w:author="Schult, Christoph" w:date="2026-09-14T13:29:00Z" w16du:dateUtc="2026-09-14T11:29:00Z">
        <w:r>
          <w:rPr>
            <w:lang w:val="en-US"/>
          </w:rPr>
          <w:delText xml:space="preserve">when </w:delText>
        </w:r>
      </w:del>
      <w:del w:id="2823" w:author="Schult, Christoph" w:date="2026-09-21T15:15:00Z" w16du:dateUtc="2026-09-21T13:15:00Z">
        <w:r>
          <w:rPr>
            <w:lang w:val="en-US"/>
          </w:rPr>
          <w:delText>combined with complementary climate policies</w:delText>
        </w:r>
      </w:del>
      <w:r>
        <w:rPr>
          <w:lang w:val="en-US"/>
        </w:rPr>
        <w:t>.</w:t>
      </w:r>
      <w:commentRangeEnd w:id="2819"/>
      <w:r w:rsidR="00614ECB" w:rsidRPr="008B64C2">
        <w:rPr>
          <w:rStyle w:val="CommentReference"/>
          <w:sz w:val="22"/>
          <w:szCs w:val="20"/>
          <w:lang w:val="en-US"/>
        </w:rPr>
        <w:commentReference w:id="2819"/>
      </w:r>
      <w:commentRangeEnd w:id="2820"/>
      <w:r w:rsidR="00416394" w:rsidRPr="008B64C2">
        <w:rPr>
          <w:rStyle w:val="CommentReference"/>
          <w:sz w:val="22"/>
          <w:szCs w:val="20"/>
          <w:lang w:val="en-US"/>
        </w:rPr>
        <w:commentReference w:id="2820"/>
      </w:r>
    </w:p>
    <w:p w14:paraId="186C318A" w14:textId="1AD75F48" w:rsidR="008B64C2" w:rsidRPr="008B64C2" w:rsidRDefault="008B64C2" w:rsidP="00740E13">
      <w:pPr>
        <w:pStyle w:val="Heading2"/>
      </w:pPr>
      <w:bookmarkStart w:id="2824" w:name="_Toc240458075"/>
      <w:r>
        <w:t>Financing conditions determine the pace of investment</w:t>
      </w:r>
      <w:bookmarkEnd w:id="2824"/>
    </w:p>
    <w:p w14:paraId="0B29E069" w14:textId="77777777" w:rsidR="008B64C2" w:rsidRPr="008B64C2" w:rsidRDefault="008B64C2" w:rsidP="008B64C2">
      <w:pPr>
        <w:pStyle w:val="IWHFlietext"/>
        <w:rPr>
          <w:lang w:val="en-US"/>
        </w:rPr>
      </w:pPr>
      <w:r>
        <w:rPr>
          <w:lang w:val="en-US"/>
        </w:rPr>
        <w:t>The analysis confirms that financing conditions are a major determinant of transition outcomes. Because renewable energy technologies are highly capital intensive, reducing the cost of capital stimulates earlier investment, accelerates technology deployment, and improves long-term economic performance.</w:t>
      </w:r>
    </w:p>
    <w:p w14:paraId="6092DD41" w14:textId="754A54AB" w:rsidR="008B64C2" w:rsidRPr="008B64C2" w:rsidRDefault="008B64C2" w:rsidP="008B64C2">
      <w:pPr>
        <w:pStyle w:val="IWHFlietext"/>
        <w:rPr>
          <w:lang w:val="en-US"/>
        </w:rPr>
      </w:pPr>
      <w:r>
        <w:rPr>
          <w:lang w:val="en-US"/>
        </w:rPr>
        <w:t xml:space="preserve">The simulations indicate that concessional finance, blended finance, and other mechanisms that lower financing costs generate benefits extending well beyond the energy sector. By reducing investment costs throughout the transition period, green finance increases economic resilience while improving the affordability of achieving </w:t>
      </w:r>
      <w:del w:id="2825" w:author="Schult, Christoph" w:date="2026-09-17T13:49:00Z" w16du:dateUtc="2026-09-17T11:49:00Z">
        <w:r>
          <w:rPr>
            <w:lang w:val="en-US"/>
          </w:rPr>
          <w:delText>Viet Nam</w:delText>
        </w:r>
      </w:del>
      <w:ins w:id="2826" w:author="Schult, Christoph" w:date="2026-09-17T13:49:00Z" w16du:dateUtc="2026-09-17T11:49:00Z">
        <w:r>
          <w:rPr>
            <w:lang w:val="en-US"/>
          </w:rPr>
          <w:t>Vietnam</w:t>
        </w:r>
      </w:ins>
      <w:r>
        <w:rPr>
          <w:lang w:val="en-US"/>
        </w:rPr>
        <w:t xml:space="preserve">'s energy and climate objectives. </w:t>
      </w:r>
      <w:ins w:id="2827" w:author="Schult, Christoph" w:date="2026-09-21T15:19:00Z" w16du:dateUtc="2026-09-21T13:19:00Z">
        <w:r w:rsidR="00145978" w:rsidRPr="00145978">
          <w:rPr>
            <w:lang w:val="en-US"/>
          </w:rPr>
          <w:t>Among these, ODA and other concessional international funds carry the lowest cost-of-capital assumption in the model, which is why the public-led GF C architecture delivers the largest GDP premium; in practice, the availability and terms of concessional finance vary and should not be assumed to be favourable by default.</w:t>
        </w:r>
      </w:ins>
      <w:commentRangeStart w:id="2828"/>
      <w:commentRangeStart w:id="2829"/>
      <w:ins w:id="2830" w:author="Schult, Christoph" w:date="2026-09-20T14:00:00Z">
        <w:r>
          <w:rPr>
            <w:lang w:val="en-US"/>
          </w:rPr>
          <w:t>.</w:t>
        </w:r>
      </w:ins>
      <w:commentRangeEnd w:id="2828"/>
      <w:r w:rsidR="00B8722D" w:rsidRPr="008B64C2">
        <w:rPr>
          <w:rStyle w:val="CommentReference"/>
          <w:sz w:val="22"/>
          <w:szCs w:val="20"/>
          <w:lang w:val="en-US"/>
        </w:rPr>
        <w:commentReference w:id="2828"/>
      </w:r>
      <w:commentRangeEnd w:id="2829"/>
      <w:r w:rsidR="004C0E0F" w:rsidRPr="008B64C2">
        <w:rPr>
          <w:rStyle w:val="CommentReference"/>
          <w:sz w:val="22"/>
          <w:szCs w:val="20"/>
          <w:lang w:val="en-US"/>
        </w:rPr>
        <w:commentReference w:id="2829"/>
      </w:r>
    </w:p>
    <w:p w14:paraId="344963FC" w14:textId="2B5E9792" w:rsidR="008B64C2" w:rsidRDefault="008B64C2" w:rsidP="00740E13">
      <w:pPr>
        <w:pStyle w:val="Heading2"/>
      </w:pPr>
      <w:bookmarkStart w:id="2831" w:name="_Toc240458076"/>
      <w:r>
        <w:rPr>
          <w:lang w:eastAsia="de-DE"/>
        </w:rPr>
        <w:t xml:space="preserve">Carbon pricing is </w:t>
      </w:r>
      <w:r>
        <w:t>most</w:t>
      </w:r>
      <w:r>
        <w:rPr>
          <w:lang w:eastAsia="de-DE"/>
        </w:rPr>
        <w:t xml:space="preserve"> effective within an integrated policy framework</w:t>
      </w:r>
      <w:bookmarkEnd w:id="2831"/>
    </w:p>
    <w:p w14:paraId="39E420B3" w14:textId="77777777" w:rsidR="00B13C53" w:rsidRPr="00B13C53" w:rsidRDefault="00B13C53" w:rsidP="00B13C53">
      <w:pPr>
        <w:pStyle w:val="IWHFlietext"/>
        <w:rPr>
          <w:lang w:val="en-US"/>
        </w:rPr>
      </w:pPr>
      <w:r>
        <w:rPr>
          <w:lang w:val="en-US"/>
        </w:rPr>
        <w:t>Carbon pricing provides an effective market-based incentive for emissions reductions but also creates adjustment costs for emissions-intensive sectors. The scenario decomposition demonstrates that these costs depend critically on the availability of complementary mitigation options.</w:t>
      </w:r>
    </w:p>
    <w:p w14:paraId="7FC742F9" w14:textId="08C575C5" w:rsidR="00B13C53" w:rsidRPr="00B13C53" w:rsidRDefault="00B13C53" w:rsidP="00B13C53">
      <w:pPr>
        <w:pStyle w:val="IWHFlietext"/>
        <w:rPr>
          <w:lang w:val="en-US"/>
        </w:rPr>
      </w:pPr>
      <w:r>
        <w:rPr>
          <w:lang w:val="en-US"/>
        </w:rPr>
        <w:t xml:space="preserve">Where firms can improve energy efficiency and substitute towards lower-carbon technologies, the carbon price required to achieve a given emissions pathway is substantially lower. </w:t>
      </w:r>
      <w:del w:id="2832" w:author="Schult, Christoph" w:date="2026-09-16T13:27:00Z" w16du:dateUtc="2026-09-16T11:27:00Z">
        <w:r>
          <w:rPr>
            <w:lang w:val="en-US"/>
          </w:rPr>
          <w:delText xml:space="preserve">Conversely, constraining these adjustment channels increases both the required carbon price and the associated GDP losses. </w:delText>
        </w:r>
      </w:del>
      <w:r>
        <w:rPr>
          <w:lang w:val="en-US"/>
        </w:rPr>
        <w:t xml:space="preserve">The analysis therefore shows that energy efficiency and technological flexibility are not optional complements to carbon pricing but essential mechanisms for reducing the economic cost of decarbonisation. </w:t>
      </w:r>
    </w:p>
    <w:p w14:paraId="6874CAA0" w14:textId="25865D0E" w:rsidR="008B64C2" w:rsidRPr="008B64C2" w:rsidRDefault="00B13C53" w:rsidP="00740E13">
      <w:pPr>
        <w:pStyle w:val="Heading2"/>
      </w:pPr>
      <w:bookmarkStart w:id="2833" w:name="_Toc240458077"/>
      <w:r>
        <w:t>Structural adjustment is concentrated in fossil-energy activities</w:t>
      </w:r>
      <w:bookmarkEnd w:id="2833"/>
    </w:p>
    <w:p w14:paraId="518DFEAE" w14:textId="0AC66E20" w:rsidR="00B428D2" w:rsidRPr="00ED5F9C" w:rsidRDefault="008B64C2" w:rsidP="00B428D2">
      <w:pPr>
        <w:pStyle w:val="IWHFlietext"/>
        <w:rPr>
          <w:lang w:val="en-GB"/>
        </w:rPr>
      </w:pPr>
      <w:r>
        <w:rPr>
          <w:lang w:val="en-US"/>
        </w:rPr>
        <w:t xml:space="preserve">The transition to Net Zero emissions involves significant structural change across the economy, but these adjustment costs are unevenly distributed. </w:t>
      </w:r>
      <w:commentRangeStart w:id="2834"/>
      <w:commentRangeStart w:id="2835"/>
      <w:commentRangeStart w:id="2836"/>
      <w:commentRangeStart w:id="2837"/>
      <w:r>
        <w:rPr>
          <w:lang w:val="en-US"/>
        </w:rPr>
        <w:t>Across all Net Zero scenarios, the fossil-energy sector experiences the largest contraction as capital and labour are progressively reallocated towards renewable electricity generation and other productive sectors</w:t>
      </w:r>
      <w:commentRangeEnd w:id="2834"/>
      <w:r>
        <w:rPr>
          <w:rStyle w:val="CommentReference"/>
          <w:sz w:val="22"/>
          <w:szCs w:val="20"/>
          <w:lang w:val="en-US"/>
        </w:rPr>
        <w:commentReference w:id="2834"/>
      </w:r>
      <w:commentRangeEnd w:id="2835"/>
      <w:r>
        <w:rPr>
          <w:rStyle w:val="CommentReference"/>
          <w:sz w:val="22"/>
          <w:szCs w:val="20"/>
          <w:lang w:val="en-US"/>
        </w:rPr>
        <w:commentReference w:id="2835"/>
      </w:r>
      <w:commentRangeEnd w:id="2836"/>
      <w:r>
        <w:rPr>
          <w:rStyle w:val="CommentReference"/>
          <w:sz w:val="22"/>
          <w:szCs w:val="20"/>
          <w:lang w:val="en-US"/>
        </w:rPr>
        <w:commentReference w:id="2836"/>
      </w:r>
      <w:commentRangeEnd w:id="2837"/>
      <w:r>
        <w:rPr>
          <w:rStyle w:val="CommentReference"/>
          <w:sz w:val="22"/>
          <w:szCs w:val="20"/>
          <w:lang w:val="en-US"/>
        </w:rPr>
        <w:commentReference w:id="2837"/>
      </w:r>
      <w:ins w:id="2838" w:author="Schult, Christoph" w:date="2026-09-12T17:37:00Z" w16du:dateUtc="2026-09-12T15:37:00Z">
        <w:r>
          <w:rPr>
            <w:lang w:val="en-US"/>
          </w:rPr>
          <w:t>. Energy efficiency measures can lower the required number of workers in the renewables industry</w:t>
        </w:r>
      </w:ins>
      <w:r>
        <w:rPr>
          <w:lang w:val="en-US"/>
        </w:rPr>
        <w:t xml:space="preserve">. </w:t>
      </w:r>
      <w:commentRangeStart w:id="2839"/>
      <w:commentRangeStart w:id="2840"/>
      <w:del w:id="2841" w:author="Schult, Christoph" w:date="2026-09-17T13:49:00Z" w16du:dateUtc="2026-09-17T11:49:00Z">
        <w:r>
          <w:rPr>
            <w:lang w:val="en-GB"/>
          </w:rPr>
          <w:delText>V</w:delText>
        </w:r>
        <w:r>
          <w:rPr>
            <w:lang w:val="en-US"/>
          </w:rPr>
          <w:delText>iet Nam</w:delText>
        </w:r>
      </w:del>
      <w:ins w:id="2842" w:author="Schult, Christoph" w:date="2026-09-17T13:49:00Z" w16du:dateUtc="2026-09-17T11:49:00Z">
        <w:r>
          <w:rPr>
            <w:lang w:val="en-GB"/>
          </w:rPr>
          <w:t>Vietnam</w:t>
        </w:r>
      </w:ins>
      <w:r>
        <w:rPr>
          <w:lang w:val="en-US"/>
        </w:rPr>
        <w:t xml:space="preserve"> has </w:t>
      </w:r>
      <w:ins w:id="2843" w:author="Schult, Christoph" w:date="2026-09-12T18:11:00Z" w16du:dateUtc="2026-09-12T16:11:00Z">
        <w:r>
          <w:rPr>
            <w:lang w:val="en-US"/>
          </w:rPr>
          <w:t xml:space="preserve">been the second largest exporter </w:t>
        </w:r>
      </w:ins>
      <w:del w:id="2844" w:author="Schult, Christoph" w:date="2026-09-12T18:11:00Z" w16du:dateUtc="2026-09-12T16:11:00Z">
        <w:r>
          <w:rPr>
            <w:lang w:val="en-US"/>
          </w:rPr>
          <w:delText xml:space="preserve">successfully become the second largest exporter </w:delText>
        </w:r>
      </w:del>
      <w:r>
        <w:rPr>
          <w:lang w:val="en-US"/>
        </w:rPr>
        <w:t>of PV modules and cells</w:t>
      </w:r>
      <w:ins w:id="2845" w:author="Schult, Christoph" w:date="2026-09-12T18:11:00Z" w16du:dateUtc="2026-09-12T16:11:00Z">
        <w:r>
          <w:rPr>
            <w:lang w:val="en-US"/>
          </w:rPr>
          <w:t xml:space="preserve"> in the </w:t>
        </w:r>
      </w:ins>
      <w:ins w:id="2846" w:author="Schult, Christoph" w:date="2026-09-16T19:29:00Z" w16du:dateUtc="2026-09-16T17:29:00Z">
        <w:r>
          <w:rPr>
            <w:lang w:val="en-US"/>
          </w:rPr>
          <w:t>w</w:t>
        </w:r>
      </w:ins>
      <w:ins w:id="2847" w:author="Schult, Christoph" w:date="2026-09-12T18:11:00Z" w16du:dateUtc="2026-09-12T16:11:00Z">
        <w:r>
          <w:rPr>
            <w:lang w:val="en-US"/>
          </w:rPr>
          <w:t>orld in 2023 by export value</w:t>
        </w:r>
      </w:ins>
      <w:r>
        <w:rPr>
          <w:lang w:val="en-US"/>
        </w:rPr>
        <w:t>, showing the potential of renewable energy industries in the creation of value and jobs.</w:t>
      </w:r>
      <w:ins w:id="2848" w:author="Schult, Christoph" w:date="2026-09-12T18:11:00Z" w16du:dateUtc="2026-09-12T16:11:00Z">
        <w:r>
          <w:rPr>
            <w:rStyle w:val="FootnoteReference"/>
            <w:lang w:val="en-US"/>
          </w:rPr>
          <w:footnoteReference w:id="5"/>
        </w:r>
      </w:ins>
      <w:r>
        <w:rPr>
          <w:lang w:val="en-US"/>
        </w:rPr>
        <w:t xml:space="preserve"> The contraction of fossil fuel-based jobs need to be counter</w:t>
      </w:r>
      <w:del w:id="2852" w:author="Schult, Christoph" w:date="2026-09-16T19:29:00Z" w16du:dateUtc="2026-09-16T17:29:00Z">
        <w:r>
          <w:rPr>
            <w:lang w:val="en-US"/>
          </w:rPr>
          <w:delText xml:space="preserve"> </w:delText>
        </w:r>
      </w:del>
      <w:r>
        <w:rPr>
          <w:lang w:val="en-US"/>
        </w:rPr>
        <w:t>balanced with the respective labour market policies, such as re-skilling, up-skilling and the support of spatial and occupational labour mobility.</w:t>
      </w:r>
      <w:commentRangeEnd w:id="2839"/>
      <w:r w:rsidRPr="00ED5F9C">
        <w:rPr>
          <w:rStyle w:val="CommentReference"/>
          <w:sz w:val="22"/>
          <w:szCs w:val="20"/>
          <w:lang w:val="en-GB"/>
        </w:rPr>
        <w:commentReference w:id="2839"/>
      </w:r>
      <w:commentRangeEnd w:id="2840"/>
      <w:r w:rsidRPr="00ED5F9C">
        <w:rPr>
          <w:rStyle w:val="CommentReference"/>
          <w:sz w:val="22"/>
          <w:szCs w:val="20"/>
          <w:lang w:val="en-GB"/>
        </w:rPr>
        <w:commentReference w:id="2840"/>
      </w:r>
    </w:p>
    <w:p w14:paraId="63EF5CEC" w14:textId="64D5A16F" w:rsidR="008B64C2" w:rsidRPr="008B64C2" w:rsidRDefault="008B64C2" w:rsidP="008B64C2">
      <w:pPr>
        <w:pStyle w:val="IWHFlietext"/>
        <w:rPr>
          <w:lang w:val="en-US"/>
        </w:rPr>
      </w:pPr>
      <w:r>
        <w:rPr>
          <w:lang w:val="en-US"/>
        </w:rPr>
        <w:t>Industry and services are affected primarily through changing energy prices rather than direct emissions constraints. As a result, these sectors benefit disproportionately from policies that improve energy efficiency and reduce production costs. The findings therefore suggest that transition policies should be accompanied by measures that facilitate capital reallocation, and technological upgrading in affected sectors, thereby reducing adjustment costs while maintaining economic competitiveness</w:t>
      </w:r>
      <w:ins w:id="2853" w:author="Schult, Christoph" w:date="2026-09-16T14:14:00Z" w16du:dateUtc="2026-09-16T12:14:00Z">
        <w:r>
          <w:rPr>
            <w:lang w:val="en-US"/>
          </w:rPr>
          <w:t xml:space="preserve"> (see the sectoral results in the IWH Technical Report, 2026).</w:t>
        </w:r>
      </w:ins>
      <w:ins w:id="2854" w:author="Schult, Christoph" w:date="2026-09-20T14:00:00Z">
        <w:r>
          <w:rPr>
            <w:lang w:val="en-US"/>
          </w:rPr>
          <w:t xml:space="preserve"> For the coal industry specifically, this includes targeted support for workers and coal-producing regions — such as re-skilling, redeployment, and regional economic diversification programmes — drawing on international experience with coal-transition support in other emerging economies (see Carbon Trust, Asia Group Advisors, and Climate Smart Ventures, 2021)</w:t>
        </w:r>
      </w:ins>
      <w:ins w:id="2855" w:author="Schult, Christoph" w:date="2026-09-22T20:16:00Z" w16du:dateUtc="2026-09-22T18:16:00Z">
        <w:r w:rsidR="00A4180F">
          <w:rPr>
            <w:lang w:val="en-US"/>
          </w:rPr>
          <w:t xml:space="preserve"> and </w:t>
        </w:r>
      </w:ins>
      <w:ins w:id="2856" w:author="Schult, Christoph" w:date="2026-09-22T20:17:00Z" w16du:dateUtc="2026-09-22T18:17:00Z">
        <w:r w:rsidR="005F4850">
          <w:rPr>
            <w:lang w:val="en-US"/>
          </w:rPr>
          <w:t xml:space="preserve">from European coal transitions </w:t>
        </w:r>
        <w:r w:rsidR="005F4850" w:rsidRPr="005F4850">
          <w:rPr>
            <w:lang w:val="en-US"/>
          </w:rPr>
          <w:t>(Oei, Brauers, and Herpich, 2020; Oei et al., 2020; Brachert et al., 2025; Garha and García Mira, 2023).</w:t>
        </w:r>
      </w:ins>
    </w:p>
    <w:p w14:paraId="4FDA5A58" w14:textId="4C58D24D" w:rsidR="008B64C2" w:rsidRPr="008B64C2" w:rsidRDefault="008B64C2" w:rsidP="00740E13">
      <w:pPr>
        <w:pStyle w:val="Heading2"/>
      </w:pPr>
      <w:bookmarkStart w:id="2857" w:name="_Toc240458078"/>
      <w:r>
        <w:t>Carbon pricing has important fiscal implications</w:t>
      </w:r>
      <w:bookmarkEnd w:id="2857"/>
    </w:p>
    <w:p w14:paraId="2CEE6EEF" w14:textId="77777777" w:rsidR="00A50E18" w:rsidRPr="00A50E18" w:rsidRDefault="00A50E18" w:rsidP="00A50E18">
      <w:pPr>
        <w:pStyle w:val="IWHFlietext"/>
        <w:rPr>
          <w:lang w:val="en-US"/>
        </w:rPr>
      </w:pPr>
      <w:r>
        <w:rPr>
          <w:lang w:val="en-US"/>
        </w:rPr>
        <w:t>The analysis shows that carbon pricing affects not only emissions and investment decisions, but also government revenues. Changes in public revenue arise from shifts in the tax base and from the auctioning of Emissions Trading System allowances.</w:t>
      </w:r>
    </w:p>
    <w:p w14:paraId="519DDE41" w14:textId="3446B03A" w:rsidR="00A50E18" w:rsidRPr="00B428D2" w:rsidRDefault="00A50E18" w:rsidP="00A50E18">
      <w:pPr>
        <w:pStyle w:val="IWHFlietext"/>
        <w:rPr>
          <w:lang w:val="en-US"/>
        </w:rPr>
      </w:pPr>
      <w:r>
        <w:rPr>
          <w:lang w:val="en-US"/>
        </w:rPr>
        <w:t xml:space="preserve">The model results further indicate that the way these revenues are recycled matters for investment and GDP. Recycling auction revenues through climate dividends to households is less effective at stimulating investment than using them </w:t>
      </w:r>
      <w:commentRangeStart w:id="2858"/>
      <w:commentRangeStart w:id="2859"/>
      <w:r>
        <w:rPr>
          <w:lang w:val="en-US"/>
        </w:rPr>
        <w:t xml:space="preserve">to </w:t>
      </w:r>
      <w:commentRangeEnd w:id="2858"/>
      <w:r w:rsidR="00441599">
        <w:rPr>
          <w:rStyle w:val="CommentReference"/>
          <w:sz w:val="22"/>
          <w:szCs w:val="20"/>
          <w:lang w:val="en-US"/>
        </w:rPr>
        <w:commentReference w:id="2858"/>
      </w:r>
      <w:commentRangeEnd w:id="2859"/>
      <w:del w:id="2860" w:author="Schult, Christoph" w:date="2026-09-21T15:25:00Z" w16du:dateUtc="2026-09-21T13:25:00Z">
        <w:r w:rsidR="007A16CF" w:rsidDel="007A16CF">
          <w:rPr>
            <w:rStyle w:val="CommentReference"/>
            <w:sz w:val="22"/>
            <w:szCs w:val="20"/>
            <w:lang w:val="en-US"/>
          </w:rPr>
          <w:commentReference w:id="2859"/>
        </w:r>
      </w:del>
      <w:ins w:id="2861" w:author="Schult, Christoph" w:date="2026-09-21T15:23:00Z" w16du:dateUtc="2026-09-21T13:23:00Z">
        <w:r w:rsidR="006D4778">
          <w:rPr>
            <w:lang w:val="en-US"/>
          </w:rPr>
          <w:t>fund</w:t>
        </w:r>
        <w:r>
          <w:rPr>
            <w:lang w:val="en-US"/>
          </w:rPr>
          <w:t xml:space="preserve"> </w:t>
        </w:r>
      </w:ins>
      <w:ins w:id="2862" w:author="Schult, Christoph" w:date="2026-09-21T15:25:00Z" w16du:dateUtc="2026-09-21T13:25:00Z">
        <w:r>
          <w:rPr>
            <w:lang w:val="en-US"/>
          </w:rPr>
          <w:t xml:space="preserve">non-fossil </w:t>
        </w:r>
      </w:ins>
      <w:ins w:id="2863" w:author="Schult, Christoph" w:date="2026-09-21T15:23:00Z" w16du:dateUtc="2026-09-21T13:23:00Z">
        <w:r w:rsidR="006D4778">
          <w:rPr>
            <w:lang w:val="en-US"/>
          </w:rPr>
          <w:t>investment subsidies</w:t>
        </w:r>
      </w:ins>
      <w:del w:id="2864" w:author="Schult, Christoph" w:date="2026-09-21T15:23:00Z" w16du:dateUtc="2026-09-21T13:23:00Z">
        <w:r w:rsidDel="006D4778">
          <w:rPr>
            <w:lang w:val="en-US"/>
          </w:rPr>
          <w:delText>reduce capital taxation</w:delText>
        </w:r>
      </w:del>
      <w:del w:id="2865" w:author="Schult, Christoph" w:date="2026-09-21T15:25:00Z" w16du:dateUtc="2026-09-21T13:25:00Z">
        <w:r w:rsidDel="007A16CF">
          <w:rPr>
            <w:lang w:val="en-US"/>
          </w:rPr>
          <w:delText xml:space="preserve"> in non-fossil sectors</w:delText>
        </w:r>
      </w:del>
      <w:r>
        <w:rPr>
          <w:lang w:val="en-US"/>
        </w:rPr>
        <w:t xml:space="preserve">. </w:t>
      </w:r>
      <w:ins w:id="2866" w:author="Schult, Christoph" w:date="2026-09-22T17:33:00Z">
        <w:r>
          <w:rPr>
            <w:lang w:val="en-US"/>
            <w:rPrChange w:id="2867" w:author="Schult, Christoph" w:date="2026-09-22T17:33:00Z" w16du:dateUtc="2026-09-22T15:33:00Z">
              <w:rPr/>
            </w:rPrChange>
          </w:rPr>
          <w:t xml:space="preserve">Targeted this way, the subsidy lowers </w:t>
        </w:r>
      </w:ins>
      <w:del w:id="2868" w:author="Schult, Christoph" w:date="2026-09-22T17:32:00Z" w16du:dateUtc="2026-09-22T15:32:00Z">
        <w:r>
          <w:rPr>
            <w:lang w:val="en-US"/>
          </w:rPr>
          <w:delText>Targeted capital tax reductions</w:delText>
        </w:r>
      </w:del>
      <w:del w:id="2869" w:author="Schult, Christoph" w:date="2026-09-22T17:33:00Z" w16du:dateUtc="2026-09-22T15:33:00Z">
        <w:r>
          <w:rPr>
            <w:lang w:val="en-US"/>
          </w:rPr>
          <w:delText xml:space="preserve"> lower </w:delText>
        </w:r>
      </w:del>
      <w:r>
        <w:rPr>
          <w:lang w:val="en-US"/>
        </w:rPr>
        <w:t>the cost of investment in productive and low-carbon activities, while excluding the fossil-fuel sector avoids subsidising emissions-intensive capital formation. From a macroeconomic perspective, this form of revenue recycling therefore performs better than uniform household transfers when the primary policy objective is to mobilise investment and support the energy transition. However, a partial revenue recycling towards household transfers can enhance public acceptance of a carbon pricing policy, especially among low-income households and workers in coal supply regions.</w:t>
      </w:r>
    </w:p>
    <w:p w14:paraId="75886CBD" w14:textId="46C2616C" w:rsidR="008B64C2" w:rsidRPr="008B64C2" w:rsidRDefault="008B64C2" w:rsidP="00740E13">
      <w:pPr>
        <w:pStyle w:val="Heading2"/>
      </w:pPr>
      <w:bookmarkStart w:id="2870" w:name="_Toc240458079"/>
      <w:del w:id="2871" w:author="Schult, Christoph" w:date="2026-09-18T09:00:00Z" w16du:dateUtc="2026-09-18T07:00:00Z">
        <w:r>
          <w:delText>Policy instruments are complementary rather than substitutable</w:delText>
        </w:r>
      </w:del>
      <w:ins w:id="2872" w:author="Schult, Christoph" w:date="2026-09-18T09:00:00Z" w16du:dateUtc="2026-09-18T07:00:00Z">
        <w:r>
          <w:t>Policy areas are complementary rather than substitutable</w:t>
        </w:r>
      </w:ins>
      <w:bookmarkEnd w:id="2870"/>
    </w:p>
    <w:p w14:paraId="0DC094EF" w14:textId="5953F3D3" w:rsidR="008B64C2" w:rsidRPr="008B64C2" w:rsidRDefault="00A50E18" w:rsidP="008B64C2">
      <w:pPr>
        <w:pStyle w:val="IWHFlietext"/>
        <w:rPr>
          <w:lang w:val="en-US"/>
        </w:rPr>
      </w:pPr>
      <w:r>
        <w:rPr>
          <w:lang w:val="en-US"/>
        </w:rPr>
        <w:t xml:space="preserve">Energy efficiency, green finance and ETS revenue recycling should not be viewed as alternatives. Instead, they address different constraints within </w:t>
      </w:r>
      <w:del w:id="2873" w:author="Schult, Christoph" w:date="2026-09-17T13:49:00Z" w16du:dateUtc="2026-09-17T11:49:00Z">
        <w:r>
          <w:rPr>
            <w:lang w:val="en-US"/>
          </w:rPr>
          <w:delText>Viet Nam</w:delText>
        </w:r>
      </w:del>
      <w:ins w:id="2874" w:author="Schult, Christoph" w:date="2026-09-17T13:49:00Z" w16du:dateUtc="2026-09-17T11:49:00Z">
        <w:r>
          <w:rPr>
            <w:lang w:val="en-US"/>
          </w:rPr>
          <w:t>Vietnam</w:t>
        </w:r>
      </w:ins>
      <w:r>
        <w:rPr>
          <w:lang w:val="en-US"/>
        </w:rPr>
        <w:t>'s energy transition and become substantially more effective when implemented together.</w:t>
      </w:r>
    </w:p>
    <w:p w14:paraId="301E5B7C" w14:textId="69A1EC90" w:rsidR="008B64C2" w:rsidRPr="008B64C2" w:rsidRDefault="008B64C2" w:rsidP="008B64C2">
      <w:pPr>
        <w:pStyle w:val="IWHFlietext"/>
        <w:rPr>
          <w:lang w:val="en-US"/>
        </w:rPr>
      </w:pPr>
      <w:r>
        <w:rPr>
          <w:lang w:val="en-US"/>
        </w:rPr>
        <w:t xml:space="preserve">Energy efficiency reduces future energy demand but requires a carbon constraint to deliver sustained emissions reductions. Green finance </w:t>
      </w:r>
      <w:ins w:id="2875" w:author="Schult, Christoph" w:date="2026-09-12T18:13:00Z">
        <w:r w:rsidRPr="00441599">
          <w:rPr>
            <w:lang w:val="en-US"/>
          </w:rPr>
          <w:t>improves financing conditions for renewable investment by lowering financing costs, facilitating risk sharing and mobilising private capita</w:t>
        </w:r>
      </w:ins>
      <w:ins w:id="2876" w:author="Schult, Christoph" w:date="2026-09-12T18:13:00Z" w16du:dateUtc="2026-09-12T16:13:00Z">
        <w:r w:rsidRPr="00441599">
          <w:rPr>
            <w:lang w:val="en-US"/>
          </w:rPr>
          <w:t xml:space="preserve">l </w:t>
        </w:r>
      </w:ins>
      <w:commentRangeStart w:id="2877"/>
      <w:del w:id="2878" w:author="Schult, Christoph" w:date="2026-09-12T18:14:00Z" w16du:dateUtc="2026-09-12T16:14:00Z">
        <w:r>
          <w:rPr>
            <w:lang w:val="en-US"/>
          </w:rPr>
          <w:delText xml:space="preserve">lowers the cost of renewable investment </w:delText>
        </w:r>
        <w:commentRangeEnd w:id="2877"/>
        <w:r>
          <w:rPr>
            <w:rStyle w:val="CommentReference"/>
            <w:sz w:val="22"/>
            <w:szCs w:val="20"/>
            <w:lang w:val="en-US"/>
          </w:rPr>
          <w:commentReference w:id="2877"/>
        </w:r>
      </w:del>
      <w:r>
        <w:rPr>
          <w:lang w:val="en-US"/>
        </w:rPr>
        <w:t>and becomes increasingly valuable as carbon prices rise. Carbon pricing creates incentives for decarbonisation but imposes significantly lower adjustment costs when firms have access to affordable finance and opportunities to improve energy efficiency. Similarly, battery energy storage contributes primarily through improved system reliability and renewable integration rather than through direct macroeconomic gains.</w:t>
      </w:r>
    </w:p>
    <w:p w14:paraId="17A8628A" w14:textId="77777777" w:rsidR="008B64C2" w:rsidRPr="00A07E6B" w:rsidRDefault="008B64C2" w:rsidP="008B64C2">
      <w:pPr>
        <w:pStyle w:val="IWHFlietext"/>
        <w:rPr>
          <w:lang w:val="en-US"/>
        </w:rPr>
      </w:pPr>
      <w:del w:id="2879" w:author="Schult, Christoph" w:date="2026-09-18T09:00:00Z" w16du:dateUtc="2026-09-18T07:00:00Z">
        <w:r>
          <w:rPr>
            <w:lang w:val="en-US"/>
          </w:rPr>
          <w:delText xml:space="preserve">Taken together, these findings demonstrate that the strongest economic and environmental outcomes are achieved through coordinated policy packages rather than any single policy instrument implemented in isolation. </w:delText>
        </w:r>
      </w:del>
      <w:ins w:id="2880" w:author="Schult, Christoph" w:date="2026-09-18T09:00:00Z" w16du:dateUtc="2026-09-18T07:00:00Z">
        <w:r>
          <w:rPr>
            <w:lang w:val="en-US"/>
          </w:rPr>
          <w:t xml:space="preserve">Taken together, these findings demonstrate that the strongest economic and environmental outcomes are achieved through coordinated policy packages rather than any single policy area implemented in isolation. </w:t>
        </w:r>
      </w:ins>
    </w:p>
    <w:p w14:paraId="2DB69129" w14:textId="3845BD95" w:rsidR="00DE5F8C" w:rsidRPr="00A07E6B" w:rsidDel="003901FB" w:rsidRDefault="00DE5F8C" w:rsidP="00DE5F8C">
      <w:pPr>
        <w:rPr>
          <w:del w:id="2881" w:author="Schult, Christoph" w:date="2026-09-16T13:48:00Z" w16du:dateUtc="2026-09-16T11:48:00Z"/>
          <w:lang w:val="en-GB"/>
        </w:rPr>
      </w:pPr>
    </w:p>
    <w:p w14:paraId="4FEB8D76" w14:textId="545B939E" w:rsidR="00DE5F8C" w:rsidRPr="00A07E6B" w:rsidRDefault="00DE5F8C" w:rsidP="00246644">
      <w:pPr>
        <w:pStyle w:val="Heading1"/>
        <w:rPr>
          <w:lang w:val="en-GB"/>
        </w:rPr>
      </w:pPr>
      <w:bookmarkStart w:id="2882" w:name="_Toc240458080"/>
      <w:bookmarkStart w:id="2883" w:name="policy-recommendations"/>
      <w:bookmarkEnd w:id="2803"/>
      <w:commentRangeStart w:id="2884"/>
      <w:commentRangeStart w:id="2885"/>
      <w:r>
        <w:rPr>
          <w:lang w:val="en-GB"/>
        </w:rPr>
        <w:t>Policy</w:t>
      </w:r>
      <w:commentRangeEnd w:id="2884"/>
      <w:r>
        <w:rPr>
          <w:rStyle w:val="CommentReference"/>
          <w:sz w:val="26"/>
          <w:szCs w:val="28"/>
          <w:lang w:val="en-GB"/>
        </w:rPr>
        <w:commentReference w:id="2884"/>
      </w:r>
      <w:commentRangeEnd w:id="2885"/>
      <w:r>
        <w:rPr>
          <w:rStyle w:val="CommentReference"/>
          <w:sz w:val="26"/>
          <w:szCs w:val="28"/>
          <w:lang w:val="en-GB"/>
        </w:rPr>
        <w:commentReference w:id="2885"/>
      </w:r>
      <w:r>
        <w:rPr>
          <w:lang w:val="en-GB"/>
        </w:rPr>
        <w:t xml:space="preserve"> Recommendations</w:t>
      </w:r>
      <w:bookmarkEnd w:id="2882"/>
    </w:p>
    <w:p w14:paraId="016220FB" w14:textId="4BDDB543" w:rsidR="00EF4B15" w:rsidDel="005521D7" w:rsidRDefault="006849BB">
      <w:pPr>
        <w:pStyle w:val="IWHFlietext"/>
        <w:rPr>
          <w:ins w:id="2886" w:author="Nguyễn Hoàng Lan" w:date="2026-08-25T10:30:00Z" w16du:dateUtc="2026-08-25T03:30:00Z"/>
          <w:del w:id="2887" w:author="Schult, Christoph" w:date="2026-09-13T10:35:00Z" w16du:dateUtc="2026-09-13T08:35:00Z"/>
          <w:lang w:val="en-US"/>
        </w:rPr>
      </w:pPr>
      <w:r>
        <w:rPr>
          <w:lang w:val="en-US"/>
        </w:rPr>
        <w:t xml:space="preserve">The scenario analysis demonstrates that </w:t>
      </w:r>
      <w:del w:id="2888" w:author="Schult, Christoph" w:date="2026-09-17T13:49:00Z" w16du:dateUtc="2026-09-17T11:49:00Z">
        <w:r>
          <w:rPr>
            <w:lang w:val="en-US"/>
          </w:rPr>
          <w:delText>Viet Nam</w:delText>
        </w:r>
      </w:del>
      <w:ins w:id="2889" w:author="Schult, Christoph" w:date="2026-09-17T13:49:00Z" w16du:dateUtc="2026-09-17T11:49:00Z">
        <w:r>
          <w:rPr>
            <w:lang w:val="en-US"/>
          </w:rPr>
          <w:t>Vietnam</w:t>
        </w:r>
      </w:ins>
      <w:del w:id="2890" w:author="Schult, Christoph" w:date="2026-09-18T09:00:00Z" w16du:dateUtc="2026-09-18T07:00:00Z">
        <w:r>
          <w:rPr>
            <w:lang w:val="en-US"/>
          </w:rPr>
          <w:delText xml:space="preserve">'s energy transition can achieve its climate objectives while supporting long-term economic growth, provided that policy instruments are implemented in a coordinated manner. The findings suggest that priority should be given to measures that simultaneously mobilise investment, improve energy productivity, and create credible incentives for decarbonisation. </w:delText>
        </w:r>
      </w:del>
      <w:ins w:id="2891" w:author="Schult, Christoph" w:date="2026-09-18T09:00:00Z" w16du:dateUtc="2026-09-18T07:00:00Z">
        <w:r>
          <w:rPr>
            <w:lang w:val="en-US"/>
          </w:rPr>
          <w:t>'s energy transition can achieve its climate objectives while supporting long-term economic growth, provided that policy areas are implemented in a coordinated manner. The findings suggest that priority should be given to measures that simultaneously mobilise investment, improve energy productivity, and create credible incentives for decarbonisation</w:t>
        </w:r>
        <w:commentRangeStart w:id="2892"/>
        <w:commentRangeStart w:id="2893"/>
        <w:commentRangeStart w:id="2894"/>
        <w:r>
          <w:rPr>
            <w:lang w:val="en-US"/>
          </w:rPr>
          <w:t xml:space="preserve">. </w:t>
        </w:r>
      </w:ins>
      <w:ins w:id="2895" w:author="Schult, Christoph" w:date="2026-09-16T19:02:00Z" w16du:dateUtc="2026-09-16T17:02:00Z">
        <w:r>
          <w:rPr>
            <w:lang w:val="en-US"/>
          </w:rPr>
          <w:t xml:space="preserve">Based on the model results, we propose the following recommendations to support implementation of the revised Power Development Plan VIII (PDP8-rev) and </w:t>
        </w:r>
      </w:ins>
      <w:ins w:id="2896" w:author="Schult, Christoph" w:date="2026-09-17T13:49:00Z" w16du:dateUtc="2026-09-17T11:49:00Z">
        <w:r>
          <w:rPr>
            <w:lang w:val="en-US"/>
          </w:rPr>
          <w:t>Vietnam</w:t>
        </w:r>
      </w:ins>
      <w:ins w:id="2897" w:author="Schult, Christoph" w:date="2026-09-16T19:02:00Z" w16du:dateUtc="2026-09-16T17:02:00Z">
        <w:r>
          <w:rPr>
            <w:lang w:val="en-US"/>
          </w:rPr>
          <w:t xml:space="preserve">'s long-term Net Zero </w:t>
        </w:r>
      </w:ins>
      <w:commentRangeEnd w:id="2892"/>
      <w:r w:rsidR="00C477AF">
        <w:rPr>
          <w:rStyle w:val="CommentReference"/>
          <w:sz w:val="22"/>
          <w:szCs w:val="20"/>
          <w:lang w:val="en-US"/>
        </w:rPr>
        <w:commentReference w:id="2892"/>
      </w:r>
      <w:commentRangeEnd w:id="2893"/>
      <w:r>
        <w:rPr>
          <w:rStyle w:val="CommentReference"/>
          <w:sz w:val="22"/>
          <w:szCs w:val="20"/>
          <w:lang w:val="en-US"/>
        </w:rPr>
        <w:commentReference w:id="2893"/>
      </w:r>
      <w:commentRangeEnd w:id="2894"/>
      <w:r>
        <w:rPr>
          <w:rStyle w:val="CommentReference"/>
          <w:sz w:val="22"/>
          <w:szCs w:val="20"/>
          <w:lang w:val="en-US"/>
        </w:rPr>
        <w:commentReference w:id="2894"/>
      </w:r>
      <w:ins w:id="2898" w:author="Schult, Christoph" w:date="2026-09-16T19:02:00Z" w16du:dateUtc="2026-09-16T17:02:00Z">
        <w:r>
          <w:rPr>
            <w:lang w:val="en-US"/>
          </w:rPr>
          <w:t>strategy</w:t>
        </w:r>
      </w:ins>
      <w:del w:id="2899" w:author="Schult, Christoph" w:date="2026-09-16T19:02:00Z" w16du:dateUtc="2026-09-16T17:02:00Z">
        <w:r>
          <w:rPr>
            <w:lang w:val="en-US"/>
          </w:rPr>
          <w:delText>The following recommendations are derived from</w:delText>
        </w:r>
      </w:del>
    </w:p>
    <w:p w14:paraId="1C144DE8" w14:textId="0F446824" w:rsidR="006849BB" w:rsidRDefault="006849BB" w:rsidP="00567369">
      <w:pPr>
        <w:pStyle w:val="IWHFlietext"/>
        <w:rPr>
          <w:lang w:val="en-US"/>
        </w:rPr>
      </w:pPr>
      <w:del w:id="2900" w:author="Schult, Christoph" w:date="2026-09-16T19:02:00Z" w16du:dateUtc="2026-09-16T17:02:00Z">
        <w:r>
          <w:rPr>
            <w:lang w:val="en-US"/>
          </w:rPr>
          <w:delText xml:space="preserve"> the model results and are intended to support the implementation of the revised Power Development Plan VIII (PDP8-rev) and Viet Nam's long-term Net Zero strategy</w:delText>
        </w:r>
      </w:del>
      <w:r>
        <w:rPr>
          <w:lang w:val="en-US"/>
        </w:rPr>
        <w:t xml:space="preserve"> (</w:t>
      </w:r>
      <w:ins w:id="2901" w:author="Schult, Christoph" w:date="2026-09-16T12:42:00Z" w16du:dateUtc="2026-09-16T10:42:00Z">
        <w:r>
          <w:rPr>
            <w:lang w:val="en-US"/>
          </w:rPr>
          <w:fldChar w:fldCharType="begin"/>
        </w:r>
        <w:r>
          <w:rPr>
            <w:lang w:val="en-US"/>
          </w:rPr>
          <w:instrText xml:space="preserve"> REF _Ref240454974 \h </w:instrText>
        </w:r>
      </w:ins>
      <w:r>
        <w:rPr>
          <w:lang w:val="en-US"/>
        </w:rPr>
        <w:instrText xml:space="preserve"> \* MERGEFORMAT </w:instrText>
      </w:r>
      <w:r>
        <w:rPr>
          <w:lang w:val="en-US"/>
        </w:rPr>
      </w:r>
      <w:ins w:id="2902" w:author="Schult, Christoph" w:date="2026-09-16T12:42:00Z" w16du:dateUtc="2026-09-16T10:42:00Z">
        <w:r>
          <w:rPr>
            <w:lang w:val="en-US"/>
          </w:rPr>
          <w:fldChar w:fldCharType="separate"/>
        </w:r>
      </w:ins>
      <w:ins w:id="2903" w:author="Schult, Christoph" w:date="2026-09-16T13:34:00Z" w16du:dateUtc="2026-09-16T11:34:00Z">
        <w:r>
          <w:rPr>
            <w:lang w:val="en-GB"/>
          </w:rPr>
          <w:t xml:space="preserve">Figure </w:t>
        </w:r>
        <w:r>
          <w:rPr>
            <w:noProof/>
            <w:lang w:val="en-GB"/>
          </w:rPr>
          <w:t>10</w:t>
        </w:r>
      </w:ins>
      <w:ins w:id="2904" w:author="Schult, Christoph" w:date="2026-09-16T12:42:00Z" w16du:dateUtc="2026-09-16T10:42:00Z">
        <w:r>
          <w:rPr>
            <w:lang w:val="en-US"/>
          </w:rPr>
          <w:fldChar w:fldCharType="end"/>
        </w:r>
      </w:ins>
      <w:r>
        <w:rPr>
          <w:lang w:val="en-US"/>
        </w:rPr>
        <w:fldChar w:fldCharType="begin"/>
      </w:r>
      <w:r>
        <w:rPr>
          <w:lang w:val="en-US"/>
        </w:rPr>
        <w:instrText xml:space="preserve"> REF _Ref236155422 \h </w:instrText>
      </w:r>
      <w:r>
        <w:rPr>
          <w:lang w:val="en-US"/>
        </w:rPr>
      </w:r>
      <w:del w:id="2905" w:author="Schult, Christoph" w:date="2026-09-16T10:53:00Z" w16du:dateUtc="2026-09-16T08:53:00Z">
        <w:r>
          <w:rPr>
            <w:lang w:val="en-US"/>
          </w:rPr>
          <w:fldChar w:fldCharType="separate"/>
        </w:r>
      </w:del>
      <w:del w:id="2906" w:author="Schult, Christoph" w:date="2026-09-11T17:01:00Z" w16du:dateUtc="2026-09-11T15:01:00Z">
        <w:r>
          <w:rPr>
            <w:lang w:val="en-GB"/>
          </w:rPr>
          <w:delText xml:space="preserve">Figure </w:delText>
        </w:r>
        <w:r>
          <w:rPr>
            <w:noProof/>
            <w:lang w:val="en-GB"/>
          </w:rPr>
          <w:delText>9</w:delText>
        </w:r>
      </w:del>
      <w:r>
        <w:rPr>
          <w:lang w:val="en-US"/>
        </w:rPr>
        <w:fldChar w:fldCharType="end"/>
      </w:r>
      <w:r>
        <w:rPr>
          <w:lang w:val="en-US"/>
        </w:rPr>
        <w:t xml:space="preserve">). </w:t>
      </w:r>
    </w:p>
    <w:p w14:paraId="18EF0307" w14:textId="7CC73305" w:rsidR="00276822" w:rsidDel="00DB2870" w:rsidRDefault="007F560D">
      <w:pPr>
        <w:pStyle w:val="IWHFlietext"/>
        <w:rPr>
          <w:del w:id="2907" w:author="Schult, Christoph" w:date="2026-09-13T10:44:00Z" w16du:dateUtc="2026-09-13T08:44:00Z"/>
          <w:lang w:val="en-GB"/>
        </w:rPr>
        <w:pPrChange w:id="2908" w:author="Schult, Christoph" w:date="2026-09-16T18:59:00Z" w16du:dateUtc="2026-09-16T16:59:00Z">
          <w:pPr>
            <w:jc w:val="center"/>
          </w:pPr>
        </w:pPrChange>
      </w:pPr>
      <w:commentRangeStart w:id="2909"/>
      <w:commentRangeStart w:id="2910"/>
      <w:commentRangeStart w:id="2911"/>
      <w:commentRangeStart w:id="2912"/>
      <w:del w:id="2913" w:author="Schult, Christoph" w:date="2026-09-14T15:02:00Z" w16du:dateUtc="2026-09-14T13:02:00Z">
        <w:r>
          <w:rPr>
            <w:noProof/>
          </w:rPr>
          <w:drawing>
            <wp:inline distT="0" distB="0" distL="0" distR="0" wp14:anchorId="0AA1E2A5" wp14:editId="53CD2E23">
              <wp:extent cx="4675324" cy="7150323"/>
              <wp:effectExtent l="0" t="0" r="0" b="0"/>
              <wp:docPr id="323757587" name="Picture 32375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57587" name="Picture 323757587"/>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75324" cy="7150323"/>
                      </a:xfrm>
                      <a:prstGeom prst="rect">
                        <a:avLst/>
                      </a:prstGeom>
                    </pic:spPr>
                  </pic:pic>
                </a:graphicData>
              </a:graphic>
            </wp:inline>
          </w:drawing>
        </w:r>
        <w:commentRangeEnd w:id="2911"/>
        <w:r>
          <w:rPr>
            <w:rStyle w:val="CommentReference"/>
            <w:sz w:val="22"/>
            <w:szCs w:val="20"/>
            <w:lang w:val="en-GB"/>
          </w:rPr>
          <w:commentReference w:id="2911"/>
        </w:r>
        <w:commentRangeEnd w:id="2912"/>
        <w:r>
          <w:rPr>
            <w:rStyle w:val="CommentReference"/>
            <w:sz w:val="22"/>
            <w:szCs w:val="20"/>
            <w:lang w:val="en-GB"/>
          </w:rPr>
          <w:commentReference w:id="2912"/>
        </w:r>
        <w:commentRangeEnd w:id="2909"/>
        <w:r>
          <w:rPr>
            <w:rStyle w:val="CommentReference"/>
            <w:sz w:val="22"/>
            <w:szCs w:val="20"/>
            <w:lang w:val="en-GB"/>
          </w:rPr>
          <w:commentReference w:id="2909"/>
        </w:r>
        <w:commentRangeEnd w:id="2910"/>
        <w:r>
          <w:rPr>
            <w:rStyle w:val="CommentReference"/>
            <w:sz w:val="22"/>
            <w:szCs w:val="20"/>
            <w:lang w:val="en-GB"/>
          </w:rPr>
          <w:commentReference w:id="2910"/>
        </w:r>
      </w:del>
    </w:p>
    <w:p w14:paraId="24A386DB" w14:textId="51FE09DA" w:rsidR="007F560D" w:rsidRPr="00ED5F9C" w:rsidDel="009B45AB" w:rsidRDefault="007F560D">
      <w:pPr>
        <w:pStyle w:val="IWHFlietext"/>
        <w:rPr>
          <w:del w:id="2914" w:author="Schult, Christoph" w:date="2026-09-14T15:02:00Z" w16du:dateUtc="2026-09-14T13:02:00Z"/>
          <w:lang w:val="en-GB"/>
        </w:rPr>
        <w:pPrChange w:id="2915" w:author="Schult, Christoph" w:date="2026-09-16T18:59:00Z" w16du:dateUtc="2026-09-16T16:59:00Z">
          <w:pPr>
            <w:pStyle w:val="Caption"/>
          </w:pPr>
        </w:pPrChange>
      </w:pPr>
      <w:bookmarkStart w:id="2916" w:name="_Ref236155422"/>
      <w:del w:id="2917" w:author="Schult, Christoph" w:date="2026-09-14T15:02:00Z" w16du:dateUtc="2026-09-14T13:02:00Z">
        <w:r>
          <w:rPr>
            <w:lang w:val="en-GB"/>
          </w:rPr>
          <w:delText xml:space="preserve">Figure </w:delText>
        </w:r>
        <w:r>
          <w:rPr>
            <w:rFonts w:ascii="Brandon Grotesque Medium" w:eastAsia="Times New Roman" w:hAnsi="Brandon Grotesque Medium"/>
            <w:color w:val="242B84"/>
            <w:sz w:val="20"/>
            <w:szCs w:val="18"/>
            <w:lang w:val="en-GB"/>
          </w:rPr>
          <w:fldChar w:fldCharType="begin"/>
        </w:r>
        <w:r>
          <w:rPr>
            <w:lang w:val="en-GB"/>
          </w:rPr>
          <w:delInstrText xml:space="preserve"> SEQ Figure \* ARABIC </w:delInstrText>
        </w:r>
        <w:r>
          <w:rPr>
            <w:rFonts w:ascii="Brandon Grotesque Medium" w:eastAsia="Times New Roman" w:hAnsi="Brandon Grotesque Medium"/>
            <w:color w:val="242B84"/>
            <w:sz w:val="20"/>
            <w:szCs w:val="18"/>
            <w:lang w:val="en-GB"/>
          </w:rPr>
          <w:fldChar w:fldCharType="separate"/>
        </w:r>
      </w:del>
      <w:del w:id="2918" w:author="Schult, Christoph" w:date="2026-09-11T17:01:00Z" w16du:dateUtc="2026-09-11T15:01:00Z">
        <w:r>
          <w:rPr>
            <w:noProof/>
            <w:lang w:val="en-GB"/>
          </w:rPr>
          <w:delText>9</w:delText>
        </w:r>
      </w:del>
      <w:del w:id="2919" w:author="Schult, Christoph" w:date="2026-09-14T15:02:00Z" w16du:dateUtc="2026-09-14T13:02:00Z">
        <w:r>
          <w:rPr>
            <w:rFonts w:ascii="Brandon Grotesque Medium" w:eastAsia="Times New Roman" w:hAnsi="Brandon Grotesque Medium"/>
            <w:color w:val="242B84"/>
            <w:sz w:val="20"/>
            <w:szCs w:val="18"/>
            <w:lang w:val="en-GB"/>
          </w:rPr>
          <w:fldChar w:fldCharType="end"/>
        </w:r>
        <w:bookmarkEnd w:id="2916"/>
        <w:r>
          <w:rPr>
            <w:lang w:val="en-GB"/>
          </w:rPr>
          <w:delText>: Policy Recommendations</w:delText>
        </w:r>
        <w:r>
          <w:rPr>
            <w:lang w:val="en-US"/>
          </w:rPr>
          <w:delText>.</w:delText>
        </w:r>
      </w:del>
    </w:p>
    <w:p w14:paraId="06360A85" w14:textId="0ED2E194" w:rsidR="007F560D" w:rsidDel="009B45AB" w:rsidRDefault="007F560D">
      <w:pPr>
        <w:pStyle w:val="IWHFlietext"/>
        <w:rPr>
          <w:del w:id="2920" w:author="Schult, Christoph" w:date="2026-09-14T15:02:00Z" w16du:dateUtc="2026-09-14T13:02:00Z"/>
          <w:lang w:val="en-GB"/>
        </w:rPr>
        <w:pPrChange w:id="2921" w:author="Schult, Christoph" w:date="2026-09-16T18:59:00Z" w16du:dateUtc="2026-09-16T16:59:00Z">
          <w:pPr>
            <w:pStyle w:val="IWHFunote"/>
            <w:jc w:val="left"/>
          </w:pPr>
        </w:pPrChange>
      </w:pPr>
      <w:del w:id="2922" w:author="Schult, Christoph" w:date="2026-09-14T15:02:00Z" w16du:dateUtc="2026-09-14T13:02:00Z">
        <w:r>
          <w:rPr>
            <w:lang w:val="en-GB"/>
          </w:rPr>
          <w:delText>Source: Authors’ illustration</w:delText>
        </w:r>
      </w:del>
    </w:p>
    <w:p w14:paraId="419567AC" w14:textId="19F3952E" w:rsidR="007059A5" w:rsidRPr="00F93AEF" w:rsidDel="00681E03" w:rsidRDefault="007059A5">
      <w:pPr>
        <w:pStyle w:val="IWHFlietext"/>
        <w:rPr>
          <w:del w:id="2923" w:author="Schult, Christoph" w:date="2026-09-14T17:47:00Z" w16du:dateUtc="2026-09-14T15:47:00Z"/>
          <w:lang w:val="en-US"/>
        </w:rPr>
        <w:pPrChange w:id="2924" w:author="Schult, Christoph" w:date="2026-09-16T18:59:00Z" w16du:dateUtc="2026-09-16T16:59:00Z">
          <w:pPr>
            <w:jc w:val="both"/>
          </w:pPr>
        </w:pPrChange>
      </w:pPr>
    </w:p>
    <w:p w14:paraId="235FD89A" w14:textId="6D967F10" w:rsidR="007059A5" w:rsidRPr="00F93AEF" w:rsidRDefault="007059A5">
      <w:pPr>
        <w:pStyle w:val="IWHFlietext"/>
        <w:rPr>
          <w:lang w:val="en-US"/>
        </w:rPr>
        <w:pPrChange w:id="2925" w:author="Schult, Christoph" w:date="2026-09-16T18:59:00Z" w16du:dateUtc="2026-09-16T16:59:00Z">
          <w:pPr>
            <w:jc w:val="both"/>
          </w:pPr>
        </w:pPrChange>
      </w:pPr>
      <w:r>
        <w:rPr>
          <w:lang w:val="en-US"/>
        </w:rPr>
        <w:t>At the core of the recommended policy package is a strong emphasis on energy efficiency. The model results show that relatively modest additional expenditure on efficiency measures can generate substantial economic benefits by reducing electricity demand, limiting the need for new generation capacity, and lowering the cost of meeting emissions targets. Fuel switching and technological upgrading further strengthen these effects by providing firms with practical options to respond to tighter climate policies.</w:t>
      </w:r>
    </w:p>
    <w:p w14:paraId="2F0546EA" w14:textId="77777777" w:rsidR="007059A5" w:rsidRPr="00F93AEF" w:rsidRDefault="007059A5">
      <w:pPr>
        <w:pStyle w:val="IWHFlietext"/>
        <w:rPr>
          <w:lang w:val="en-US"/>
        </w:rPr>
        <w:pPrChange w:id="2926" w:author="Schult, Christoph" w:date="2026-09-16T18:59:00Z" w16du:dateUtc="2026-09-16T16:59:00Z">
          <w:pPr>
            <w:jc w:val="both"/>
          </w:pPr>
        </w:pPrChange>
      </w:pPr>
      <w:r>
        <w:rPr>
          <w:lang w:val="en-US"/>
        </w:rPr>
        <w:t>Carbon pricing should therefore be introduced gradually and coordinated with energy-efficiency programmes, renewable-energy policies, and affordable green finance. Concessional and blended finance can reduce capital costs, accelerate low-carbon investment, and ease the economic burden of the transition, particularly during the investment-intensive period before 2035. ETS revenues can reinforce this process when they are used to reduce capital costs or support investment in non-fossil sectors, while targeted transfers can protect vulnerable households.</w:t>
      </w:r>
    </w:p>
    <w:p w14:paraId="52AB6EA2" w14:textId="77777777" w:rsidR="00E116BF" w:rsidRDefault="007059A5">
      <w:pPr>
        <w:pStyle w:val="IWHFlietext"/>
        <w:rPr>
          <w:ins w:id="2927" w:author="Schult, Christoph" w:date="2026-09-13T10:35:00Z" w16du:dateUtc="2026-09-13T08:35:00Z"/>
          <w:lang w:val="en-US"/>
        </w:rPr>
        <w:pPrChange w:id="2928" w:author="Schult, Christoph" w:date="2026-09-16T18:59:00Z" w16du:dateUtc="2026-09-16T16:59:00Z">
          <w:pPr>
            <w:jc w:val="both"/>
          </w:pPr>
        </w:pPrChange>
      </w:pPr>
      <w:r>
        <w:rPr>
          <w:lang w:val="en-US"/>
        </w:rPr>
        <w:t>Finally, complementary measures are required to safeguard the reliability and inclusiveness of the transition. Battery energy storage should be treated primarily as a system-stability and grid-balancing requirement, while retraining and labour-mobility programmes can reduce adjustment costs for affected workers and regions. Taken together, these measures can transform a more ambitious Net Zero pathway from a potential economic burden into a driver of investment, productivity, and long-term resilience.</w:t>
      </w:r>
      <w:ins w:id="2929" w:author="Schult, Christoph" w:date="2026-09-13T10:35:00Z" w16du:dateUtc="2026-09-13T08:35:00Z">
        <w:r>
          <w:rPr>
            <w:lang w:val="en-US"/>
          </w:rPr>
          <w:t xml:space="preserve"> </w:t>
        </w:r>
      </w:ins>
    </w:p>
    <w:p w14:paraId="67446704" w14:textId="77777777" w:rsidR="009B45AB" w:rsidRDefault="009B45AB" w:rsidP="009B45AB">
      <w:pPr>
        <w:jc w:val="center"/>
        <w:rPr>
          <w:ins w:id="2930" w:author="Schult, Christoph" w:date="2026-09-14T15:02:00Z" w16du:dateUtc="2026-09-14T13:02:00Z"/>
          <w:lang w:val="en-GB"/>
        </w:rPr>
      </w:pPr>
      <w:commentRangeStart w:id="2931"/>
      <w:commentRangeStart w:id="2932"/>
      <w:commentRangeStart w:id="2933"/>
      <w:commentRangeStart w:id="2934"/>
      <w:ins w:id="2935" w:author="Schult, Christoph" w:date="2026-09-14T15:02:00Z" w16du:dateUtc="2026-09-14T13:02:00Z">
        <w:r>
          <w:rPr>
            <w:noProof/>
          </w:rPr>
          <w:drawing>
            <wp:inline distT="0" distB="0" distL="0" distR="0" wp14:anchorId="3EDE499B" wp14:editId="690DDC66">
              <wp:extent cx="3708651" cy="5760000"/>
              <wp:effectExtent l="0" t="0" r="6350" b="0"/>
              <wp:docPr id="976307509" name="Picture 976307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307509" name="Picture 976307509"/>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8651" cy="5760000"/>
                      </a:xfrm>
                      <a:prstGeom prst="rect">
                        <a:avLst/>
                      </a:prstGeom>
                    </pic:spPr>
                  </pic:pic>
                </a:graphicData>
              </a:graphic>
            </wp:inline>
          </w:drawing>
        </w:r>
        <w:commentRangeEnd w:id="2933"/>
        <w:r>
          <w:rPr>
            <w:rStyle w:val="CommentReference"/>
            <w:sz w:val="22"/>
            <w:szCs w:val="22"/>
            <w:lang w:val="en-GB"/>
          </w:rPr>
          <w:commentReference w:id="2933"/>
        </w:r>
        <w:commentRangeEnd w:id="2934"/>
        <w:r>
          <w:rPr>
            <w:rStyle w:val="CommentReference"/>
            <w:sz w:val="22"/>
            <w:szCs w:val="22"/>
            <w:lang w:val="en-GB"/>
          </w:rPr>
          <w:commentReference w:id="2934"/>
        </w:r>
        <w:commentRangeEnd w:id="2931"/>
        <w:r>
          <w:rPr>
            <w:rStyle w:val="CommentReference"/>
            <w:sz w:val="22"/>
            <w:szCs w:val="22"/>
            <w:lang w:val="en-GB"/>
          </w:rPr>
          <w:commentReference w:id="2931"/>
        </w:r>
        <w:commentRangeEnd w:id="2932"/>
        <w:r>
          <w:rPr>
            <w:rStyle w:val="CommentReference"/>
            <w:sz w:val="22"/>
            <w:szCs w:val="22"/>
            <w:lang w:val="en-GB"/>
          </w:rPr>
          <w:commentReference w:id="2932"/>
        </w:r>
      </w:ins>
    </w:p>
    <w:p w14:paraId="4630FD3D" w14:textId="637B15DD" w:rsidR="009B45AB" w:rsidRPr="00ED5F9C" w:rsidRDefault="009B45AB" w:rsidP="009B45AB">
      <w:pPr>
        <w:pStyle w:val="Caption"/>
        <w:rPr>
          <w:ins w:id="2936" w:author="Schult, Christoph" w:date="2026-09-14T15:02:00Z" w16du:dateUtc="2026-09-14T13:02:00Z"/>
          <w:lang w:val="en-GB"/>
        </w:rPr>
      </w:pPr>
      <w:bookmarkStart w:id="2937" w:name="_Ref240454974"/>
      <w:bookmarkStart w:id="2938" w:name="_Toc240458093"/>
      <w:ins w:id="2939" w:author="Schult, Christoph" w:date="2026-09-14T15:02:00Z" w16du:dateUtc="2026-09-14T13:02:00Z">
        <w:r>
          <w:rPr>
            <w:lang w:val="en-GB"/>
          </w:rPr>
          <w:t xml:space="preserve">Figure </w:t>
        </w:r>
        <w:r>
          <w:rPr>
            <w:lang w:val="en-GB"/>
          </w:rPr>
          <w:fldChar w:fldCharType="begin"/>
        </w:r>
        <w:r>
          <w:rPr>
            <w:lang w:val="en-GB"/>
          </w:rPr>
          <w:instrText xml:space="preserve"> SEQ Figure \* ARABIC </w:instrText>
        </w:r>
        <w:r>
          <w:rPr>
            <w:lang w:val="en-GB"/>
          </w:rPr>
          <w:fldChar w:fldCharType="separate"/>
        </w:r>
      </w:ins>
      <w:ins w:id="2940" w:author="Schult, Christoph" w:date="2026-09-16T13:34:00Z" w16du:dateUtc="2026-09-16T11:34:00Z">
        <w:r>
          <w:rPr>
            <w:noProof/>
            <w:lang w:val="en-GB"/>
          </w:rPr>
          <w:t>10</w:t>
        </w:r>
      </w:ins>
      <w:ins w:id="2941" w:author="Schult, Christoph" w:date="2026-09-14T15:02:00Z" w16du:dateUtc="2026-09-14T13:02:00Z">
        <w:r>
          <w:rPr>
            <w:lang w:val="en-GB"/>
          </w:rPr>
          <w:fldChar w:fldCharType="end"/>
        </w:r>
        <w:bookmarkEnd w:id="2937"/>
        <w:r>
          <w:rPr>
            <w:lang w:val="en-GB"/>
          </w:rPr>
          <w:t>: Policy Recommendations</w:t>
        </w:r>
        <w:r>
          <w:rPr>
            <w:lang w:val="en-US"/>
          </w:rPr>
          <w:t>.</w:t>
        </w:r>
        <w:bookmarkEnd w:id="2938"/>
      </w:ins>
    </w:p>
    <w:p w14:paraId="606FDF81" w14:textId="77777777" w:rsidR="009B45AB" w:rsidRDefault="009B45AB" w:rsidP="009B45AB">
      <w:pPr>
        <w:pStyle w:val="IWHFunote"/>
        <w:jc w:val="left"/>
        <w:rPr>
          <w:ins w:id="2942" w:author="Schult, Christoph" w:date="2026-09-14T15:02:00Z" w16du:dateUtc="2026-09-14T13:02:00Z"/>
          <w:lang w:val="en-GB"/>
        </w:rPr>
      </w:pPr>
      <w:ins w:id="2943" w:author="Schult, Christoph" w:date="2026-09-14T15:02:00Z" w16du:dateUtc="2026-09-14T13:02:00Z">
        <w:r>
          <w:rPr>
            <w:lang w:val="en-GB"/>
          </w:rPr>
          <w:t>Source: Authors’ illustration</w:t>
        </w:r>
      </w:ins>
    </w:p>
    <w:p w14:paraId="12168B48" w14:textId="5E877444" w:rsidR="009B45AB" w:rsidDel="00145D0F" w:rsidRDefault="009B45AB" w:rsidP="007F560D">
      <w:pPr>
        <w:rPr>
          <w:del w:id="2944" w:author="Schult, Christoph" w:date="2026-09-14T15:02:00Z" w16du:dateUtc="2026-09-14T13:02:00Z"/>
          <w:lang w:val="en-GB"/>
        </w:rPr>
      </w:pPr>
    </w:p>
    <w:p w14:paraId="53DDB62D" w14:textId="3D1B62FC" w:rsidR="00145D0F" w:rsidRDefault="00145D0F" w:rsidP="00145D0F">
      <w:pPr>
        <w:pStyle w:val="IWHFlietext"/>
        <w:rPr>
          <w:ins w:id="2945" w:author="Schult, Christoph" w:date="2026-09-16T19:54:00Z" w16du:dateUtc="2026-09-16T17:54:00Z"/>
          <w:lang w:val="en-US"/>
        </w:rPr>
      </w:pPr>
      <w:ins w:id="2946" w:author="Schult, Christoph" w:date="2026-09-16T19:54:00Z" w16du:dateUtc="2026-09-16T17:54:00Z">
        <w:r>
          <w:rPr>
            <w:lang w:val="en-US"/>
          </w:rPr>
          <w:t xml:space="preserve">Complementary </w:t>
        </w:r>
        <w:r>
          <w:rPr>
            <w:b/>
            <w:bCs/>
            <w:lang w:val="en-US"/>
          </w:rPr>
          <w:t>“Clean, Affordable and Secure Energy for Southeast Asia“ (CASE)</w:t>
        </w:r>
        <w:r>
          <w:rPr>
            <w:lang w:val="en-US"/>
          </w:rPr>
          <w:t xml:space="preserve"> research identifies workforce development as an enabling condition for </w:t>
        </w:r>
      </w:ins>
      <w:ins w:id="2947" w:author="Schult, Christoph" w:date="2026-09-17T13:49:00Z" w16du:dateUtc="2026-09-17T11:49:00Z">
        <w:r>
          <w:rPr>
            <w:lang w:val="en-US"/>
          </w:rPr>
          <w:t>Vietnam</w:t>
        </w:r>
      </w:ins>
      <w:ins w:id="2948" w:author="Schult, Christoph" w:date="2026-09-16T19:54:00Z" w16du:dateUtc="2026-09-16T17:54:00Z">
        <w:r>
          <w:rPr>
            <w:lang w:val="en-US"/>
          </w:rPr>
          <w:t>’s energy transition. Employment projections indicate that renewable-energy expansion can generate more jobs than are lost in declining fossil-fuel activities, but differences in skills requirements and geographical location mean that new opportunities will not automatically absorb affected workers (New Climate Institute, 2025). Initial industry interviews also identify recruitment difficulties in technical and operational roles, highlighting the need to align training with planned renewable-energy deployment (New Climate Institute, 2025). These findings support closer coordination between employers and training institutions, targeted retraining and transition support in coal-dependent areas, and stronger domestic capabilities in renewable-energy installation, operation and maintenance (GIZ, 2024; New Climate Institute, 2025). These recommendations complement the macroeconomic analysis.</w:t>
        </w:r>
      </w:ins>
    </w:p>
    <w:p w14:paraId="37B7229B" w14:textId="7163D2D7" w:rsidR="006D218C" w:rsidRPr="006849BB" w:rsidDel="00145D0F" w:rsidRDefault="006D218C" w:rsidP="007F560D">
      <w:pPr>
        <w:rPr>
          <w:del w:id="2949" w:author="Schult, Christoph" w:date="2026-09-16T19:54:00Z" w16du:dateUtc="2026-09-16T17:54:00Z"/>
          <w:lang w:val="en-GB"/>
        </w:rPr>
      </w:pPr>
    </w:p>
    <w:p w14:paraId="498054BB" w14:textId="5B803123" w:rsidR="00827B99" w:rsidRDefault="00827B99" w:rsidP="00246644">
      <w:pPr>
        <w:pStyle w:val="Heading1"/>
        <w:rPr>
          <w:lang w:val="en-GB"/>
        </w:rPr>
      </w:pPr>
      <w:bookmarkStart w:id="2950" w:name="_Toc240458081"/>
      <w:bookmarkEnd w:id="2883"/>
      <w:r>
        <w:rPr>
          <w:lang w:val="en-GB"/>
        </w:rPr>
        <w:t>Conclusion</w:t>
      </w:r>
      <w:bookmarkEnd w:id="2950"/>
    </w:p>
    <w:p w14:paraId="712B6E01" w14:textId="5266D06F" w:rsidR="008A5643" w:rsidRDefault="008A5643" w:rsidP="008A5643">
      <w:pPr>
        <w:pStyle w:val="IWHFlietext"/>
        <w:rPr>
          <w:lang w:val="en-US"/>
        </w:rPr>
      </w:pPr>
      <w:r>
        <w:rPr>
          <w:lang w:val="en-US"/>
        </w:rPr>
        <w:t xml:space="preserve">Ultimately, </w:t>
      </w:r>
      <w:del w:id="2951" w:author="Schult, Christoph" w:date="2026-09-17T13:49:00Z" w16du:dateUtc="2026-09-17T11:49:00Z">
        <w:r>
          <w:rPr>
            <w:lang w:val="en-US"/>
          </w:rPr>
          <w:delText>Viet Nam</w:delText>
        </w:r>
      </w:del>
      <w:ins w:id="2952" w:author="Schult, Christoph" w:date="2026-09-17T13:49:00Z" w16du:dateUtc="2026-09-17T11:49:00Z">
        <w:r>
          <w:rPr>
            <w:lang w:val="en-US"/>
          </w:rPr>
          <w:t>Vietnam</w:t>
        </w:r>
      </w:ins>
      <w:r>
        <w:rPr>
          <w:lang w:val="en-US"/>
        </w:rPr>
        <w:t xml:space="preserve">'s energy transition should be viewed not only as an environmental obligation but also as an opportunity to modernise the economy, strengthen energy security, and enhance long-term competitiveness. The evidence presented in this report suggests that an integrated strategy combining energy efficiency, affordable green finance, and effective carbon pricing offers the most economically resilient pathway towards achieving </w:t>
      </w:r>
      <w:del w:id="2953" w:author="Schult, Christoph" w:date="2026-09-17T13:49:00Z" w16du:dateUtc="2026-09-17T11:49:00Z">
        <w:r>
          <w:rPr>
            <w:lang w:val="en-US"/>
          </w:rPr>
          <w:delText>Viet Nam</w:delText>
        </w:r>
      </w:del>
      <w:ins w:id="2954" w:author="Schult, Christoph" w:date="2026-09-17T13:49:00Z" w16du:dateUtc="2026-09-17T11:49:00Z">
        <w:r>
          <w:rPr>
            <w:lang w:val="en-US"/>
          </w:rPr>
          <w:t>Vietnam</w:t>
        </w:r>
      </w:ins>
      <w:r>
        <w:rPr>
          <w:lang w:val="en-US"/>
        </w:rPr>
        <w:t xml:space="preserve">'s Net Zero ambitions. </w:t>
      </w:r>
    </w:p>
    <w:p w14:paraId="0592EA8D" w14:textId="02536E1B" w:rsidR="000C536D" w:rsidRPr="00F93AEF" w:rsidRDefault="001E0540" w:rsidP="000C536D">
      <w:pPr>
        <w:pStyle w:val="IWHFlietext"/>
        <w:rPr>
          <w:lang w:val="en-US"/>
        </w:rPr>
      </w:pPr>
      <w:del w:id="2955" w:author="Schult, Christoph" w:date="2026-09-17T13:49:00Z" w16du:dateUtc="2026-09-17T11:49:00Z">
        <w:r>
          <w:rPr>
            <w:lang w:val="en-US"/>
          </w:rPr>
          <w:delText>Viet Nam</w:delText>
        </w:r>
      </w:del>
      <w:ins w:id="2956" w:author="Schult, Christoph" w:date="2026-09-17T13:49:00Z" w16du:dateUtc="2026-09-17T11:49:00Z">
        <w:r>
          <w:rPr>
            <w:lang w:val="en-US"/>
          </w:rPr>
          <w:t>Vietnam</w:t>
        </w:r>
      </w:ins>
      <w:r>
        <w:rPr>
          <w:lang w:val="en-US"/>
        </w:rPr>
        <w:t>'s Net Zero commitment need not come at the expense of long-term economic growth. The scenario analysis shows that the macroeconomic outcome depends not only on the pace of emissions reduction, but also on the way the transition is financed and implemented. A predictable Net Zero pathway, combined with stronger energy efficiency, affordable green finance, and investment-oriented recycling of Emissions Trading System revenues, can substantially reduce adjustment costs and, in the most comprehensive policy package, raise GDP above the revised Power Development Plan VIII baseline.</w:t>
      </w:r>
    </w:p>
    <w:p w14:paraId="703CE71B" w14:textId="77777777" w:rsidR="000C536D" w:rsidRPr="00F93AEF" w:rsidRDefault="000C536D" w:rsidP="000C536D">
      <w:pPr>
        <w:pStyle w:val="IWHFlietext"/>
        <w:rPr>
          <w:lang w:val="en-US"/>
        </w:rPr>
      </w:pPr>
      <w:r>
        <w:rPr>
          <w:lang w:val="en-US"/>
        </w:rPr>
        <w:t>Energy efficiency should be the first pillar of this strategy. Relatively modest additional expenditure lowers electricity demand, reduces the need for new generation capacity, and improves economic performance. Rooftop solar accounts for much of the positive GDP effect in the efficiency scenarios, while fuel switching and technological upgrading give firms practical ways to respond to tighter emissions constraints. These adjustment options reduce both the carbon price and the GDP cost required to achieve the same emissions target. Battery energy storage, by contrast, should be assessed primarily for its contribution to grid balancing, renewable integration, and system reliability rather than for a direct aggregate GDP effect.</w:t>
      </w:r>
    </w:p>
    <w:p w14:paraId="6B7AE660" w14:textId="77777777" w:rsidR="000C536D" w:rsidRPr="00F93AEF" w:rsidRDefault="000C536D" w:rsidP="000C536D">
      <w:pPr>
        <w:pStyle w:val="IWHFlietext"/>
        <w:rPr>
          <w:lang w:val="en-US"/>
        </w:rPr>
      </w:pPr>
      <w:r>
        <w:rPr>
          <w:lang w:val="en-US"/>
        </w:rPr>
        <w:t>Financing conditions form the second pillar. Renewable energy is capital intensive, and high financing costs can delay investment precisely when deployment must accelerate. The results show that concessional, blended, and publicly supported finance can lower the cost of capital, bring forward renewable investment, and strengthen long-term growth. These benefits are particularly important during the investment-intensive period before 2035 and become larger as climate ambition increases.</w:t>
      </w:r>
    </w:p>
    <w:p w14:paraId="64E4DC8C" w14:textId="77777777" w:rsidR="000C536D" w:rsidRPr="00F93AEF" w:rsidRDefault="000C536D" w:rsidP="000C536D">
      <w:pPr>
        <w:pStyle w:val="IWHFlietext"/>
        <w:rPr>
          <w:lang w:val="en-US"/>
        </w:rPr>
      </w:pPr>
      <w:r>
        <w:rPr>
          <w:lang w:val="en-US"/>
        </w:rPr>
        <w:t>Carbon pricing is the third pillar, but it is most effective when embedded in this broader framework. A gradually tightening Emissions Trading System can create credible incentives for decarbonisation and generate substantial public revenue. The model results indicate that recycling these revenues through lower capital taxation or targeted investment support in non-fossil sectors stimulates investment more effectively than broad climate dividends. Targeted transfers can nevertheless be used to protect vulnerable households, while labour-market and skills policies can support workers and regions affected by structural change.</w:t>
      </w:r>
    </w:p>
    <w:p w14:paraId="3BDE786D" w14:textId="641C993D" w:rsidR="000C536D" w:rsidRPr="00F93AEF" w:rsidRDefault="000C536D" w:rsidP="008A5643">
      <w:pPr>
        <w:pStyle w:val="IWHFlietext"/>
        <w:rPr>
          <w:lang w:val="en-US"/>
        </w:rPr>
      </w:pPr>
      <w:r>
        <w:rPr>
          <w:lang w:val="en-US"/>
        </w:rPr>
        <w:t xml:space="preserve">The central policy message is coordination and early action. Energy efficiency reduces the scale of the challenge, affordable finance accelerates investment, and carbon pricing redirects capital towards lower-emission activities. Although DGE-METRIC is not a forecast or an electricity-system model, it shows that, alongside complementary analyses, </w:t>
      </w:r>
      <w:del w:id="2957" w:author="Schult, Christoph" w:date="2026-09-17T13:49:00Z" w16du:dateUtc="2026-09-17T11:49:00Z">
        <w:r>
          <w:rPr>
            <w:lang w:val="en-US"/>
          </w:rPr>
          <w:delText>Viet Nam</w:delText>
        </w:r>
      </w:del>
      <w:ins w:id="2958" w:author="Schult, Christoph" w:date="2026-09-17T13:49:00Z" w16du:dateUtc="2026-09-17T11:49:00Z">
        <w:r>
          <w:rPr>
            <w:lang w:val="en-US"/>
          </w:rPr>
          <w:t>Vietnam</w:t>
        </w:r>
      </w:ins>
      <w:r>
        <w:rPr>
          <w:lang w:val="en-US"/>
        </w:rPr>
        <w:t xml:space="preserve"> can use the Net Zero transition to strengthen energy security, productivity, and competitiveness.</w:t>
      </w:r>
    </w:p>
    <w:p w14:paraId="188C7128" w14:textId="77777777" w:rsidR="0055136A" w:rsidRDefault="0055136A">
      <w:pPr>
        <w:rPr>
          <w:rFonts w:ascii="Brandon Grotesque Bold" w:eastAsiaTheme="majorEastAsia" w:hAnsi="Brandon Grotesque Bold" w:cstheme="majorBidi"/>
          <w:bCs/>
          <w:color w:val="242B84"/>
          <w:sz w:val="26"/>
          <w:szCs w:val="28"/>
          <w:lang w:val="en-GB"/>
        </w:rPr>
      </w:pPr>
      <w:bookmarkStart w:id="2959" w:name="data-and-modeling-caveats"/>
      <w:r>
        <w:rPr>
          <w:lang w:val="en-GB"/>
        </w:rPr>
        <w:br w:type="page"/>
      </w:r>
    </w:p>
    <w:p w14:paraId="5B0D46A6" w14:textId="3D34932C" w:rsidR="00DE5F8C" w:rsidRPr="00295507" w:rsidRDefault="00DE5F8C" w:rsidP="004557F0">
      <w:pPr>
        <w:pStyle w:val="Heading1"/>
        <w:numPr>
          <w:ilvl w:val="0"/>
          <w:numId w:val="0"/>
        </w:numPr>
        <w:ind w:left="432" w:hanging="432"/>
        <w:rPr>
          <w:lang w:val="en-GB"/>
        </w:rPr>
      </w:pPr>
      <w:bookmarkStart w:id="2960" w:name="_Toc240458082"/>
      <w:bookmarkEnd w:id="2959"/>
      <w:r>
        <w:rPr>
          <w:lang w:val="en-GB"/>
        </w:rPr>
        <w:t>Annex: Methodology Summary</w:t>
      </w:r>
      <w:bookmarkEnd w:id="2960"/>
    </w:p>
    <w:p w14:paraId="7E36B83F" w14:textId="1F3E2AAE"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 xml:space="preserve">DGE-METRIC is a five-sector, one-region dynamic general equilibrium model that represents </w:t>
      </w:r>
      <w:del w:id="2961" w:author="Schult, Christoph" w:date="2026-09-17T13:49:00Z" w16du:dateUtc="2026-09-17T11:49:00Z">
        <w:r>
          <w:rPr>
            <w:rFonts w:ascii="Cambria" w:eastAsiaTheme="minorEastAsia" w:hAnsi="Cambria" w:cs="Times New Roman"/>
            <w:szCs w:val="20"/>
            <w:lang w:val="en-GB" w:eastAsia="de-DE"/>
          </w:rPr>
          <w:delText>Viet Nam</w:delText>
        </w:r>
      </w:del>
      <w:ins w:id="2962" w:author="Schult, Christoph" w:date="2026-09-17T13:49:00Z" w16du:dateUtc="2026-09-17T11:49:00Z">
        <w:r>
          <w:rPr>
            <w:rFonts w:ascii="Cambria" w:eastAsiaTheme="minorEastAsia" w:hAnsi="Cambria" w:cs="Times New Roman"/>
            <w:szCs w:val="20"/>
            <w:lang w:val="en-GB" w:eastAsia="de-DE"/>
          </w:rPr>
          <w:t>Vietnam</w:t>
        </w:r>
      </w:ins>
      <w:r>
        <w:rPr>
          <w:rFonts w:ascii="Cambria" w:eastAsiaTheme="minorEastAsia" w:hAnsi="Cambria" w:cs="Times New Roman"/>
          <w:szCs w:val="20"/>
          <w:lang w:val="en-GB" w:eastAsia="de-DE"/>
        </w:rPr>
        <w:t xml:space="preserve">’s economy over the period 2026–2050. The model is solved in Dynare as a deterministic perfect-foresight transition path and is calibrated to </w:t>
      </w:r>
      <w:del w:id="2963" w:author="Schult, Christoph" w:date="2026-09-17T13:49:00Z" w16du:dateUtc="2026-09-17T11:49:00Z">
        <w:r>
          <w:rPr>
            <w:rFonts w:ascii="Cambria" w:eastAsiaTheme="minorEastAsia" w:hAnsi="Cambria" w:cs="Times New Roman"/>
            <w:szCs w:val="20"/>
            <w:lang w:val="en-GB" w:eastAsia="de-DE"/>
          </w:rPr>
          <w:delText>Viet Nam</w:delText>
        </w:r>
      </w:del>
      <w:ins w:id="2964" w:author="Schult, Christoph" w:date="2026-09-17T13:49:00Z" w16du:dateUtc="2026-09-17T11:49:00Z">
        <w:r>
          <w:rPr>
            <w:rFonts w:ascii="Cambria" w:eastAsiaTheme="minorEastAsia" w:hAnsi="Cambria" w:cs="Times New Roman"/>
            <w:szCs w:val="20"/>
            <w:lang w:val="en-GB" w:eastAsia="de-DE"/>
          </w:rPr>
          <w:t>Vietnam</w:t>
        </w:r>
      </w:ins>
      <w:r>
        <w:rPr>
          <w:rFonts w:ascii="Cambria" w:eastAsiaTheme="minorEastAsia" w:hAnsi="Cambria" w:cs="Times New Roman"/>
          <w:szCs w:val="20"/>
          <w:lang w:val="en-GB" w:eastAsia="de-DE"/>
        </w:rPr>
        <w:t>’s 2019 input-output structure and a 2026 baseline. It captures interactions among households, firms, government, international trade, and the energy sector through goods, labour, capital, emissions-permit, and trade markets.</w:t>
      </w:r>
    </w:p>
    <w:p w14:paraId="0AFD2970" w14:textId="77777777"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The productive economy is divided into five sectors: a non-energy aggregate, fossil energy, renewable energy, industry, and services. Policy scenarios are introduced as changes in variables such as energy productivity, emissions intensity, financing costs, investment prices, and the Emissions Trading System cap. Because all scenarios are evaluated against a common baseline, differences in outcomes can be interpreted as the estimated macroeconomic effects of the respective policy assumptions.</w:t>
      </w:r>
    </w:p>
    <w:p w14:paraId="7460B83F" w14:textId="2A87D1B8"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 xml:space="preserve">The model is designed to compare alternative policy pathways rather than to provide a point forecast of </w:t>
      </w:r>
      <w:del w:id="2965" w:author="Schult, Christoph" w:date="2026-09-17T13:49:00Z" w16du:dateUtc="2026-09-17T11:49:00Z">
        <w:r>
          <w:rPr>
            <w:rFonts w:ascii="Cambria" w:eastAsiaTheme="minorEastAsia" w:hAnsi="Cambria" w:cs="Times New Roman"/>
            <w:szCs w:val="20"/>
            <w:lang w:val="en-GB" w:eastAsia="de-DE"/>
          </w:rPr>
          <w:delText>Viet Nam</w:delText>
        </w:r>
      </w:del>
      <w:ins w:id="2966" w:author="Schult, Christoph" w:date="2026-09-17T13:49:00Z" w16du:dateUtc="2026-09-17T11:49:00Z">
        <w:r>
          <w:rPr>
            <w:rFonts w:ascii="Cambria" w:eastAsiaTheme="minorEastAsia" w:hAnsi="Cambria" w:cs="Times New Roman"/>
            <w:szCs w:val="20"/>
            <w:lang w:val="en-GB" w:eastAsia="de-DE"/>
          </w:rPr>
          <w:t>Vietnam</w:t>
        </w:r>
      </w:ins>
      <w:r>
        <w:rPr>
          <w:rFonts w:ascii="Cambria" w:eastAsiaTheme="minorEastAsia" w:hAnsi="Cambria" w:cs="Times New Roman"/>
          <w:szCs w:val="20"/>
          <w:lang w:val="en-GB" w:eastAsia="de-DE"/>
        </w:rPr>
        <w:t>’s future economy. The revised Power Development Plan VIII serves as the reference pathway, against which scenarios for stronger energy efficiency, alternative green-finance architectures, carbon pricing, and revenue recycling are assessed. The results therefore illustrate the relative direction and magnitude of policy effects under internally consistent assumptions.</w:t>
      </w:r>
    </w:p>
    <w:p w14:paraId="546D0435" w14:textId="77777777"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DGE-METRIC provides an economy-wide perspective that complements engineering, electricity-system, and financial-sector analyses. It captures how energy-transition policies affect investment, consumption, production, government revenue, trade, and sectoral adjustment across the economy. Technical questions relating to electricity-system operation, grid balancing, technology dispatch, or the detailed performance of individual power technologies are best assessed together with specialised energy-system models. This is particularly relevant for battery energy storage systems, whose principal contribution lies in reliability, flexibility, and renewable-energy integration.</w:t>
      </w:r>
    </w:p>
    <w:p w14:paraId="4829FA74" w14:textId="7E6DF7EE" w:rsidR="004557F0" w:rsidRPr="004557F0" w:rsidRDefault="004557F0" w:rsidP="00F00250">
      <w:pPr>
        <w:jc w:val="both"/>
        <w:rPr>
          <w:rFonts w:ascii="Cambria" w:eastAsiaTheme="minorEastAsia" w:hAnsi="Cambria" w:cs="Times New Roman"/>
          <w:szCs w:val="20"/>
          <w:lang w:val="en-GB" w:eastAsia="de-DE"/>
        </w:rPr>
      </w:pPr>
      <w:del w:id="2967" w:author="Schult, Christoph" w:date="2026-09-17T13:50:00Z" w16du:dateUtc="2026-09-17T11:50:00Z">
        <w:r>
          <w:rPr>
            <w:rFonts w:ascii="Cambria" w:eastAsiaTheme="minorEastAsia" w:hAnsi="Cambria" w:cs="Times New Roman"/>
            <w:szCs w:val="20"/>
            <w:lang w:val="en-GB" w:eastAsia="de-DE"/>
          </w:rPr>
          <w:delText>Viet Nam</w:delText>
        </w:r>
      </w:del>
      <w:ins w:id="2968" w:author="Schult, Christoph" w:date="2026-09-17T13:50:00Z" w16du:dateUtc="2026-09-17T11:50:00Z">
        <w:r>
          <w:rPr>
            <w:rFonts w:ascii="Cambria" w:eastAsiaTheme="minorEastAsia" w:hAnsi="Cambria" w:cs="Times New Roman"/>
            <w:szCs w:val="20"/>
            <w:lang w:val="en-GB" w:eastAsia="de-DE"/>
          </w:rPr>
          <w:t>Vietnam</w:t>
        </w:r>
      </w:ins>
      <w:r>
        <w:rPr>
          <w:rFonts w:ascii="Cambria" w:eastAsiaTheme="minorEastAsia" w:hAnsi="Cambria" w:cs="Times New Roman"/>
          <w:szCs w:val="20"/>
          <w:lang w:val="en-GB" w:eastAsia="de-DE"/>
        </w:rPr>
        <w:t xml:space="preserve"> is represented as a single national economy. The results therefore reflect aggregate national effects and do not distinguish between provinces or regions. Regional investment needs, local labour-market effects, infrastructure constraints, and subnational distributional impacts can be examined through complementary regional analysis.</w:t>
      </w:r>
    </w:p>
    <w:p w14:paraId="1D8B7276" w14:textId="77777777"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Green finance is represented primarily through changes in the effective cost of capital and, where applicable, investment prices and capital-accumulation pathways. This approach captures the main macroeconomic effects of improved financing conditions without modelling every financial instrument separately. Concessional loans, blended finance, guarantees, green bonds, and development-bank facilities can therefore be interpreted as alternative mechanisms capable of delivering the financing-cost reductions represented in the scenarios.</w:t>
      </w:r>
    </w:p>
    <w:p w14:paraId="2FEAE8E0" w14:textId="77777777"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The analysis also evaluates the fiscal effects of carbon pricing, including revenues generated through the auctioning of emissions allowances. Alternative revenue-recycling scenarios illustrate how the use of these revenues can affect investment and GDP. Detailed questions concerning household compensation, firm-level support, administrative design, and the distribution of costs and benefits remain important areas for complementary fiscal and distributional assessment.</w:t>
      </w:r>
    </w:p>
    <w:p w14:paraId="0477CC0D" w14:textId="77777777" w:rsidR="004557F0" w:rsidRPr="004557F0" w:rsidRDefault="004557F0" w:rsidP="00F00250">
      <w:pPr>
        <w:jc w:val="both"/>
        <w:rPr>
          <w:rFonts w:ascii="Cambria" w:eastAsiaTheme="minorEastAsia" w:hAnsi="Cambria" w:cs="Times New Roman"/>
          <w:szCs w:val="20"/>
          <w:lang w:val="en-GB" w:eastAsia="de-DE"/>
        </w:rPr>
      </w:pPr>
      <w:r>
        <w:rPr>
          <w:rFonts w:ascii="Cambria" w:eastAsiaTheme="minorEastAsia" w:hAnsi="Cambria" w:cs="Times New Roman"/>
          <w:szCs w:val="20"/>
          <w:lang w:val="en-GB" w:eastAsia="de-DE"/>
        </w:rPr>
        <w:t>As with any calibrated macroeconomic model, the quantitative results depend on assumptions regarding technology, financing conditions, trade, capital flows, behavioural responses, and policy implementation. The scenarios are therefore most informative when interpreted comparatively. Across the scenarios assessed, the main qualitative findings remain consistent: energy efficiency lowers transition costs, affordable finance supports investment and growth, and carbon pricing performs best when combined with complementary investment and technology policies.</w:t>
      </w:r>
    </w:p>
    <w:p w14:paraId="01359EF2" w14:textId="77777777" w:rsidR="00BB4D44" w:rsidRDefault="004557F0" w:rsidP="00F00250">
      <w:pPr>
        <w:jc w:val="both"/>
        <w:rPr>
          <w:ins w:id="2969" w:author="Schult, Christoph" w:date="2026-09-17T13:50:00Z" w16du:dateUtc="2026-09-17T11:50:00Z"/>
          <w:rFonts w:ascii="Cambria" w:eastAsiaTheme="minorEastAsia" w:hAnsi="Cambria" w:cs="Times New Roman"/>
          <w:szCs w:val="20"/>
          <w:lang w:val="en-GB" w:eastAsia="de-DE"/>
        </w:rPr>
      </w:pPr>
      <w:r>
        <w:rPr>
          <w:rFonts w:ascii="Cambria" w:eastAsiaTheme="minorEastAsia" w:hAnsi="Cambria" w:cs="Times New Roman"/>
          <w:szCs w:val="20"/>
          <w:lang w:val="en-GB" w:eastAsia="de-DE"/>
        </w:rPr>
        <w:t xml:space="preserve">For a full description of the model structure, calibration, data sources, equations, solution method, and scenario configuration, see the accompanying IWH Technical Report. </w:t>
      </w:r>
    </w:p>
    <w:p w14:paraId="4D731133" w14:textId="0DA4D6E5" w:rsidR="00FB052B" w:rsidRDefault="00FB052B" w:rsidP="00F00250">
      <w:pPr>
        <w:jc w:val="both"/>
        <w:rPr>
          <w:rFonts w:ascii="Brandon Grotesque Bold" w:eastAsiaTheme="majorEastAsia" w:hAnsi="Brandon Grotesque Bold" w:cstheme="majorBidi"/>
          <w:bCs/>
          <w:color w:val="242B84"/>
          <w:sz w:val="26"/>
          <w:szCs w:val="28"/>
          <w:lang w:val="en-GB"/>
        </w:rPr>
      </w:pPr>
      <w:r>
        <w:rPr>
          <w:lang w:val="en-GB"/>
        </w:rPr>
        <w:br w:type="page"/>
      </w:r>
    </w:p>
    <w:p w14:paraId="45E7B492" w14:textId="74070C62" w:rsidR="00E14EDE" w:rsidRPr="00295507" w:rsidRDefault="002B6202">
      <w:pPr>
        <w:pStyle w:val="Heading1"/>
        <w:numPr>
          <w:ilvl w:val="0"/>
          <w:numId w:val="0"/>
        </w:numPr>
        <w:ind w:left="431" w:hanging="431"/>
        <w:rPr>
          <w:lang w:val="en-GB"/>
        </w:rPr>
      </w:pPr>
      <w:bookmarkStart w:id="2970" w:name="_Toc240458083"/>
      <w:r>
        <w:rPr>
          <w:lang w:val="en-GB"/>
        </w:rPr>
        <w:t>References</w:t>
      </w:r>
      <w:bookmarkEnd w:id="2970"/>
    </w:p>
    <w:bookmarkEnd w:id="558"/>
    <w:bookmarkEnd w:id="559"/>
    <w:bookmarkEnd w:id="560"/>
    <w:bookmarkEnd w:id="561"/>
    <w:bookmarkEnd w:id="562"/>
    <w:bookmarkEnd w:id="563"/>
    <w:bookmarkEnd w:id="564"/>
    <w:bookmarkEnd w:id="565"/>
    <w:bookmarkEnd w:id="566"/>
    <w:p w14:paraId="0AA5761A" w14:textId="764EB19B" w:rsidR="00EA0C37" w:rsidRPr="00D066F7" w:rsidRDefault="00EA0C37">
      <w:pPr>
        <w:pStyle w:val="IWHFlietext"/>
        <w:rPr>
          <w:ins w:id="2971" w:author="Schult, Christoph" w:date="2026-09-22T20:19:00Z" w16du:dateUtc="2026-09-22T18:19:00Z"/>
          <w:lang w:val="en-GB"/>
          <w:rPrChange w:id="2972" w:author="Schult, Christoph" w:date="2026-09-22T20:20:00Z" w16du:dateUtc="2026-09-22T18:20:00Z">
            <w:rPr>
              <w:ins w:id="2973" w:author="Schult, Christoph" w:date="2026-09-22T20:19:00Z" w16du:dateUtc="2026-09-22T18:19:00Z"/>
              <w:rFonts w:asciiTheme="minorHAnsi" w:hAnsiTheme="minorHAnsi"/>
              <w:i/>
              <w:iCs/>
              <w:szCs w:val="22"/>
              <w:lang w:val="en-US"/>
            </w:rPr>
          </w:rPrChange>
        </w:rPr>
      </w:pPr>
      <w:ins w:id="2974" w:author="Schult, Christoph" w:date="2026-09-22T20:19:00Z" w16du:dateUtc="2026-09-22T18:19:00Z">
        <w:r w:rsidRPr="00EA0C37">
          <w:rPr>
            <w:lang w:val="en-US"/>
          </w:rPr>
          <w:t xml:space="preserve">Brachert, Matthias, Jochen Dehio, Katja Heinisch, Oliver Holtemöller, Florian Kirsch, Clara Krause, Silvia Mühlbauer, Uwe Neumann, Michael Rothgang, Torsten Schmidt, Christoph Schult, Anna Solms, and Mirko Titze. </w:t>
        </w:r>
        <w:r w:rsidRPr="00EA0C37">
          <w:rPr>
            <w:rPrChange w:id="2975" w:author="Schult, Christoph" w:date="2026-09-22T20:20:00Z" w16du:dateUtc="2026-09-22T18:20:00Z">
              <w:rPr>
                <w:rFonts w:asciiTheme="minorHAnsi" w:hAnsiTheme="minorHAnsi"/>
                <w:i/>
                <w:iCs/>
                <w:szCs w:val="22"/>
                <w:lang w:val="en-US"/>
              </w:rPr>
            </w:rPrChange>
          </w:rPr>
          <w:t xml:space="preserve">2025. Begleitende Evaluierung des Investitionsgesetzes Kohleregionen (InvKG) und des STARK-Bundesprogramms. Zwischenbericht 2025. IWH Studies 3/2025. Halle (Saale): Leibniz-Institut für Wirtschaftsforschung Halle (IWH). </w:t>
        </w:r>
        <w:r>
          <w:rPr>
            <w:lang w:val="en-US"/>
          </w:rPr>
          <w:fldChar w:fldCharType="begin"/>
        </w:r>
        <w:r w:rsidRPr="00EA0C37">
          <w:rPr>
            <w:rPrChange w:id="2976" w:author="Schult, Christoph" w:date="2026-09-22T20:20:00Z" w16du:dateUtc="2026-09-22T18:20:00Z">
              <w:rPr>
                <w:rFonts w:asciiTheme="minorHAnsi" w:hAnsiTheme="minorHAnsi"/>
                <w:i/>
                <w:iCs/>
                <w:szCs w:val="22"/>
                <w:lang w:val="en-US"/>
              </w:rPr>
            </w:rPrChange>
          </w:rPr>
          <w:instrText>HYPERLINK "https://doi.org/10.18717/sy6dd-ns70"</w:instrText>
        </w:r>
        <w:r>
          <w:rPr>
            <w:lang w:val="en-US"/>
          </w:rPr>
        </w:r>
        <w:r>
          <w:rPr>
            <w:lang w:val="en-US"/>
          </w:rPr>
          <w:fldChar w:fldCharType="separate"/>
        </w:r>
        <w:r w:rsidRPr="00D066F7">
          <w:rPr>
            <w:rStyle w:val="Hyperlink"/>
            <w:rFonts w:asciiTheme="minorHAnsi" w:hAnsiTheme="minorHAnsi"/>
            <w:i/>
            <w:iCs/>
            <w:szCs w:val="22"/>
            <w:lang w:val="en-GB"/>
            <w:rPrChange w:id="2977" w:author="Schult, Christoph" w:date="2026-09-22T20:20:00Z" w16du:dateUtc="2026-09-22T18:20:00Z">
              <w:rPr>
                <w:rStyle w:val="Hyperlink"/>
                <w:rFonts w:asciiTheme="minorHAnsi" w:hAnsiTheme="minorHAnsi"/>
                <w:i/>
                <w:iCs/>
                <w:szCs w:val="22"/>
                <w:lang w:val="en-US"/>
              </w:rPr>
            </w:rPrChange>
          </w:rPr>
          <w:t>https://doi.org/10.18717/sy6dd-ns70</w:t>
        </w:r>
        <w:r>
          <w:rPr>
            <w:lang w:val="en-US"/>
          </w:rPr>
          <w:fldChar w:fldCharType="end"/>
        </w:r>
        <w:r w:rsidRPr="00D066F7">
          <w:rPr>
            <w:lang w:val="en-GB"/>
            <w:rPrChange w:id="2978" w:author="Schult, Christoph" w:date="2026-09-22T20:20:00Z" w16du:dateUtc="2026-09-22T18:20:00Z">
              <w:rPr>
                <w:rFonts w:asciiTheme="minorHAnsi" w:hAnsiTheme="minorHAnsi"/>
                <w:i/>
                <w:iCs/>
                <w:szCs w:val="22"/>
                <w:lang w:val="en-US"/>
              </w:rPr>
            </w:rPrChange>
          </w:rPr>
          <w:t>.</w:t>
        </w:r>
      </w:ins>
    </w:p>
    <w:p w14:paraId="485ADF28" w14:textId="4A64733B" w:rsidR="003F29F6" w:rsidRDefault="003F29F6" w:rsidP="00A20E5C">
      <w:pPr>
        <w:pStyle w:val="IWHFlietext"/>
        <w:rPr>
          <w:ins w:id="2979" w:author="Schult, Christoph" w:date="2026-09-13T10:31:00Z" w16du:dateUtc="2026-09-13T08:31:00Z"/>
          <w:lang w:val="en-US"/>
        </w:rPr>
      </w:pPr>
      <w:ins w:id="2980" w:author="Schult, Christoph" w:date="2026-09-12T15:07:00Z" w16du:dateUtc="2026-09-12T13:07:00Z">
        <w:r>
          <w:rPr>
            <w:lang w:val="en-US"/>
          </w:rPr>
          <w:t xml:space="preserve">Carbon Trust, Asia Group Advisors, and Climate Smart Ventures. 2021. Regional: Opportunities to Accelerate Coal to Clean Power Transition in Selected Southeast Asian Developing Member Countries. Technical Assistance Consultant's Report, ADB Project No. 55024-001. Manila, Philippines: Asian Development Bank. </w:t>
        </w:r>
        <w:r>
          <w:rPr>
            <w:lang w:val="en-US"/>
          </w:rPr>
          <w:fldChar w:fldCharType="begin"/>
        </w:r>
        <w:r>
          <w:rPr>
            <w:lang w:val="en-US"/>
          </w:rPr>
          <w:instrText>HYPERLINK "https://www.adb.org/sites/default/files/project-documents/55024/55024-001-tacr-en.pdf"</w:instrText>
        </w:r>
        <w:r>
          <w:rPr>
            <w:lang w:val="en-US"/>
          </w:rPr>
        </w:r>
        <w:r>
          <w:rPr>
            <w:lang w:val="en-US"/>
          </w:rPr>
          <w:fldChar w:fldCharType="separate"/>
        </w:r>
        <w:r>
          <w:rPr>
            <w:rStyle w:val="Hyperlink"/>
            <w:rFonts w:asciiTheme="minorHAnsi" w:hAnsiTheme="minorHAnsi"/>
            <w:i/>
            <w:iCs/>
            <w:szCs w:val="22"/>
            <w:lang w:val="en-US"/>
          </w:rPr>
          <w:t>https://www.adb.org/sites/default/files/project-documents/55024/55024-001-tacr-en.pdf</w:t>
        </w:r>
        <w:r>
          <w:rPr>
            <w:lang w:val="en-US"/>
          </w:rPr>
          <w:fldChar w:fldCharType="end"/>
        </w:r>
      </w:ins>
    </w:p>
    <w:p w14:paraId="76B6D684" w14:textId="6C32CE34" w:rsidR="00B454A3" w:rsidRPr="007E15B9" w:rsidRDefault="00B454A3" w:rsidP="00B454A3">
      <w:pPr>
        <w:pStyle w:val="IWHFlietext"/>
        <w:rPr>
          <w:ins w:id="2981" w:author="Schult, Christoph" w:date="2026-09-13T10:31:00Z"/>
          <w:rPrChange w:id="2982" w:author="Albert, Joscha GIZ" w:date="2026-09-23T14:24:00Z" w16du:dateUtc="2026-09-23T12:24:00Z">
            <w:rPr>
              <w:ins w:id="2983" w:author="Schult, Christoph" w:date="2026-09-13T10:31:00Z"/>
              <w:i/>
            </w:rPr>
          </w:rPrChange>
        </w:rPr>
      </w:pPr>
      <w:ins w:id="2984" w:author="Schult, Christoph" w:date="2026-09-13T10:31:00Z">
        <w:r>
          <w:t xml:space="preserve">Deutsche Gesellschaft für Internationale Zusammenarbeit (GIZ). 2024. </w:t>
        </w:r>
        <w:r>
          <w:rPr>
            <w:lang w:val="en-GB"/>
            <w:rPrChange w:id="2985" w:author="GIZ" w:date="2026-09-15T09:15:00Z" w16du:dateUtc="2026-09-15T07:15:00Z">
              <w:rPr>
                <w:i/>
              </w:rPr>
            </w:rPrChange>
          </w:rPr>
          <w:t xml:space="preserve">Co-benefits of Energy Transition in </w:t>
        </w:r>
      </w:ins>
      <w:ins w:id="2986" w:author="Schult, Christoph" w:date="2026-09-17T13:50:00Z" w16du:dateUtc="2026-09-17T11:50:00Z">
        <w:r>
          <w:rPr>
            <w:lang w:val="en-GB"/>
          </w:rPr>
          <w:t>Vietnam</w:t>
        </w:r>
      </w:ins>
      <w:ins w:id="2987" w:author="Schult, Christoph" w:date="2026-09-13T10:31:00Z">
        <w:r>
          <w:rPr>
            <w:lang w:val="en-GB"/>
            <w:rPrChange w:id="2988" w:author="GIZ" w:date="2026-09-15T09:15:00Z" w16du:dateUtc="2026-09-15T07:15:00Z">
              <w:rPr>
                <w:i/>
              </w:rPr>
            </w:rPrChange>
          </w:rPr>
          <w:t>’s Industrial Development. Clean, Affordable and Secure Energy (CASE) for Southeast Asia.</w:t>
        </w:r>
      </w:ins>
      <w:ins w:id="2989" w:author="Schult, Christoph" w:date="2026-09-13T10:33:00Z" w16du:dateUtc="2026-09-13T08:33:00Z">
        <w:r>
          <w:rPr>
            <w:lang w:val="en-US"/>
            <w:rPrChange w:id="2990" w:author="Schult, Christoph" w:date="2026-09-13T10:33:00Z" w16du:dateUtc="2026-09-13T08:33:00Z">
              <w:rPr/>
            </w:rPrChange>
          </w:rPr>
          <w:t xml:space="preserve"> </w:t>
        </w:r>
        <w:r>
          <w:fldChar w:fldCharType="begin"/>
        </w:r>
        <w:r>
          <w:rPr>
            <w:lang w:val="en-GB"/>
            <w:rPrChange w:id="2991" w:author="GIZ" w:date="2026-09-15T09:15:00Z" w16du:dateUtc="2026-09-15T07:15:00Z">
              <w:rPr>
                <w:i/>
              </w:rPr>
            </w:rPrChange>
          </w:rPr>
          <w:instrText>HYPERLINK "https://caseforsea.org/post_knowledge/co-benefits-of-energy-transition-in-viet-nams-industrial-development/"</w:instrText>
        </w:r>
        <w:r>
          <w:fldChar w:fldCharType="separate"/>
        </w:r>
        <w:r>
          <w:rPr>
            <w:rStyle w:val="Hyperlink"/>
            <w:i/>
          </w:rPr>
          <w:t>https://caseforsea.org/post_knowledge/co-benefits-of-energy-transition-in-viet-nams-industrial-development/</w:t>
        </w:r>
        <w:r>
          <w:fldChar w:fldCharType="end"/>
        </w:r>
      </w:ins>
      <w:ins w:id="2992" w:author="Schult, Christoph" w:date="2026-09-13T10:31:00Z">
        <w:r w:rsidRPr="007E15B9">
          <w:rPr>
            <w:rPrChange w:id="2993" w:author="Albert, Joscha GIZ" w:date="2026-09-23T14:24:00Z" w16du:dateUtc="2026-09-23T12:24:00Z">
              <w:rPr>
                <w:i/>
              </w:rPr>
            </w:rPrChange>
          </w:rPr>
          <w:t>.</w:t>
        </w:r>
      </w:ins>
    </w:p>
    <w:p w14:paraId="62FE62C0" w14:textId="77777777" w:rsidR="00EA0C37" w:rsidRDefault="00EA0C37">
      <w:pPr>
        <w:pStyle w:val="IWHFlietext"/>
        <w:rPr>
          <w:ins w:id="2994" w:author="Schult, Christoph" w:date="2026-09-22T20:20:00Z" w16du:dateUtc="2026-09-22T18:20:00Z"/>
          <w:lang w:val="en-US"/>
        </w:rPr>
        <w:pPrChange w:id="2995" w:author="Schult, Christoph" w:date="2026-09-22T20:24:00Z" w16du:dateUtc="2026-09-22T18:24:00Z">
          <w:pPr>
            <w:spacing w:after="681" w:line="259" w:lineRule="auto"/>
          </w:pPr>
        </w:pPrChange>
      </w:pPr>
      <w:ins w:id="2996" w:author="Schult, Christoph" w:date="2026-09-22T20:19:00Z" w16du:dateUtc="2026-09-22T18:19:00Z">
        <w:r w:rsidRPr="00EA0C37">
          <w:rPr>
            <w:lang w:val="en-US"/>
          </w:rPr>
          <w:t xml:space="preserve">Garha, Nachatter Singh, and Ricardo García Mira. 2023. D6.1. Policy Recommendations (European Level). ENTRANCES Project – ENergy TRANsitions from Coal and carbon: Effects on Societies. Horizon 2020, Grant Agreement No. 883947. University of A Coruña. </w:t>
        </w:r>
        <w:r>
          <w:rPr>
            <w:lang w:val="en-US"/>
          </w:rPr>
          <w:fldChar w:fldCharType="begin"/>
        </w:r>
        <w:r>
          <w:rPr>
            <w:lang w:val="en-US"/>
          </w:rPr>
          <w:instrText>HYPERLINK "</w:instrText>
        </w:r>
        <w:r w:rsidRPr="00EA0C37">
          <w:rPr>
            <w:lang w:val="en-US"/>
          </w:rPr>
          <w:instrText>https://entrancesproject.eu/wp-content/uploads/2024/02/D6.1-Policy-recommendations-report.pdf</w:instrText>
        </w:r>
        <w:r>
          <w:rPr>
            <w:lang w:val="en-US"/>
          </w:rPr>
          <w:instrText>"</w:instrText>
        </w:r>
        <w:r>
          <w:rPr>
            <w:lang w:val="en-US"/>
          </w:rPr>
        </w:r>
        <w:r>
          <w:rPr>
            <w:lang w:val="en-US"/>
          </w:rPr>
          <w:fldChar w:fldCharType="separate"/>
        </w:r>
        <w:r w:rsidRPr="004D6D2D">
          <w:rPr>
            <w:rStyle w:val="Hyperlink"/>
            <w:lang w:val="en-US"/>
          </w:rPr>
          <w:t>https://entrancesproject.eu/wp-content/uploads/2024/02/D6.1-Policy-recommendations-report.pdf</w:t>
        </w:r>
        <w:r>
          <w:rPr>
            <w:lang w:val="en-US"/>
          </w:rPr>
          <w:fldChar w:fldCharType="end"/>
        </w:r>
        <w:r w:rsidRPr="00EA0C37">
          <w:rPr>
            <w:lang w:val="en-US"/>
          </w:rPr>
          <w:t>.</w:t>
        </w:r>
      </w:ins>
    </w:p>
    <w:p w14:paraId="00C6E0E7" w14:textId="3301B15F" w:rsidR="001E7BF0" w:rsidRPr="00A20E5C" w:rsidRDefault="002E4514" w:rsidP="00A20E5C">
      <w:pPr>
        <w:pStyle w:val="IWHFlietext"/>
        <w:rPr>
          <w:lang w:val="en-US"/>
        </w:rPr>
      </w:pPr>
      <w:r>
        <w:rPr>
          <w:lang w:val="en-US"/>
        </w:rPr>
        <w:t xml:space="preserve">IWH Investment Needs Assessment (2026): Katja Heinisch, Ulrike Lehr, Christian Lutz, Huyen Nguyen, Christoph Schult, Macroeconomic Modelling for Energy Investments in </w:t>
      </w:r>
      <w:del w:id="2997" w:author="Schult, Christoph" w:date="2026-09-16T19:28:00Z" w16du:dateUtc="2026-09-16T17:28:00Z">
        <w:r>
          <w:rPr>
            <w:lang w:val="en-US"/>
          </w:rPr>
          <w:delText>Vietnam</w:delText>
        </w:r>
      </w:del>
      <w:ins w:id="2998" w:author="Schult, Christoph" w:date="2026-09-17T13:50:00Z" w16du:dateUtc="2026-09-17T11:50:00Z">
        <w:r>
          <w:rPr>
            <w:lang w:val="en-US"/>
          </w:rPr>
          <w:t>Vietnam</w:t>
        </w:r>
      </w:ins>
    </w:p>
    <w:p w14:paraId="358646F7" w14:textId="2C303FBB" w:rsidR="002E4514" w:rsidDel="00503C64" w:rsidRDefault="00503C64" w:rsidP="00A20E5C">
      <w:pPr>
        <w:pStyle w:val="IWHFlietext"/>
        <w:rPr>
          <w:del w:id="2999" w:author="Schult, Christoph" w:date="2026-09-16T18:51:00Z" w16du:dateUtc="2026-09-16T16:51:00Z"/>
          <w:lang w:val="en-US"/>
        </w:rPr>
      </w:pPr>
      <w:ins w:id="3000" w:author="Schult, Christoph" w:date="2026-09-16T18:51:00Z">
        <w:r>
          <w:rPr>
            <w:lang w:val="en-US"/>
            <w:rPrChange w:id="3001" w:author="Schult, Christoph" w:date="2026-09-16T18:51:00Z" w16du:dateUtc="2026-09-16T16:51:00Z">
              <w:rPr>
                <w:i/>
                <w:iCs/>
              </w:rPr>
            </w:rPrChange>
          </w:rPr>
          <w:t>IWH Financial Assessment (202</w:t>
        </w:r>
      </w:ins>
      <w:ins w:id="3002" w:author="Schult, Christoph" w:date="2026-09-16T19:43:00Z" w16du:dateUtc="2026-09-16T17:43:00Z">
        <w:r>
          <w:rPr>
            <w:lang w:val="en-US"/>
            <w:rPrChange w:id="3003" w:author="Schult, Christoph" w:date="2026-09-23T14:24:00Z" w16du:dateUtc="2026-09-23T12:24:00Z">
              <w:rPr>
                <w:rFonts w:asciiTheme="minorHAnsi" w:hAnsiTheme="minorHAnsi"/>
                <w:i/>
                <w:iCs/>
                <w:szCs w:val="22"/>
                <w:lang w:val="en-US"/>
              </w:rPr>
            </w:rPrChange>
          </w:rPr>
          <w:t>5</w:t>
        </w:r>
      </w:ins>
      <w:ins w:id="3004" w:author="Schult, Christoph" w:date="2026-09-16T18:51:00Z">
        <w:r>
          <w:rPr>
            <w:lang w:val="en-US"/>
            <w:rPrChange w:id="3005" w:author="Schult, Christoph" w:date="2026-09-16T18:51:00Z" w16du:dateUtc="2026-09-16T16:51:00Z">
              <w:rPr>
                <w:i/>
                <w:iCs/>
              </w:rPr>
            </w:rPrChange>
          </w:rPr>
          <w:t xml:space="preserve">): </w:t>
        </w:r>
        <w:r>
          <w:rPr>
            <w:lang w:val="en-US"/>
            <w:rPrChange w:id="3006" w:author="Schult, Christoph" w:date="2026-09-16T19:44:00Z" w16du:dateUtc="2026-09-16T17:44:00Z">
              <w:rPr>
                <w:i/>
                <w:iCs/>
              </w:rPr>
            </w:rPrChange>
          </w:rPr>
          <w:t xml:space="preserve">Katja Heinisch, Ulrike Lehr, Christian Lutz, Huyen Nguyen, Christoph Schult, Report on Green Financial Instruments for the Energy Transition in </w:t>
        </w:r>
      </w:ins>
      <w:ins w:id="3007" w:author="Schult, Christoph" w:date="2026-09-17T13:50:00Z" w16du:dateUtc="2026-09-17T11:50:00Z">
        <w:r>
          <w:rPr>
            <w:lang w:val="en-US"/>
          </w:rPr>
          <w:t>Vietnam</w:t>
        </w:r>
      </w:ins>
      <w:del w:id="3008" w:author="Schult, Christoph" w:date="2026-09-16T18:51:00Z" w16du:dateUtc="2026-09-16T16:51:00Z">
        <w:r>
          <w:rPr>
            <w:lang w:val="en-US"/>
          </w:rPr>
          <w:delText>IWH Financial Assessment (2025): Katja Heinisch, Ulrike Lehr, Christian Lutz, Huyen Nguyen, Christoph Schult, Macroeconomic Modelling for Energy Investments in Vietnam</w:delText>
        </w:r>
      </w:del>
    </w:p>
    <w:p w14:paraId="19399223" w14:textId="77777777" w:rsidR="00503C64" w:rsidRPr="00A20E5C" w:rsidRDefault="00503C64" w:rsidP="00A20E5C">
      <w:pPr>
        <w:pStyle w:val="IWHFlietext"/>
        <w:rPr>
          <w:ins w:id="3009" w:author="Schult, Christoph" w:date="2026-09-16T18:51:00Z" w16du:dateUtc="2026-09-16T16:51:00Z"/>
          <w:lang w:val="en-US"/>
        </w:rPr>
      </w:pPr>
    </w:p>
    <w:p w14:paraId="2D0EE02B" w14:textId="77777777" w:rsidR="00A20E5C" w:rsidRDefault="002E4514" w:rsidP="00A20E5C">
      <w:pPr>
        <w:pStyle w:val="IWHFlietext"/>
        <w:rPr>
          <w:ins w:id="3010" w:author="Schult, Christoph" w:date="2026-09-13T19:01:00Z" w16du:dateUtc="2026-09-13T17:01:00Z"/>
          <w:lang w:val="en-US"/>
        </w:rPr>
      </w:pPr>
      <w:r>
        <w:rPr>
          <w:lang w:val="en-US"/>
        </w:rPr>
        <w:t xml:space="preserve">IWH Technical Report (2026): Christoph Schult, DGE-METRIC: A Dynamic General Equilibrium Model for </w:t>
      </w:r>
      <w:del w:id="3011" w:author="Schult, Christoph" w:date="2026-09-16T19:28:00Z" w16du:dateUtc="2026-09-16T17:28:00Z">
        <w:r>
          <w:rPr>
            <w:lang w:val="en-US"/>
          </w:rPr>
          <w:delText>Vietnam</w:delText>
        </w:r>
      </w:del>
      <w:ins w:id="3012" w:author="Schult, Christoph" w:date="2026-09-17T13:50:00Z" w16du:dateUtc="2026-09-17T11:50:00Z">
        <w:r>
          <w:rPr>
            <w:lang w:val="en-US"/>
          </w:rPr>
          <w:t>Vietnam</w:t>
        </w:r>
      </w:ins>
      <w:r>
        <w:rPr>
          <w:lang w:val="en-US"/>
        </w:rPr>
        <w:t>’s Energy Transition.</w:t>
      </w:r>
    </w:p>
    <w:p w14:paraId="0A906069" w14:textId="0698C01E" w:rsidR="00FA2BDE" w:rsidRDefault="00FA2BDE" w:rsidP="1BE4DFE8">
      <w:pPr>
        <w:pStyle w:val="IWHFlietext"/>
        <w:rPr>
          <w:ins w:id="3013" w:author="Schult, Christoph" w:date="2026-09-13T19:01:00Z" w16du:dateUtc="2026-09-13T17:01:00Z"/>
          <w:lang w:val="en-US"/>
        </w:rPr>
      </w:pPr>
      <w:ins w:id="3014" w:author="Schult, Christoph" w:date="2026-09-13T19:01:00Z" w16du:dateUtc="2026-09-13T17:01:00Z">
        <w:r>
          <w:rPr>
            <w:lang w:val="en-US"/>
          </w:rPr>
          <w:t>New</w:t>
        </w:r>
      </w:ins>
      <w:ins w:id="3015" w:author="Schult, Christoph" w:date="2026-09-14T15:03:00Z" w16du:dateUtc="2026-09-14T13:03:00Z">
        <w:r>
          <w:rPr>
            <w:lang w:val="en-US"/>
          </w:rPr>
          <w:t xml:space="preserve"> </w:t>
        </w:r>
      </w:ins>
      <w:ins w:id="3016" w:author="Schult, Christoph" w:date="2026-09-13T19:01:00Z" w16du:dateUtc="2026-09-13T17:01:00Z">
        <w:r>
          <w:rPr>
            <w:lang w:val="en-US"/>
          </w:rPr>
          <w:t xml:space="preserve">Climate Institute. 2025. Projection of Labour Force for </w:t>
        </w:r>
      </w:ins>
      <w:ins w:id="3017" w:author="Schult, Christoph" w:date="2026-09-17T13:50:00Z" w16du:dateUtc="2026-09-17T11:50:00Z">
        <w:r>
          <w:rPr>
            <w:lang w:val="en-US"/>
          </w:rPr>
          <w:t>Vietnam</w:t>
        </w:r>
      </w:ins>
      <w:ins w:id="3018" w:author="Schult, Christoph" w:date="2026-09-13T19:01:00Z" w16du:dateUtc="2026-09-13T17:01:00Z">
        <w:r>
          <w:rPr>
            <w:lang w:val="en-US"/>
          </w:rPr>
          <w:t xml:space="preserve">’s Energy Transition. Clean, Affordable and Secure Energy (CASE) for Southeast Asia. Published 25 April 2025. </w:t>
        </w:r>
        <w:r>
          <w:rPr>
            <w:lang w:val="en-US"/>
          </w:rPr>
          <w:fldChar w:fldCharType="begin"/>
        </w:r>
        <w:r>
          <w:rPr>
            <w:lang w:val="en-US"/>
          </w:rPr>
          <w:instrText>HYPERLINK "https://newclimate.org/resources/publications/projection-of-labour-force-for-viet-nams-energy-transition"</w:instrText>
        </w:r>
        <w:r>
          <w:rPr>
            <w:lang w:val="en-US"/>
          </w:rPr>
        </w:r>
        <w:r>
          <w:rPr>
            <w:lang w:val="en-US"/>
          </w:rPr>
          <w:fldChar w:fldCharType="separate"/>
        </w:r>
        <w:r>
          <w:rPr>
            <w:rStyle w:val="Hyperlink"/>
            <w:i/>
            <w:iCs/>
            <w:lang w:val="en-US"/>
          </w:rPr>
          <w:t>https://newclimate.org/resources/publications/projection-of-labour-force-for-viet-nams-energy-transition</w:t>
        </w:r>
        <w:r>
          <w:rPr>
            <w:lang w:val="en-US"/>
          </w:rPr>
          <w:fldChar w:fldCharType="end"/>
        </w:r>
        <w:r>
          <w:rPr>
            <w:lang w:val="en-US"/>
          </w:rPr>
          <w:t>.</w:t>
        </w:r>
      </w:ins>
    </w:p>
    <w:p w14:paraId="122BBAE3" w14:textId="77777777" w:rsidR="00EA0C37" w:rsidRDefault="00EA0C37">
      <w:pPr>
        <w:pStyle w:val="IWHFlietext"/>
        <w:rPr>
          <w:ins w:id="3019" w:author="Schult, Christoph" w:date="2026-09-22T20:19:00Z" w16du:dateUtc="2026-09-22T18:19:00Z"/>
          <w:lang w:val="en-US"/>
        </w:rPr>
        <w:pPrChange w:id="3020" w:author="Schult, Christoph" w:date="2026-09-22T20:24:00Z" w16du:dateUtc="2026-09-22T18:24:00Z">
          <w:pPr>
            <w:spacing w:after="681" w:line="259" w:lineRule="auto"/>
          </w:pPr>
        </w:pPrChange>
      </w:pPr>
      <w:ins w:id="3021" w:author="Schult, Christoph" w:date="2026-09-22T20:18:00Z" w16du:dateUtc="2026-09-22T18:18:00Z">
        <w:r w:rsidRPr="00EA0C37">
          <w:rPr>
            <w:lang w:val="en-US"/>
          </w:rPr>
          <w:t xml:space="preserve">Oei, Pao-Yu, Hanna Brauers, and Philipp Herpich. 2020. Lessons from Germany’s Hard Coal Mining Phase-Out: Policies and Transition from 1950 to 2018. Climate Policy 20(8): 963–979. </w:t>
        </w:r>
        <w:r>
          <w:rPr>
            <w:lang w:val="en-US"/>
          </w:rPr>
          <w:fldChar w:fldCharType="begin"/>
        </w:r>
        <w:r>
          <w:rPr>
            <w:lang w:val="en-US"/>
          </w:rPr>
          <w:instrText>HYPERLINK "</w:instrText>
        </w:r>
        <w:r w:rsidRPr="00EA0C37">
          <w:rPr>
            <w:lang w:val="en-US"/>
          </w:rPr>
          <w:instrText>https://doi.org/10.1080/14693062.2019.1688636</w:instrText>
        </w:r>
        <w:r>
          <w:rPr>
            <w:lang w:val="en-US"/>
          </w:rPr>
          <w:instrText>"</w:instrText>
        </w:r>
        <w:r>
          <w:rPr>
            <w:lang w:val="en-US"/>
          </w:rPr>
        </w:r>
        <w:r>
          <w:rPr>
            <w:lang w:val="en-US"/>
          </w:rPr>
          <w:fldChar w:fldCharType="separate"/>
        </w:r>
        <w:r w:rsidRPr="004D6D2D">
          <w:rPr>
            <w:rStyle w:val="Hyperlink"/>
            <w:lang w:val="en-US"/>
          </w:rPr>
          <w:t>https://doi.org/10.1080/14693062.2019.1688636</w:t>
        </w:r>
        <w:r>
          <w:rPr>
            <w:lang w:val="en-US"/>
          </w:rPr>
          <w:fldChar w:fldCharType="end"/>
        </w:r>
        <w:r w:rsidRPr="00EA0C37">
          <w:rPr>
            <w:lang w:val="en-US"/>
          </w:rPr>
          <w:t>.</w:t>
        </w:r>
      </w:ins>
    </w:p>
    <w:p w14:paraId="673FD5CE" w14:textId="3F289011" w:rsidR="00EA0C37" w:rsidRPr="00B454A3" w:rsidRDefault="00EA0C37">
      <w:pPr>
        <w:pStyle w:val="IWHFlietext"/>
        <w:rPr>
          <w:ins w:id="3022" w:author="Schult, Christoph" w:date="2026-09-13T19:01:00Z" w16du:dateUtc="2026-09-13T17:01:00Z"/>
          <w:lang w:val="en-US"/>
        </w:rPr>
      </w:pPr>
      <w:ins w:id="3023" w:author="Schult, Christoph" w:date="2026-09-22T20:18:00Z" w16du:dateUtc="2026-09-22T18:18:00Z">
        <w:r w:rsidRPr="00EA0C37">
          <w:rPr>
            <w:lang w:val="en-US"/>
          </w:rPr>
          <w:t xml:space="preserve">Oei, Pao-Yu, Hauke Hermann, Philipp Herpich, Oliver Holtemöller, Benjamin Lünenbürger, and Christoph Schult. 2020. Coal Phase-Out in Germany – Implications and Policies for Affected Regions. Energy 196: 117004. </w:t>
        </w:r>
        <w:r>
          <w:rPr>
            <w:lang w:val="en-US"/>
          </w:rPr>
          <w:fldChar w:fldCharType="begin"/>
        </w:r>
        <w:r>
          <w:rPr>
            <w:lang w:val="en-US"/>
          </w:rPr>
          <w:instrText>HYPERLINK "</w:instrText>
        </w:r>
        <w:r w:rsidRPr="00EA0C37">
          <w:rPr>
            <w:lang w:val="en-US"/>
          </w:rPr>
          <w:instrText>https://doi.org/10.1016/j.energy.2020.117004</w:instrText>
        </w:r>
        <w:r>
          <w:rPr>
            <w:lang w:val="en-US"/>
          </w:rPr>
          <w:instrText>"</w:instrText>
        </w:r>
        <w:r>
          <w:rPr>
            <w:lang w:val="en-US"/>
          </w:rPr>
        </w:r>
        <w:r>
          <w:rPr>
            <w:lang w:val="en-US"/>
          </w:rPr>
          <w:fldChar w:fldCharType="separate"/>
        </w:r>
        <w:r w:rsidRPr="004D6D2D">
          <w:rPr>
            <w:rStyle w:val="Hyperlink"/>
            <w:lang w:val="en-US"/>
          </w:rPr>
          <w:t>https://doi.org/10.1016/j.energy.2020.117004</w:t>
        </w:r>
        <w:r>
          <w:rPr>
            <w:lang w:val="en-US"/>
          </w:rPr>
          <w:fldChar w:fldCharType="end"/>
        </w:r>
        <w:r w:rsidRPr="00EA0C37">
          <w:rPr>
            <w:lang w:val="en-US"/>
          </w:rPr>
          <w:t>.</w:t>
        </w:r>
      </w:ins>
    </w:p>
    <w:p w14:paraId="122294FD" w14:textId="4206355A" w:rsidR="00FA2BDE" w:rsidRPr="002763C4" w:rsidDel="002763C4" w:rsidRDefault="00FA2BDE" w:rsidP="00A20E5C">
      <w:pPr>
        <w:pStyle w:val="IWHFlietext"/>
        <w:rPr>
          <w:del w:id="3024" w:author="Schult, Christoph" w:date="2026-09-13T19:01:00Z" w16du:dateUtc="2026-09-13T17:01:00Z"/>
          <w:rPrChange w:id="3025" w:author="Schult, Christoph" w:date="2026-09-13T19:01:00Z" w16du:dateUtc="2026-09-13T17:01:00Z">
            <w:rPr>
              <w:del w:id="3026" w:author="Schult, Christoph" w:date="2026-09-13T19:01:00Z" w16du:dateUtc="2026-09-13T17:01:00Z"/>
              <w:rFonts w:asciiTheme="minorHAnsi" w:hAnsiTheme="minorHAnsi"/>
              <w:szCs w:val="22"/>
              <w:lang w:val="en-US"/>
            </w:rPr>
          </w:rPrChange>
        </w:rPr>
      </w:pPr>
    </w:p>
    <w:p w14:paraId="2A4F99BE" w14:textId="728DFF23" w:rsidR="002E4514" w:rsidRPr="0013484A" w:rsidRDefault="00EB1EED">
      <w:pPr>
        <w:pStyle w:val="IWHFlietext"/>
        <w:rPr>
          <w:rPrChange w:id="3027" w:author="Deuchert, Achim GIZ" w:date="2026-09-23T14:26:00Z" w16du:dateUtc="2026-09-23T12:26:00Z">
            <w:rPr>
              <w:lang w:val="en-US"/>
            </w:rPr>
          </w:rPrChange>
        </w:rPr>
        <w:pPrChange w:id="3028" w:author="Schult, Christoph" w:date="2026-09-11T16:08:00Z" w16du:dateUtc="2026-09-11T14:08:00Z">
          <w:pPr>
            <w:spacing w:after="681" w:line="259" w:lineRule="auto"/>
            <w:ind w:left="590" w:firstLine="91"/>
          </w:pPr>
        </w:pPrChange>
      </w:pPr>
      <w:ins w:id="3029" w:author="Schult, Christoph" w:date="2026-09-11T16:15:00Z">
        <w:r>
          <w:rPr>
            <w:lang w:val="en-GB"/>
            <w:rPrChange w:id="3030" w:author="GIZ" w:date="2026-09-15T09:15:00Z" w16du:dateUtc="2026-09-15T07:15:00Z">
              <w:rPr/>
            </w:rPrChange>
          </w:rPr>
          <w:t>World Bank (2022)</w:t>
        </w:r>
      </w:ins>
      <w:ins w:id="3031" w:author="Schult, Christoph" w:date="2026-09-11T16:17:00Z" w16du:dateUtc="2026-09-11T14:17:00Z">
        <w:r>
          <w:rPr>
            <w:lang w:val="en-GB"/>
            <w:rPrChange w:id="3032" w:author="GIZ" w:date="2026-09-15T09:15:00Z" w16du:dateUtc="2026-09-15T07:15:00Z">
              <w:rPr/>
            </w:rPrChange>
          </w:rPr>
          <w:t>:</w:t>
        </w:r>
      </w:ins>
      <w:ins w:id="3033" w:author="Schult, Christoph" w:date="2026-09-11T16:15:00Z">
        <w:r>
          <w:rPr>
            <w:lang w:val="en-GB"/>
            <w:rPrChange w:id="3034" w:author="GIZ" w:date="2026-09-15T09:15:00Z" w16du:dateUtc="2026-09-15T07:15:00Z">
              <w:rPr/>
            </w:rPrChange>
          </w:rPr>
          <w:t xml:space="preserve"> </w:t>
        </w:r>
        <w:r>
          <w:rPr>
            <w:lang w:val="en-GB"/>
            <w:rPrChange w:id="3035" w:author="GIZ" w:date="2026-09-15T09:15:00Z" w16du:dateUtc="2026-09-15T07:15:00Z">
              <w:rPr>
                <w:i/>
              </w:rPr>
            </w:rPrChange>
          </w:rPr>
          <w:t xml:space="preserve">Key highlights: Country Climate and Development Report for </w:t>
        </w:r>
      </w:ins>
      <w:ins w:id="3036" w:author="Schult, Christoph" w:date="2026-09-17T13:50:00Z" w16du:dateUtc="2026-09-17T11:50:00Z">
        <w:r>
          <w:rPr>
            <w:lang w:val="en-GB"/>
          </w:rPr>
          <w:t>Vietnam</w:t>
        </w:r>
      </w:ins>
      <w:ins w:id="3037" w:author="Schult, Christoph" w:date="2026-09-11T16:15:00Z">
        <w:r>
          <w:rPr>
            <w:lang w:val="en-GB"/>
            <w:rPrChange w:id="3038" w:author="GIZ" w:date="2026-09-15T09:15:00Z" w16du:dateUtc="2026-09-15T07:15:00Z">
              <w:rPr>
                <w:i/>
              </w:rPr>
            </w:rPrChange>
          </w:rPr>
          <w:t xml:space="preserve">. </w:t>
        </w:r>
        <w:r>
          <w:rPr>
            <w:lang w:val="en-GB"/>
            <w:rPrChange w:id="3039" w:author="GIZ" w:date="2026-09-15T09:15:00Z" w16du:dateUtc="2026-09-15T07:15:00Z">
              <w:rPr/>
            </w:rPrChange>
          </w:rPr>
          <w:t xml:space="preserve">World Bank. </w:t>
        </w:r>
      </w:ins>
      <w:ins w:id="3040" w:author="Schult, Christoph" w:date="2026-09-16T19:39:00Z" w16du:dateUtc="2026-09-16T17:39:00Z">
        <w:r>
          <w:fldChar w:fldCharType="begin"/>
        </w:r>
        <w:r>
          <w:rPr>
            <w:lang w:val="en-US"/>
            <w:rPrChange w:id="3041" w:author="Schult, Christoph" w:date="2026-09-16T19:49:00Z" w16du:dateUtc="2026-09-16T17:49:00Z">
              <w:rPr/>
            </w:rPrChange>
          </w:rPr>
          <w:instrText>HYPERLINK "</w:instrText>
        </w:r>
      </w:ins>
      <w:ins w:id="3042" w:author="Schult, Christoph" w:date="2026-09-11T16:15:00Z">
        <w:r>
          <w:rPr>
            <w:lang w:val="en-US"/>
            <w:rPrChange w:id="3043" w:author="Schult, Christoph" w:date="2026-09-16T19:49:00Z" w16du:dateUtc="2026-09-16T17:49:00Z">
              <w:rPr>
                <w:rStyle w:val="Hyperlink"/>
              </w:rPr>
            </w:rPrChange>
          </w:rPr>
          <w:instrText>https://www.worldbank.org/en/brief/2022/07/01/key-highlights-country-climate-and-development-report-for-</w:instrText>
        </w:r>
      </w:ins>
      <w:ins w:id="3044" w:author="Schult, Christoph" w:date="2026-09-16T19:39:00Z" w16du:dateUtc="2026-09-16T17:39:00Z">
        <w:r>
          <w:rPr>
            <w:lang w:val="en-GB"/>
            <w:rPrChange w:id="3045" w:author="Albert, Joscha GIZ" w:date="2026-09-22T12:17:00Z" w16du:dateUtc="2026-09-22T10:17:00Z">
              <w:rPr>
                <w:rStyle w:val="Hyperlink"/>
                <w:lang w:val="en-US"/>
              </w:rPr>
            </w:rPrChange>
          </w:rPr>
          <w:instrText>v</w:instrText>
        </w:r>
      </w:ins>
      <w:ins w:id="3046" w:author="Schult, Christoph" w:date="2026-09-16T19:28:00Z" w16du:dateUtc="2026-09-16T17:28:00Z">
        <w:r>
          <w:rPr>
            <w:lang w:val="en-US"/>
            <w:rPrChange w:id="3047" w:author="Schult, Christoph" w:date="2026-09-16T19:49:00Z" w16du:dateUtc="2026-09-16T17:49:00Z">
              <w:rPr>
                <w:rStyle w:val="Hyperlink"/>
              </w:rPr>
            </w:rPrChange>
          </w:rPr>
          <w:instrText>iet</w:instrText>
        </w:r>
      </w:ins>
      <w:ins w:id="3048" w:author="Schult, Christoph" w:date="2026-09-16T19:39:00Z" w16du:dateUtc="2026-09-16T17:39:00Z">
        <w:r>
          <w:rPr>
            <w:lang w:val="en-GB"/>
            <w:rPrChange w:id="3049" w:author="Albert, Joscha GIZ" w:date="2026-09-22T12:17:00Z" w16du:dateUtc="2026-09-22T10:17:00Z">
              <w:rPr>
                <w:rStyle w:val="Hyperlink"/>
                <w:lang w:val="en-US"/>
              </w:rPr>
            </w:rPrChange>
          </w:rPr>
          <w:instrText>n</w:instrText>
        </w:r>
      </w:ins>
      <w:ins w:id="3050" w:author="Schult, Christoph" w:date="2026-09-16T19:28:00Z" w16du:dateUtc="2026-09-16T17:28:00Z">
        <w:r>
          <w:rPr>
            <w:lang w:val="en-US"/>
            <w:rPrChange w:id="3051" w:author="Schult, Christoph" w:date="2026-09-16T19:49:00Z" w16du:dateUtc="2026-09-16T17:49:00Z">
              <w:rPr>
                <w:rStyle w:val="Hyperlink"/>
              </w:rPr>
            </w:rPrChange>
          </w:rPr>
          <w:instrText>am</w:instrText>
        </w:r>
      </w:ins>
      <w:ins w:id="3052" w:author="Schult, Christoph" w:date="2026-09-16T19:39:00Z" w16du:dateUtc="2026-09-16T17:39:00Z">
        <w:r>
          <w:rPr>
            <w:lang w:val="en-US"/>
            <w:rPrChange w:id="3053" w:author="Schult, Christoph" w:date="2026-09-16T19:49:00Z" w16du:dateUtc="2026-09-16T17:49:00Z">
              <w:rPr/>
            </w:rPrChange>
          </w:rPr>
          <w:instrText>"</w:instrText>
        </w:r>
        <w:r>
          <w:fldChar w:fldCharType="separate"/>
        </w:r>
      </w:ins>
      <w:ins w:id="3054" w:author="Schult, Christoph" w:date="2026-09-11T16:15:00Z">
        <w:r w:rsidRPr="0013484A">
          <w:rPr>
            <w:rStyle w:val="Hyperlink"/>
          </w:rPr>
          <w:t>https://www.worldbank.org/en/brief/2022/07/01/key-highlights-country-climate-and-development-report-for-</w:t>
        </w:r>
      </w:ins>
      <w:ins w:id="3055" w:author="Schult, Christoph" w:date="2026-09-16T19:39:00Z" w16du:dateUtc="2026-09-16T17:39:00Z">
        <w:r w:rsidRPr="0013484A">
          <w:rPr>
            <w:rStyle w:val="Hyperlink"/>
            <w:rPrChange w:id="3056" w:author="Deuchert, Achim GIZ" w:date="2026-09-23T14:26:00Z" w16du:dateUtc="2026-09-23T12:26:00Z">
              <w:rPr>
                <w:rStyle w:val="Hyperlink"/>
                <w:lang w:val="en-US"/>
              </w:rPr>
            </w:rPrChange>
          </w:rPr>
          <w:t>v</w:t>
        </w:r>
      </w:ins>
      <w:ins w:id="3057" w:author="Schult, Christoph" w:date="2026-09-16T19:28:00Z" w16du:dateUtc="2026-09-16T17:28:00Z">
        <w:r w:rsidRPr="0013484A">
          <w:rPr>
            <w:rStyle w:val="Hyperlink"/>
          </w:rPr>
          <w:t>iet</w:t>
        </w:r>
      </w:ins>
      <w:ins w:id="3058" w:author="Schult, Christoph" w:date="2026-09-16T19:39:00Z" w16du:dateUtc="2026-09-16T17:39:00Z">
        <w:r w:rsidRPr="0013484A">
          <w:rPr>
            <w:rStyle w:val="Hyperlink"/>
            <w:rPrChange w:id="3059" w:author="Deuchert, Achim GIZ" w:date="2026-09-23T14:26:00Z" w16du:dateUtc="2026-09-23T12:26:00Z">
              <w:rPr>
                <w:rStyle w:val="Hyperlink"/>
                <w:lang w:val="en-US"/>
              </w:rPr>
            </w:rPrChange>
          </w:rPr>
          <w:t>n</w:t>
        </w:r>
      </w:ins>
      <w:ins w:id="3060" w:author="Schult, Christoph" w:date="2026-09-16T19:28:00Z" w16du:dateUtc="2026-09-16T17:28:00Z">
        <w:r w:rsidRPr="0013484A">
          <w:rPr>
            <w:rStyle w:val="Hyperlink"/>
          </w:rPr>
          <w:t>am</w:t>
        </w:r>
      </w:ins>
      <w:ins w:id="3061" w:author="Schult, Christoph" w:date="2026-09-16T19:39:00Z" w16du:dateUtc="2026-09-16T17:39:00Z">
        <w:r>
          <w:fldChar w:fldCharType="end"/>
        </w:r>
      </w:ins>
    </w:p>
    <w:sectPr w:rsidR="002E4514" w:rsidRPr="0013484A" w:rsidSect="00575DAB">
      <w:footerReference w:type="even" r:id="rId34"/>
      <w:pgSz w:w="11907" w:h="16840" w:code="9"/>
      <w:pgMar w:top="1418" w:right="1134" w:bottom="1588" w:left="1134" w:header="964" w:footer="964" w:gutter="0"/>
      <w:paperSrc w:first="7" w:other="7"/>
      <w:lnNumType w:countBy="1" w:restart="continuous"/>
      <w:pgNumType w:start="4"/>
      <w:cols w:space="567"/>
      <w:docGrid w:linePitch="299"/>
      <w:sectPrChange w:id="3062" w:author="Schult, Christoph" w:date="2026-09-23T14:24:00Z" w16du:dateUtc="2026-09-23T12:24:00Z">
        <w:sectPr w:rsidR="002E4514" w:rsidRPr="0013484A" w:rsidSect="00575DAB">
          <w:pgMar w:top="1418" w:right="1134" w:bottom="1588" w:left="1134" w:header="964" w:footer="964" w:gutter="0"/>
          <w:lnNumType w:countBy="0" w:restart="newPage"/>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uchert, Achim GIZ" w:date="2026-09-23T14:26:00Z" w:initials="AD">
    <w:p w14:paraId="15077D48" w14:textId="77777777" w:rsidR="0013484A" w:rsidRDefault="0013484A" w:rsidP="0013484A">
      <w:pPr>
        <w:pStyle w:val="CommentText"/>
      </w:pPr>
      <w:r>
        <w:rPr>
          <w:rStyle w:val="CommentReference"/>
        </w:rPr>
        <w:annotationRef/>
      </w:r>
      <w:r>
        <w:t xml:space="preserve">Dear Christoph, as said this morning, here is the written feedback: </w:t>
      </w:r>
    </w:p>
    <w:p w14:paraId="5B5DF04C" w14:textId="77777777" w:rsidR="0013484A" w:rsidRDefault="0013484A" w:rsidP="0013484A">
      <w:pPr>
        <w:pStyle w:val="CommentText"/>
      </w:pPr>
    </w:p>
    <w:p w14:paraId="3DD875D7" w14:textId="77777777" w:rsidR="0013484A" w:rsidRDefault="0013484A" w:rsidP="0013484A">
      <w:pPr>
        <w:pStyle w:val="CommentText"/>
      </w:pPr>
      <w:r>
        <w:t xml:space="preserve">The quantitative results are strong; for this final round, I would mainly suggest sharpening the </w:t>
      </w:r>
      <w:r>
        <w:rPr>
          <w:b/>
          <w:bCs/>
        </w:rPr>
        <w:t>overall hierarchy of findings and the policy conclusions</w:t>
      </w:r>
      <w:r>
        <w:t>, rather than adding further analysis.</w:t>
      </w:r>
    </w:p>
    <w:p w14:paraId="342D97F7" w14:textId="77777777" w:rsidR="0013484A" w:rsidRDefault="0013484A" w:rsidP="0013484A">
      <w:pPr>
        <w:pStyle w:val="CommentText"/>
      </w:pPr>
      <w:r>
        <w:t> </w:t>
      </w:r>
    </w:p>
    <w:p w14:paraId="542BB6EC" w14:textId="77777777" w:rsidR="0013484A" w:rsidRDefault="0013484A" w:rsidP="0013484A">
      <w:pPr>
        <w:pStyle w:val="CommentText"/>
      </w:pPr>
      <w:r>
        <w:rPr>
          <w:b/>
          <w:bCs/>
        </w:rPr>
        <w:t>1. Strengthen the Policy Recommendations by linking them more directly to the quantitative findings.</w:t>
      </w:r>
      <w:r>
        <w:br/>
        <w:t>This is probably the most important remaining area. The recommendations are broadly consistent with the analysis, but could be more specific about what the modelling implies for policy priorities. Without adding substantial new analysis, I think the report could draw out more clearly that:</w:t>
      </w:r>
    </w:p>
    <w:p w14:paraId="2C154D8F" w14:textId="77777777" w:rsidR="0013484A" w:rsidRDefault="0013484A" w:rsidP="0013484A">
      <w:pPr>
        <w:pStyle w:val="CommentText"/>
        <w:numPr>
          <w:ilvl w:val="0"/>
          <w:numId w:val="82"/>
        </w:numPr>
        <w:ind w:left="360"/>
      </w:pPr>
      <w:r>
        <w:rPr>
          <w:b/>
          <w:bCs/>
        </w:rPr>
        <w:t>energy-efficiency measures should be front-loaded</w:t>
      </w:r>
      <w:r>
        <w:t>, particularly in the investment-intensive period before 2035;</w:t>
      </w:r>
    </w:p>
    <w:p w14:paraId="484D27E9" w14:textId="77777777" w:rsidR="0013484A" w:rsidRDefault="0013484A" w:rsidP="0013484A">
      <w:pPr>
        <w:pStyle w:val="CommentText"/>
        <w:numPr>
          <w:ilvl w:val="0"/>
          <w:numId w:val="82"/>
        </w:numPr>
        <w:ind w:left="360"/>
      </w:pPr>
      <w:r>
        <w:rPr>
          <w:b/>
          <w:bCs/>
        </w:rPr>
        <w:t>concessional and blended finance should be used strategically to reduce the effective cost of capital and mobilise private investment</w:t>
      </w:r>
      <w:r>
        <w:t>, rather than being presented simply as additional sources of finance;</w:t>
      </w:r>
    </w:p>
    <w:p w14:paraId="530101FD" w14:textId="77777777" w:rsidR="0013484A" w:rsidRDefault="0013484A" w:rsidP="0013484A">
      <w:pPr>
        <w:pStyle w:val="CommentText"/>
        <w:numPr>
          <w:ilvl w:val="0"/>
          <w:numId w:val="82"/>
        </w:numPr>
        <w:ind w:left="360"/>
      </w:pPr>
      <w:r>
        <w:t xml:space="preserve">the </w:t>
      </w:r>
      <w:r>
        <w:rPr>
          <w:b/>
          <w:bCs/>
        </w:rPr>
        <w:t>pre-2035 financing constraint</w:t>
      </w:r>
      <w:r>
        <w:t xml:space="preserve"> deserves particular policy attention, as this is where financing conditions appear most consequential;</w:t>
      </w:r>
    </w:p>
    <w:p w14:paraId="68B639C6" w14:textId="77777777" w:rsidR="0013484A" w:rsidRDefault="0013484A" w:rsidP="0013484A">
      <w:pPr>
        <w:pStyle w:val="CommentText"/>
      </w:pPr>
      <w:r>
        <w:t xml:space="preserve">A useful analytical framing could be: </w:t>
      </w:r>
      <w:r>
        <w:rPr>
          <w:b/>
          <w:bCs/>
        </w:rPr>
        <w:t>Where can limited public and concessional resources generate the largest reduction in system-wide financing costs and the strongest mobilisation of private capital?</w:t>
      </w:r>
      <w:r>
        <w:t xml:space="preserve"> This would make the green-finance recommendations more operational.</w:t>
      </w:r>
    </w:p>
    <w:p w14:paraId="31D34C3A" w14:textId="77777777" w:rsidR="0013484A" w:rsidRDefault="0013484A" w:rsidP="0013484A">
      <w:pPr>
        <w:pStyle w:val="CommentText"/>
      </w:pPr>
      <w:r>
        <w:t> </w:t>
      </w:r>
    </w:p>
    <w:p w14:paraId="12202B1C" w14:textId="77777777" w:rsidR="0013484A" w:rsidRDefault="0013484A" w:rsidP="0013484A">
      <w:pPr>
        <w:pStyle w:val="CommentText"/>
      </w:pPr>
      <w:r>
        <w:rPr>
          <w:b/>
          <w:bCs/>
        </w:rPr>
        <w:t>2. Bring the strongest overarching messages more clearly to the front.</w:t>
      </w:r>
      <w:r>
        <w:br/>
        <w:t>The report now contains several quantitatively compelling results, but some of the strongest messages are still somewhat dispersed across the individual sections. In particular, the report could more clearly communicate that:</w:t>
      </w:r>
    </w:p>
    <w:p w14:paraId="77228312" w14:textId="77777777" w:rsidR="0013484A" w:rsidRDefault="0013484A" w:rsidP="0013484A">
      <w:pPr>
        <w:pStyle w:val="CommentText"/>
        <w:numPr>
          <w:ilvl w:val="0"/>
          <w:numId w:val="83"/>
        </w:numPr>
      </w:pPr>
      <w:r>
        <w:t>relatively modest additional investment in energy efficiency is associated with a material and persistent increase in GDP relative to the PDP8-rev baseline;</w:t>
      </w:r>
    </w:p>
    <w:p w14:paraId="020B48B2" w14:textId="77777777" w:rsidR="0013484A" w:rsidRDefault="0013484A" w:rsidP="0013484A">
      <w:pPr>
        <w:pStyle w:val="CommentText"/>
        <w:numPr>
          <w:ilvl w:val="0"/>
          <w:numId w:val="83"/>
        </w:numPr>
        <w:ind w:left="360"/>
      </w:pPr>
      <w:r>
        <w:t xml:space="preserve">financing conditions are not just an enabling factor, but a </w:t>
      </w:r>
      <w:r>
        <w:rPr>
          <w:b/>
          <w:bCs/>
        </w:rPr>
        <w:t>first-order determinant of the macroeconomic cost of the transition</w:t>
      </w:r>
      <w:r>
        <w:t>; and</w:t>
      </w:r>
    </w:p>
    <w:p w14:paraId="05F09196" w14:textId="77777777" w:rsidR="0013484A" w:rsidRDefault="0013484A" w:rsidP="0013484A">
      <w:pPr>
        <w:pStyle w:val="CommentText"/>
        <w:numPr>
          <w:ilvl w:val="0"/>
          <w:numId w:val="83"/>
        </w:numPr>
      </w:pPr>
      <w:r>
        <w:t>most importantly, an integrated package combining stronger energy efficiency, affordable finance and productive use of ETS revenues can substantially reduce the macroeconomic costs of a more ambitious Net Zero pathway and, in the model, even raise GDP above the PDP8-rev baseline.</w:t>
      </w:r>
    </w:p>
    <w:p w14:paraId="790DCE74" w14:textId="77777777" w:rsidR="0013484A" w:rsidRDefault="0013484A" w:rsidP="0013484A">
      <w:pPr>
        <w:pStyle w:val="CommentText"/>
      </w:pPr>
      <w:r>
        <w:t>I would suggest bringing this integrated message more prominently into the Executive Summary and Conclusion. At present, some of the strongest formulations are found only later in the report.</w:t>
      </w:r>
    </w:p>
    <w:p w14:paraId="21B63A5C" w14:textId="77777777" w:rsidR="0013484A" w:rsidRDefault="0013484A" w:rsidP="0013484A">
      <w:pPr>
        <w:pStyle w:val="CommentText"/>
      </w:pPr>
      <w:r>
        <w:t> </w:t>
      </w:r>
    </w:p>
    <w:p w14:paraId="66E99A49" w14:textId="77777777" w:rsidR="0013484A" w:rsidRDefault="0013484A" w:rsidP="0013484A">
      <w:pPr>
        <w:pStyle w:val="CommentText"/>
      </w:pPr>
      <w:r>
        <w:rPr>
          <w:b/>
          <w:bCs/>
        </w:rPr>
        <w:t>3. Clarify how the main numbers relate to each other.</w:t>
      </w:r>
      <w:r>
        <w:br/>
        <w:t xml:space="preserve">The report uses several important figures — approximately USD 1 trillion in cumulative investment needs, less than USD 400 million per year in additional energy-efficiency investment, the power-sector investment requirements, and the associated GDP effects. Individually these are useful, but their relationship is not yet fully intuitive for a non-technical reader. A short clarification in the Executive Summary could make explicit that the USD 400 million is the </w:t>
      </w:r>
      <w:r>
        <w:rPr>
          <w:b/>
          <w:bCs/>
        </w:rPr>
        <w:t>incremental cost of the more ambitious efficiency scenario</w:t>
      </w:r>
      <w:r>
        <w:t>, not a contribution intended to close the overall USD 1 trillion investment requirement. This would make the strong cost-benefit message around energy efficiency much easier to understand.</w:t>
      </w:r>
    </w:p>
    <w:p w14:paraId="2AD0CB92" w14:textId="77777777" w:rsidR="0013484A" w:rsidRDefault="0013484A" w:rsidP="0013484A">
      <w:pPr>
        <w:pStyle w:val="CommentText"/>
      </w:pPr>
      <w:r>
        <w:t> </w:t>
      </w:r>
    </w:p>
    <w:p w14:paraId="271E6CD8" w14:textId="77777777" w:rsidR="0013484A" w:rsidRDefault="0013484A" w:rsidP="0013484A">
      <w:pPr>
        <w:pStyle w:val="CommentText"/>
      </w:pPr>
      <w:r>
        <w:rPr>
          <w:b/>
          <w:bCs/>
        </w:rPr>
        <w:t>Only a few minor technical points remain:</w:t>
      </w:r>
      <w:r>
        <w:t xml:space="preserve"> please ensure that </w:t>
      </w:r>
      <w:r>
        <w:rPr>
          <w:i/>
          <w:iCs/>
        </w:rPr>
        <w:t>GDP level</w:t>
      </w:r>
      <w:r>
        <w:t xml:space="preserve"> and </w:t>
      </w:r>
      <w:r>
        <w:rPr>
          <w:i/>
          <w:iCs/>
        </w:rPr>
        <w:t>GDP growth</w:t>
      </w:r>
      <w:r>
        <w:t xml:space="preserve"> are used consistently, as the model results generally refer to deviations in the GDP level relative to the baseline. It would also be useful to briefly clarify the different WACC/WACF figures used across the financing section, particularly the relationship between the portfolio-wide financing-cost assumptions and the effective WACC that evolves over time in the model.</w:t>
      </w:r>
    </w:p>
    <w:p w14:paraId="554254E9" w14:textId="77777777" w:rsidR="0013484A" w:rsidRDefault="0013484A" w:rsidP="0013484A">
      <w:pPr>
        <w:pStyle w:val="CommentText"/>
      </w:pPr>
      <w:r>
        <w:t> </w:t>
      </w:r>
    </w:p>
    <w:p w14:paraId="0DB14AFA" w14:textId="77777777" w:rsidR="0013484A" w:rsidRDefault="0013484A" w:rsidP="0013484A">
      <w:pPr>
        <w:pStyle w:val="CommentText"/>
      </w:pPr>
      <w:r>
        <w:rPr>
          <w:b/>
          <w:bCs/>
        </w:rPr>
        <w:t>Overall, my main message ist to make the existing quantitative evidence easier to read as a coherent policy story</w:t>
      </w:r>
    </w:p>
  </w:comment>
  <w:comment w:id="574" w:author="GIZ" w:date="2026-09-22T12:02:00Z" w:initials="GIZ">
    <w:p w14:paraId="54E39D12" w14:textId="77777777" w:rsidR="0027284E" w:rsidRDefault="0027284E" w:rsidP="0027284E">
      <w:pPr>
        <w:pStyle w:val="CommentText"/>
      </w:pPr>
      <w:r>
        <w:rPr>
          <w:rStyle w:val="CommentReference"/>
        </w:rPr>
        <w:annotationRef/>
      </w:r>
      <w:r>
        <w:rPr>
          <w:highlight w:val="yellow"/>
        </w:rPr>
        <w:t>NEW:</w:t>
      </w:r>
      <w:r>
        <w:t xml:space="preserve"> thank you for the clarification Christoph. I understand that you added this information based on Ms. Lan‘s comment in the other version of the impact assessment. </w:t>
      </w:r>
    </w:p>
    <w:p w14:paraId="3B0D9B99" w14:textId="77777777" w:rsidR="0027284E" w:rsidRDefault="0027284E" w:rsidP="0027284E">
      <w:pPr>
        <w:pStyle w:val="CommentText"/>
      </w:pPr>
      <w:r>
        <w:t>I am just wondering if this is well-suited here as we only introduce DGE-Metric in the next paragraph.</w:t>
      </w:r>
    </w:p>
    <w:p w14:paraId="1417112E" w14:textId="77777777" w:rsidR="0027284E" w:rsidRDefault="0027284E" w:rsidP="0027284E">
      <w:pPr>
        <w:pStyle w:val="CommentText"/>
      </w:pPr>
      <w:r>
        <w:t>We could possibly make it less detailed and add the information on the DGE-baseline assumptions further down in the text, where necessary?</w:t>
      </w:r>
      <w:r>
        <w:br/>
      </w:r>
    </w:p>
    <w:p w14:paraId="0985931F" w14:textId="77777777" w:rsidR="0027284E" w:rsidRDefault="0027284E" w:rsidP="0027284E">
      <w:pPr>
        <w:pStyle w:val="CommentText"/>
      </w:pPr>
      <w:r>
        <w:t xml:space="preserve">Vietnam's commitment to achieve Net Zero greenhouse gas emissions by 2050, alongside its target of at least 10 percent annual economic growth over 2026–2030, requires an unprecedented transformation of its energy system. </w:t>
      </w:r>
    </w:p>
  </w:comment>
  <w:comment w:id="575" w:author="Schult, Christoph" w:date="2026-09-22T17:34:00Z" w:initials="CS">
    <w:p w14:paraId="68CE43EA" w14:textId="77777777" w:rsidR="006B6F17" w:rsidRDefault="005F0768" w:rsidP="006B6F17">
      <w:pPr>
        <w:pStyle w:val="CommentText"/>
      </w:pPr>
      <w:r>
        <w:rPr>
          <w:rStyle w:val="CommentReference"/>
        </w:rPr>
        <w:annotationRef/>
      </w:r>
      <w:r w:rsidR="006B6F17">
        <w:t xml:space="preserve">Agree and modified. Added a pragraph in Baseline section. </w:t>
      </w:r>
    </w:p>
  </w:comment>
  <w:comment w:id="579" w:author="GIZ" w:date="2026-08-14T14:48:00Z" w:initials="GIZ">
    <w:p w14:paraId="70541B55" w14:textId="77777777" w:rsidR="00FE6863" w:rsidRDefault="00FE6863" w:rsidP="00FE6863">
      <w:pPr>
        <w:pStyle w:val="CommentText"/>
      </w:pPr>
      <w:r>
        <w:rPr>
          <w:rStyle w:val="CommentReference"/>
        </w:rPr>
        <w:annotationRef/>
      </w:r>
      <w:r>
        <w:t>To meet the investment needs of 1 trillion … (could potentially directly take this up from the INA)</w:t>
      </w:r>
    </w:p>
  </w:comment>
  <w:comment w:id="593" w:author="Albert, Joscha GIZ" w:date="2026-09-17T14:52:00Z" w:initials="JA">
    <w:p w14:paraId="5B841ED9" w14:textId="77777777" w:rsidR="00E52BC2" w:rsidRDefault="00E52BC2" w:rsidP="00E52BC2">
      <w:r>
        <w:rPr>
          <w:rStyle w:val="Mention"/>
        </w:rPr>
        <w:annotationRef/>
      </w:r>
      <w:r>
        <w:t xml:space="preserve">From MATHIS: </w:t>
      </w:r>
    </w:p>
    <w:p w14:paraId="76A03F20" w14:textId="77777777" w:rsidR="00E52BC2" w:rsidRDefault="00E52BC2" w:rsidP="00E52BC2">
      <w:r>
        <w:rPr>
          <w:lang w:val="en-GB"/>
        </w:rPr>
        <w:t xml:space="preserve">The sequencing and logic is a bit off here. No one is purporting that the energy transition is only about expanding renewable energy. </w:t>
      </w:r>
      <w:r>
        <w:rPr>
          <w:lang w:val="en-GB"/>
        </w:rPr>
        <w:br/>
      </w:r>
      <w:r>
        <w:rPr>
          <w:lang w:val="en-GB"/>
        </w:rPr>
        <w:br/>
        <w:t xml:space="preserve">The energy transition will broadly be achieved through a transformation of how we supply, use, buy and sell energy. At a high level, this means increasing renewable energy, improving energy efficiency, and electrifying energy demand where possible. </w:t>
      </w:r>
      <w:r>
        <w:rPr>
          <w:lang w:val="en-GB"/>
        </w:rPr>
        <w:br/>
      </w:r>
      <w:r>
        <w:rPr>
          <w:lang w:val="en-GB"/>
        </w:rPr>
        <w:br/>
        <w:t xml:space="preserve">RE and EE are direct and technical levers on the energy system/transition, whereas finance mobilisation and carbon pricing are enabling economic mechanisms that support those levers. So I’m not sure they should be listed as they are here. </w:t>
      </w:r>
    </w:p>
    <w:p w14:paraId="7CA295B9" w14:textId="77777777" w:rsidR="00E52BC2" w:rsidRDefault="00E52BC2" w:rsidP="00E52BC2"/>
    <w:p w14:paraId="0456D804" w14:textId="77777777" w:rsidR="00E52BC2" w:rsidRDefault="00E52BC2" w:rsidP="00E52BC2">
      <w:r>
        <w:rPr>
          <w:lang w:val="en-GB"/>
        </w:rPr>
        <w:t>----</w:t>
      </w:r>
    </w:p>
    <w:p w14:paraId="12A9C408" w14:textId="77777777" w:rsidR="00E52BC2" w:rsidRDefault="00E52BC2" w:rsidP="00E52BC2"/>
    <w:p w14:paraId="0B288E3D" w14:textId="77777777" w:rsidR="00E52BC2" w:rsidRDefault="00E52BC2" w:rsidP="00E52BC2">
      <w:r>
        <w:rPr>
          <w:lang w:val="en-GB"/>
        </w:rPr>
        <w:t>After reading on, a reader may realise that energy efficiency, green finance and carbon pricing are the things being modelled, but they wont’ know this yet.</w:t>
      </w:r>
    </w:p>
  </w:comment>
  <w:comment w:id="592" w:author="Schult, Christoph" w:date="2026-09-18T08:59:00Z" w:initials="CS">
    <w:p w14:paraId="151F98E1" w14:textId="77777777" w:rsidR="00E96251" w:rsidRDefault="0096085F">
      <w:r>
        <w:rPr>
          <w:rStyle w:val="Mention"/>
        </w:rPr>
        <w:annotationRef/>
      </w:r>
      <w:r>
        <w:rPr>
          <w:color w:val="000000"/>
          <w:sz w:val="20"/>
          <w:szCs w:val="20"/>
        </w:rPr>
        <w:t>Reworded: renewable energy expansion and energy efficiency are now framed as the direct/technical levers of the transition, with finance mobilisation and carbon pricing introduced as the enabling mechanisms this report evaluates alongside them -- and the paragraph now flags upfront that these are the three policy areas modelled here.</w:t>
      </w:r>
    </w:p>
  </w:comment>
  <w:comment w:id="596" w:author="Albert, Joscha GIZ" w:date="2026-09-17T14:52:00Z" w:initials="JA">
    <w:p w14:paraId="3ECD8C61" w14:textId="77777777" w:rsidR="001A558A" w:rsidRDefault="001A558A" w:rsidP="001A558A">
      <w:r>
        <w:rPr>
          <w:rStyle w:val="Mention"/>
        </w:rPr>
        <w:annotationRef/>
      </w:r>
      <w:r>
        <w:t xml:space="preserve">From MATHIS: </w:t>
      </w:r>
    </w:p>
    <w:p w14:paraId="3EFA5589" w14:textId="77777777" w:rsidR="001A558A" w:rsidRDefault="001A558A" w:rsidP="001A558A">
      <w:r>
        <w:rPr>
          <w:lang w:val="en-GB"/>
        </w:rPr>
        <w:t xml:space="preserve">The ‘not only’ construction typically works when it pairs one item against another that is comparable in weight. It doesn’t work in a one-on-three construction when the other three are above-and-beyond the clear drivers for policy. </w:t>
      </w:r>
    </w:p>
  </w:comment>
  <w:comment w:id="597" w:author="Schult, Christoph" w:date="2026-09-18T17:49:00Z" w:initials="CS">
    <w:p w14:paraId="5E52AC86" w14:textId="77777777" w:rsidR="00B07A20" w:rsidRDefault="00B07A20" w:rsidP="00B07A20">
      <w:pPr>
        <w:pStyle w:val="TOC1"/>
      </w:pPr>
      <w:r>
        <w:rPr>
          <w:rStyle w:val="CitaviBibliographyHeadingZchn"/>
        </w:rPr>
        <w:annotationRef/>
      </w:r>
      <w:r>
        <w:rPr>
          <w:color w:val="000000"/>
        </w:rPr>
        <w:t>Removed the 'not only...but also' construction (1-vs-3 doesn't pair) -- now a flat list: emissions trajectory, economic growth, investment, and competitiveness.</w:t>
      </w:r>
    </w:p>
  </w:comment>
  <w:comment w:id="626" w:author="GIZ" w:date="2026-08-14T14:46:00Z" w:initials="GIZ">
    <w:p w14:paraId="7D7A5B26" w14:textId="77777777" w:rsidR="007E09B4" w:rsidRDefault="007E09B4" w:rsidP="007E09B4">
      <w:pPr>
        <w:pStyle w:val="CommentText"/>
      </w:pPr>
      <w:r>
        <w:rPr>
          <w:rStyle w:val="CommentReference"/>
        </w:rPr>
        <w:annotationRef/>
      </w:r>
      <w:r>
        <w:t>Proposed reformulation: both PDP8-rev-consistent and more ambitious efficiency targets under PM Directive 10 ….</w:t>
      </w:r>
    </w:p>
  </w:comment>
  <w:comment w:id="658" w:author="Albert, Joscha GIZ" w:date="2026-09-17T14:57:00Z" w:initials="JA">
    <w:p w14:paraId="55D0C6FE" w14:textId="77777777" w:rsidR="00B53F32" w:rsidRDefault="00B53F32" w:rsidP="00B53F32">
      <w:r>
        <w:rPr>
          <w:rStyle w:val="Mention"/>
        </w:rPr>
        <w:annotationRef/>
      </w:r>
      <w:r>
        <w:t>Since NDC 3.0 hasn‘t been submitted, I suggest to write „and reaffirmed in recent key strategies and policies.“</w:t>
      </w:r>
    </w:p>
  </w:comment>
  <w:comment w:id="659" w:author="Schult, Christoph" w:date="2026-09-18T08:59:00Z" w:initials="CS">
    <w:p w14:paraId="7FC6439B" w14:textId="77777777" w:rsidR="00E96251" w:rsidRDefault="0096085F">
      <w:r>
        <w:rPr>
          <w:rStyle w:val="Mention"/>
        </w:rPr>
        <w:annotationRef/>
      </w:r>
      <w:r>
        <w:rPr>
          <w:color w:val="000000"/>
          <w:sz w:val="20"/>
          <w:szCs w:val="20"/>
        </w:rPr>
        <w:t>Reworded to 'reaffirmed in recent key strategies and policies' since NDC 3.0 hasn't been submitted yet.</w:t>
      </w:r>
    </w:p>
  </w:comment>
  <w:comment w:id="663" w:author="Albert, Joscha GIZ" w:date="2026-09-17T14:58:00Z" w:initials="JA">
    <w:p w14:paraId="04CB4338" w14:textId="77777777" w:rsidR="00843C21" w:rsidRDefault="00843C21" w:rsidP="00843C21">
      <w:pPr>
        <w:pStyle w:val="CommentText"/>
      </w:pPr>
      <w:r>
        <w:rPr>
          <w:rStyle w:val="CommentReference"/>
        </w:rPr>
        <w:annotationRef/>
      </w:r>
      <w:r>
        <w:t>...and as agreed in the JETP.</w:t>
      </w:r>
    </w:p>
  </w:comment>
  <w:comment w:id="664" w:author="Schult, Christoph" w:date="2026-09-18T08:59:00Z" w:initials="CS">
    <w:p w14:paraId="5769FF73" w14:textId="77777777" w:rsidR="00E96251" w:rsidRDefault="0096085F">
      <w:r>
        <w:rPr>
          <w:rStyle w:val="CommentReference"/>
        </w:rPr>
        <w:annotationRef/>
      </w:r>
      <w:r>
        <w:rPr>
          <w:color w:val="000000"/>
          <w:sz w:val="20"/>
          <w:szCs w:val="20"/>
        </w:rPr>
        <w:t>Added the JETP reference.</w:t>
      </w:r>
    </w:p>
  </w:comment>
  <w:comment w:id="667" w:author="Albert, Joscha GIZ" w:date="2026-09-17T15:01:00Z" w:initials="JA">
    <w:p w14:paraId="7718BD5F" w14:textId="77777777" w:rsidR="00C37C4E" w:rsidRDefault="00C37C4E" w:rsidP="00C37C4E">
      <w:r>
        <w:rPr>
          <w:rStyle w:val="Mention"/>
        </w:rPr>
        <w:annotationRef/>
      </w:r>
      <w:r>
        <w:t xml:space="preserve">I’d rather describe it as a high level of ambition. </w:t>
      </w:r>
    </w:p>
    <w:p w14:paraId="0B25D83B" w14:textId="77777777" w:rsidR="00C37C4E" w:rsidRDefault="00C37C4E" w:rsidP="00C37C4E">
      <w:r>
        <w:br/>
      </w:r>
    </w:p>
    <w:p w14:paraId="6C5A2477" w14:textId="77777777" w:rsidR="00C37C4E" w:rsidRDefault="00C37C4E" w:rsidP="00C37C4E">
      <w:r>
        <w:t>The current wording leaves the door open for excuses if you do end up straying from the plan (it just wasn’t possible).</w:t>
      </w:r>
    </w:p>
  </w:comment>
  <w:comment w:id="668" w:author="GIZ" w:date="2026-09-22T17:30:00Z" w:initials="GIZ">
    <w:p w14:paraId="7763EB0A" w14:textId="77777777" w:rsidR="002F1B71" w:rsidRDefault="002F1B71" w:rsidP="002F1B71">
      <w:pPr>
        <w:pStyle w:val="CommentText"/>
      </w:pPr>
      <w:r>
        <w:rPr>
          <w:rStyle w:val="CommentReference"/>
        </w:rPr>
        <w:annotationRef/>
      </w:r>
      <w:r>
        <w:t>Not quite sure which sentence this referred to</w:t>
      </w:r>
    </w:p>
  </w:comment>
  <w:comment w:id="666" w:author="Schult, Christoph" w:date="2026-09-18T08:59:00Z" w:initials="CS">
    <w:p w14:paraId="2A10A194" w14:textId="77777777" w:rsidR="00E96251" w:rsidRDefault="0096085F">
      <w:r>
        <w:rPr>
          <w:rStyle w:val="Mention"/>
        </w:rPr>
        <w:annotationRef/>
      </w:r>
      <w:r>
        <w:rPr>
          <w:color w:val="000000"/>
          <w:sz w:val="20"/>
          <w:szCs w:val="20"/>
        </w:rPr>
        <w:t>Reframed as reflecting a high level of ambition rather than hedging on execution risk.</w:t>
      </w:r>
    </w:p>
  </w:comment>
  <w:comment w:id="681" w:author="GIZ" w:date="2026-08-14T15:04:00Z" w:initials="GIZ">
    <w:p w14:paraId="0E2E86B7" w14:textId="77777777" w:rsidR="00B41F25" w:rsidRDefault="00A75330" w:rsidP="00B41F25">
      <w:pPr>
        <w:pStyle w:val="CommentText"/>
      </w:pPr>
      <w:r>
        <w:rPr>
          <w:rStyle w:val="CommentReference"/>
        </w:rPr>
        <w:annotationRef/>
      </w:r>
      <w:r w:rsidR="00B41F25">
        <w:t xml:space="preserve">Is the Investment Needs Assessment not the better source for this, considering the calculation of the investment gap? </w:t>
      </w:r>
      <w:r w:rsidR="00B41F25">
        <w:br/>
        <w:t xml:space="preserve">In the financial assessment, external figures are referenced: </w:t>
      </w:r>
      <w:r w:rsidR="00B41F25">
        <w:rPr>
          <w:color w:val="000000"/>
          <w:highlight w:val="white"/>
        </w:rPr>
        <w:t>According to an assessment by the Ministry of Finance, Vietnam’s financial needs to achieve its green growth and Net Zero targets by 2050 are large, about USD 670–700 billion in total long-term investment requirements, equivalent to 6.8% of GDP per year, of which nearly USD 368 billion is for climate change adaptation goals.</w:t>
      </w:r>
      <w:r w:rsidR="00B41F25">
        <w:rPr>
          <w:color w:val="000000"/>
        </w:rPr>
        <w:t xml:space="preserve"> (page 14)</w:t>
      </w:r>
    </w:p>
  </w:comment>
  <w:comment w:id="707" w:author="Albert, Joscha GIZ" w:date="2026-09-17T15:03:00Z" w:initials="JA">
    <w:p w14:paraId="00DF31E4" w14:textId="77777777" w:rsidR="006031AC" w:rsidRDefault="006031AC" w:rsidP="006031AC">
      <w:r>
        <w:rPr>
          <w:rStyle w:val="Mention"/>
        </w:rPr>
        <w:annotationRef/>
      </w:r>
      <w:r>
        <w:t>From MATHIS:</w:t>
      </w:r>
    </w:p>
    <w:p w14:paraId="0D89974D" w14:textId="77777777" w:rsidR="006031AC" w:rsidRDefault="006031AC" w:rsidP="006031AC"/>
    <w:p w14:paraId="727E2389" w14:textId="77777777" w:rsidR="006031AC" w:rsidRDefault="006031AC" w:rsidP="006031AC">
      <w:r>
        <w:rPr>
          <w:lang w:val="en-GB"/>
        </w:rPr>
        <w:t xml:space="preserve">This is totally redundant to the text. Either cut the text or make the table earn it’s place. </w:t>
      </w:r>
    </w:p>
    <w:p w14:paraId="6C263DCF" w14:textId="77777777" w:rsidR="006031AC" w:rsidRDefault="006031AC" w:rsidP="006031AC"/>
    <w:p w14:paraId="42B110DA" w14:textId="77777777" w:rsidR="006031AC" w:rsidRDefault="006031AC" w:rsidP="006031AC">
      <w:r>
        <w:rPr>
          <w:lang w:val="en-GB"/>
        </w:rPr>
        <w:t>I’d either cut the table, or add a column to the table that adds something, e.g., examples of how these instruments are currently being used in Vietnam</w:t>
      </w:r>
    </w:p>
  </w:comment>
  <w:comment w:id="706" w:author="Schult, Christoph" w:date="2026-09-18T08:59:00Z" w:initials="CS">
    <w:p w14:paraId="75C060F4" w14:textId="77777777" w:rsidR="00E96251" w:rsidRDefault="0096085F">
      <w:r>
        <w:rPr>
          <w:rStyle w:val="Mention"/>
        </w:rPr>
        <w:annotationRef/>
      </w:r>
      <w:r>
        <w:rPr>
          <w:color w:val="000000"/>
          <w:sz w:val="20"/>
          <w:szCs w:val="20"/>
        </w:rPr>
        <w:t>Agreed -- cut the table; the instrument list stays in prose only. Also fixed the now-dead 'As shown in Table 1...' cross-reference (its source table is gone) and the hardcoded '(Table 4)' reference, which becomes '(Table 3)' once the remaining tables renumber.</w:t>
      </w:r>
    </w:p>
  </w:comment>
  <w:comment w:id="766" w:author="Albert, Joscha GIZ" w:date="2026-09-17T15:04:00Z" w:initials="JA">
    <w:p w14:paraId="633AEF13" w14:textId="77777777" w:rsidR="00DA114A" w:rsidRDefault="00DA114A" w:rsidP="00DA114A">
      <w:r>
        <w:rPr>
          <w:rStyle w:val="Mention"/>
        </w:rPr>
        <w:annotationRef/>
      </w:r>
      <w:r>
        <w:t>From MATHIS:</w:t>
      </w:r>
    </w:p>
    <w:p w14:paraId="66F28ECE" w14:textId="77777777" w:rsidR="00DA114A" w:rsidRDefault="00DA114A" w:rsidP="00DA114A"/>
    <w:p w14:paraId="12FC3F78" w14:textId="77777777" w:rsidR="00DA114A" w:rsidRDefault="00DA114A" w:rsidP="00DA114A">
      <w:r>
        <w:rPr>
          <w:lang w:val="en-GB"/>
        </w:rPr>
        <w:t xml:space="preserve">Earlier it’s mentioned that the successful implementation of the revised PDP8 faces three challenges, one of which is related to “the impacts of the newly introduced carbon pricing mechanism”. </w:t>
      </w:r>
      <w:r>
        <w:rPr>
          <w:lang w:val="en-GB"/>
        </w:rPr>
        <w:br/>
      </w:r>
      <w:r>
        <w:rPr>
          <w:lang w:val="en-GB"/>
        </w:rPr>
        <w:br/>
        <w:t>Shouldn’t we expand on what those impacts are in this section?</w:t>
      </w:r>
    </w:p>
  </w:comment>
  <w:comment w:id="765" w:author="Schult, Christoph" w:date="2026-09-18T08:59:00Z" w:initials="CS">
    <w:p w14:paraId="29423D4B" w14:textId="77777777" w:rsidR="00E96251" w:rsidRDefault="0096085F">
      <w:r>
        <w:rPr>
          <w:rStyle w:val="Mention"/>
        </w:rPr>
        <w:annotationRef/>
      </w:r>
      <w:r>
        <w:rPr>
          <w:color w:val="000000"/>
          <w:sz w:val="20"/>
          <w:szCs w:val="20"/>
        </w:rPr>
        <w:t>Added two sentences spelling out the concrete impacts: rising adjustment costs for carbon-intensive sectors and households absent revenue recycling, and the investment-redirecting price signal -- plus a flag that the pilot's still-unfinalised coverage and allocation design makes this channel more uncertain than the EE and green-finance results.</w:t>
      </w:r>
    </w:p>
  </w:comment>
  <w:comment w:id="775" w:author="GIZ" w:date="2026-08-14T15:12:00Z" w:initials="GIZ">
    <w:p w14:paraId="7E9DF3C7" w14:textId="5F042586" w:rsidR="0057541F" w:rsidRDefault="0057541F" w:rsidP="0057541F">
      <w:pPr>
        <w:pStyle w:val="CommentText"/>
      </w:pPr>
      <w:r>
        <w:rPr>
          <w:rStyle w:val="CommentReference"/>
        </w:rPr>
        <w:annotationRef/>
      </w:r>
      <w:r>
        <w:t>In the energy transition?</w:t>
      </w:r>
    </w:p>
  </w:comment>
  <w:comment w:id="777" w:author="GIZ" w:date="2026-08-17T10:41:00Z" w:initials="GIZ">
    <w:p w14:paraId="3E732784" w14:textId="36F49E89" w:rsidR="00D029E1" w:rsidRDefault="00D029E1" w:rsidP="00D029E1">
      <w:pPr>
        <w:pStyle w:val="CommentText"/>
      </w:pPr>
      <w:r>
        <w:rPr>
          <w:rStyle w:val="CommentReference"/>
        </w:rPr>
        <w:annotationRef/>
      </w:r>
      <w:r>
        <w:fldChar w:fldCharType="begin"/>
      </w:r>
      <w:r>
        <w:instrText>HYPERLINK "mailto:achim.deuchert@giz.de"</w:instrText>
      </w:r>
      <w:bookmarkStart w:id="779" w:name="_@_24635357ACD44914806E4455585A0168Z"/>
      <w:r>
        <w:fldChar w:fldCharType="separate"/>
      </w:r>
      <w:bookmarkEnd w:id="779"/>
      <w:r w:rsidRPr="00D029E1">
        <w:rPr>
          <w:rStyle w:val="Mention"/>
          <w:noProof/>
        </w:rPr>
        <w:t>@Deuchert, Achim GIZ</w:t>
      </w:r>
      <w:r>
        <w:fldChar w:fldCharType="end"/>
      </w:r>
      <w:r>
        <w:t xml:space="preserve">  Ich würde dies umformulieren um den Fokus etwas von öfftl. Kapital zu nehmen. Auch wenn im vorherigen Satz „improved financing conditions“ nicht nur auf öfftl. Konzessionäre Mittel abspielt, wird es durch den zweiten Teil etwas in die Richtung gelenkt. </w:t>
      </w:r>
    </w:p>
    <w:p w14:paraId="62BFCF1D" w14:textId="77777777" w:rsidR="00D029E1" w:rsidRDefault="00D029E1" w:rsidP="00D029E1">
      <w:pPr>
        <w:pStyle w:val="CommentText"/>
      </w:pPr>
    </w:p>
    <w:p w14:paraId="0496DD29" w14:textId="77777777" w:rsidR="00D029E1" w:rsidRDefault="00D029E1" w:rsidP="00D029E1">
      <w:pPr>
        <w:pStyle w:val="CommentText"/>
      </w:pPr>
      <w:r>
        <w:t xml:space="preserve">Vorschlag: </w:t>
      </w:r>
      <w:r>
        <w:br/>
        <w:t>… The analysis evaluated how different financing architectures - incl. Concessional finance, blended finance and risk-sharing instruments, green bonds and green credit - ...</w:t>
      </w:r>
    </w:p>
  </w:comment>
  <w:comment w:id="780" w:author="Albert, Joscha GIZ" w:date="2026-09-17T15:07:00Z" w:initials="JA">
    <w:p w14:paraId="044D36BB" w14:textId="77777777" w:rsidR="00B40BB1" w:rsidRDefault="00B40BB1" w:rsidP="00B40BB1">
      <w:r>
        <w:rPr>
          <w:rStyle w:val="Mention"/>
        </w:rPr>
        <w:annotationRef/>
      </w:r>
      <w:r>
        <w:t>What about green credit?</w:t>
      </w:r>
    </w:p>
  </w:comment>
  <w:comment w:id="781" w:author="Schult, Christoph" w:date="2026-09-18T08:59:00Z" w:initials="CS">
    <w:p w14:paraId="7B9E14F7" w14:textId="77777777" w:rsidR="00E96251" w:rsidRDefault="0096085F">
      <w:r>
        <w:rPr>
          <w:rStyle w:val="Mention"/>
        </w:rPr>
        <w:annotationRef/>
      </w:r>
      <w:r>
        <w:rPr>
          <w:color w:val="000000"/>
          <w:sz w:val="20"/>
          <w:szCs w:val="20"/>
        </w:rPr>
        <w:t>Added green credit explicitly to the instrument list here and in the parallel cost-of-capital paragraph -- it's already the largest single financing line in the model.</w:t>
      </w:r>
    </w:p>
  </w:comment>
  <w:comment w:id="789" w:author="Albert, Joscha GIZ" w:date="2026-09-17T15:08:00Z" w:initials="JA">
    <w:p w14:paraId="2EBCE810" w14:textId="77777777" w:rsidR="00330F88" w:rsidRDefault="00330F88" w:rsidP="00330F88">
      <w:r>
        <w:rPr>
          <w:rStyle w:val="Mention"/>
        </w:rPr>
        <w:annotationRef/>
      </w:r>
      <w:r>
        <w:t xml:space="preserve">From MATHIS: </w:t>
      </w:r>
    </w:p>
    <w:p w14:paraId="201F68DC" w14:textId="77777777" w:rsidR="00330F88" w:rsidRDefault="00330F88" w:rsidP="00330F88"/>
    <w:p w14:paraId="20EFD837" w14:textId="77777777" w:rsidR="00330F88" w:rsidRDefault="00330F88" w:rsidP="00330F88">
      <w:r>
        <w:rPr>
          <w:lang w:val="en-GB"/>
        </w:rPr>
        <w:t>The carbon pricing bullet above talks about investigating revenue recycling and limiting adjustment costs, not necessarily incentive creation (which the ETS itself creates).</w:t>
      </w:r>
    </w:p>
  </w:comment>
  <w:comment w:id="788" w:author="Schult, Christoph" w:date="2026-09-18T08:59:00Z" w:initials="CS">
    <w:p w14:paraId="0E100FB0" w14:textId="77777777" w:rsidR="00E96251" w:rsidRDefault="0096085F">
      <w:r>
        <w:rPr>
          <w:rStyle w:val="Mention"/>
        </w:rPr>
        <w:annotationRef/>
      </w:r>
      <w:r>
        <w:rPr>
          <w:color w:val="000000"/>
          <w:sz w:val="20"/>
          <w:szCs w:val="20"/>
        </w:rPr>
        <w:t>Reworded to 'managing the adjustment costs of decarbonisation' to match how the carbon-pricing bullet above actually frames it (revenue recycling / limiting adjustment costs, not incentive creation).</w:t>
      </w:r>
    </w:p>
  </w:comment>
  <w:comment w:id="797" w:author="Albert, Joscha GIZ" w:date="2026-09-17T15:09:00Z" w:initials="JA">
    <w:p w14:paraId="4FC2BB1E" w14:textId="77777777" w:rsidR="00EC2572" w:rsidRDefault="008540C8" w:rsidP="00EC2572">
      <w:r>
        <w:rPr>
          <w:rStyle w:val="Mention"/>
        </w:rPr>
        <w:annotationRef/>
      </w:r>
      <w:r w:rsidR="00EC2572">
        <w:t>From MATHIS (see as well the following comment for concrete suggestion):</w:t>
      </w:r>
    </w:p>
    <w:p w14:paraId="7C91433D" w14:textId="77777777" w:rsidR="00EC2572" w:rsidRDefault="00EC2572" w:rsidP="00EC2572"/>
    <w:p w14:paraId="683E14BE" w14:textId="77777777" w:rsidR="00EC2572" w:rsidRDefault="00EC2572" w:rsidP="00EC2572">
      <w:r>
        <w:t xml:space="preserve">Purpose? </w:t>
      </w:r>
      <w:r>
        <w:rPr>
          <w:lang w:val="en-GB"/>
        </w:rPr>
        <w:t xml:space="preserve">What follows is largely a description of the model and methodology and then an outline of the report. </w:t>
      </w:r>
    </w:p>
  </w:comment>
  <w:comment w:id="793" w:author="Schult, Christoph" w:date="2026-09-18T08:59:00Z" w:initials="CS">
    <w:p w14:paraId="4B67EBF4" w14:textId="77777777" w:rsidR="00E96251" w:rsidRDefault="0096085F">
      <w:r>
        <w:rPr>
          <w:rStyle w:val="Mention"/>
        </w:rPr>
        <w:annotationRef/>
      </w:r>
      <w:r>
        <w:rPr>
          <w:color w:val="000000"/>
          <w:sz w:val="20"/>
          <w:szCs w:val="20"/>
        </w:rPr>
        <w:t>Added a lead purpose-statement paragraph at the top of this section, combining the executive-summary purpose line with the framing you suggested. I've deliberately left the audience general ('policymakers and development partners', matching the executive summary) rather than naming specific groups -- could you confirm with Mathis whether we should be more specific (e.g. name Vietnamese ministries, GIZ Vietnam, or academics) and whether to point to the other GIZ reports under preparation?</w:t>
      </w:r>
    </w:p>
  </w:comment>
  <w:comment w:id="794" w:author="GIZ" w:date="2026-09-22T12:14:00Z" w:initials="GIZ">
    <w:p w14:paraId="533B47EB" w14:textId="3598AF00" w:rsidR="001F204B" w:rsidRDefault="00784CE4" w:rsidP="001F204B">
      <w:pPr>
        <w:pStyle w:val="CommentText"/>
      </w:pPr>
      <w:r>
        <w:rPr>
          <w:rStyle w:val="CommentReference"/>
        </w:rPr>
        <w:annotationRef/>
      </w:r>
      <w:r w:rsidR="001F204B">
        <w:fldChar w:fldCharType="begin"/>
      </w:r>
      <w:r w:rsidR="001F204B">
        <w:instrText>HYPERLINK "mailto:joscha.albert@giz.de"</w:instrText>
      </w:r>
      <w:bookmarkStart w:id="798" w:name="_@_27D90266A4774E23BB5D73EAE07850E6Z"/>
      <w:r w:rsidR="001F204B">
        <w:fldChar w:fldCharType="separate"/>
      </w:r>
      <w:bookmarkEnd w:id="798"/>
      <w:r w:rsidR="001F204B" w:rsidRPr="001F204B">
        <w:rPr>
          <w:rStyle w:val="Mention"/>
          <w:noProof/>
        </w:rPr>
        <w:t>@Albert, Joscha GIZ</w:t>
      </w:r>
      <w:r w:rsidR="001F204B">
        <w:fldChar w:fldCharType="end"/>
      </w:r>
      <w:r w:rsidR="001F204B">
        <w:t xml:space="preserve"> </w:t>
      </w:r>
      <w:r w:rsidR="001F204B">
        <w:fldChar w:fldCharType="begin"/>
      </w:r>
      <w:r w:rsidR="001F204B">
        <w:instrText>HYPERLINK "mailto:achim.deuchert@giz.de"</w:instrText>
      </w:r>
      <w:bookmarkStart w:id="799" w:name="_@_C4708F69387047ADA375F0C8CC749086Z"/>
      <w:r w:rsidR="001F204B">
        <w:fldChar w:fldCharType="separate"/>
      </w:r>
      <w:bookmarkEnd w:id="799"/>
      <w:r w:rsidR="001F204B" w:rsidRPr="001F204B">
        <w:rPr>
          <w:rStyle w:val="Mention"/>
          <w:noProof/>
        </w:rPr>
        <w:t>@Deuchert, Achim GIZ</w:t>
      </w:r>
      <w:r w:rsidR="001F204B">
        <w:fldChar w:fldCharType="end"/>
      </w:r>
      <w:r w:rsidR="001F204B">
        <w:t xml:space="preserve">  I think it is ok to be broad here and not name specific ministries, what do you think? Could add 1 sentence on what we hope different stkaeholder groups can take from the report. Should also refer to our overall excerise (that this assessment is part of it) since INA and FAR are cited several times in this report?</w:t>
      </w:r>
    </w:p>
  </w:comment>
  <w:comment w:id="795" w:author="Albert, Joscha GIZ" w:date="2026-09-22T12:19:00Z" w:initials="JA">
    <w:p w14:paraId="7FD32A18" w14:textId="30F3DBF2" w:rsidR="007F5A19" w:rsidRDefault="007F5A19" w:rsidP="007F5A19">
      <w:pPr>
        <w:pStyle w:val="CommentText"/>
      </w:pPr>
      <w:r>
        <w:rPr>
          <w:rStyle w:val="CommentReference"/>
        </w:rPr>
        <w:annotationRef/>
      </w:r>
      <w:r>
        <w:fldChar w:fldCharType="begin"/>
      </w:r>
      <w:r>
        <w:instrText>HYPERLINK "mailto:carolin.tietz@giz.de"</w:instrText>
      </w:r>
      <w:bookmarkStart w:id="800" w:name="_@_8783DE65EE7645419F258A4713C5D8A8Z"/>
      <w:r>
        <w:fldChar w:fldCharType="separate"/>
      </w:r>
      <w:bookmarkEnd w:id="800"/>
      <w:r w:rsidRPr="007F5A19">
        <w:rPr>
          <w:rStyle w:val="Mention"/>
          <w:noProof/>
        </w:rPr>
        <w:t>@Tietz, Carolin GIZ</w:t>
      </w:r>
      <w:r>
        <w:fldChar w:fldCharType="end"/>
      </w:r>
      <w:r>
        <w:t xml:space="preserve"> : I fully agree…. I would not name any specific ministries given our long history with Vietnamese partners for this assignment.</w:t>
      </w:r>
    </w:p>
    <w:p w14:paraId="3903E1E5" w14:textId="77777777" w:rsidR="007F5A19" w:rsidRDefault="007F5A19" w:rsidP="007F5A19">
      <w:pPr>
        <w:pStyle w:val="CommentText"/>
      </w:pPr>
      <w:r>
        <w:t>In addition, I like the idea of being a bit more specific about objective/purpose per stakeholder group. Please add.</w:t>
      </w:r>
    </w:p>
  </w:comment>
  <w:comment w:id="796" w:author="Schult, Christoph" w:date="2026-09-22T17:43:00Z" w:initials="CS">
    <w:p w14:paraId="2D9DE8D9" w14:textId="77777777" w:rsidR="00D50EE4" w:rsidRDefault="00A87380" w:rsidP="00D50EE4">
      <w:pPr>
        <w:pStyle w:val="CommentText"/>
      </w:pPr>
      <w:r>
        <w:rPr>
          <w:rStyle w:val="CommentReference"/>
        </w:rPr>
        <w:annotationRef/>
      </w:r>
      <w:r w:rsidR="00D50EE4">
        <w:t>Agreed, added a stakeholder-specific sentence and the INA/FAR cross-reference are now in the Purpose paragraph.</w:t>
      </w:r>
    </w:p>
  </w:comment>
  <w:comment w:id="829" w:author="Albert, Joscha GIZ" w:date="2026-09-17T17:34:00Z" w:initials="JA">
    <w:p w14:paraId="4597BCB4" w14:textId="77777777" w:rsidR="00BE3BB5" w:rsidRDefault="00BE3BB5" w:rsidP="00BE3BB5">
      <w:r>
        <w:rPr>
          <w:rStyle w:val="Mention"/>
        </w:rPr>
        <w:annotationRef/>
      </w:r>
      <w:r>
        <w:t>From MATHIS:</w:t>
      </w:r>
    </w:p>
    <w:p w14:paraId="339C8516" w14:textId="77777777" w:rsidR="00BE3BB5" w:rsidRDefault="00BE3BB5" w:rsidP="00BE3BB5">
      <w:r>
        <w:rPr>
          <w:lang w:val="en-GB"/>
        </w:rPr>
        <w:t>I think we use different terms throughout this report: policy levers, policy areas, policy instruments.</w:t>
      </w:r>
      <w:r>
        <w:rPr>
          <w:lang w:val="en-GB"/>
        </w:rPr>
        <w:br/>
      </w:r>
      <w:r>
        <w:rPr>
          <w:lang w:val="en-GB"/>
        </w:rPr>
        <w:br/>
        <w:t>i would suggest we use a single term throughout, and vote for anything but ‘instrument’. ETS is an instrument, but energy efficiency isn’t necessarily (the PM Directive on EE is the instrument)</w:t>
      </w:r>
    </w:p>
  </w:comment>
  <w:comment w:id="828" w:author="Schult, Christoph" w:date="2026-09-18T08:59:00Z" w:initials="CS">
    <w:p w14:paraId="7AF9043D" w14:textId="77777777" w:rsidR="00E96251" w:rsidRDefault="0096085F">
      <w:r>
        <w:rPr>
          <w:rStyle w:val="Mention"/>
        </w:rPr>
        <w:annotationRef/>
      </w:r>
      <w:r>
        <w:rPr>
          <w:color w:val="000000"/>
          <w:sz w:val="20"/>
          <w:szCs w:val="20"/>
        </w:rPr>
        <w:t>Standardised on 'policy areas' throughout for the collective EE / green-finance / carbon-pricing framing, replacing the mixed 'policy levers' / 'policy instruments' / 'policy areas' usage. Left 'instrument' in place where a single concrete instrument is genuinely meant (e.g. green bonds, the ETS), and left 'policy levers described in Directive 10' alone since that refers to specific sub-measures within Directive 10, not the three top-level areas.</w:t>
      </w:r>
    </w:p>
  </w:comment>
  <w:comment w:id="827" w:author="Albert, Joscha GIZ" w:date="2026-09-17T17:35:00Z" w:initials="JA">
    <w:p w14:paraId="4AB274E8" w14:textId="77777777" w:rsidR="0092397C" w:rsidRDefault="0092397C" w:rsidP="0092397C">
      <w:r>
        <w:rPr>
          <w:rStyle w:val="Mention"/>
        </w:rPr>
        <w:annotationRef/>
      </w:r>
      <w:r>
        <w:t>From MATHIS:</w:t>
      </w:r>
    </w:p>
    <w:p w14:paraId="3B3BCC9C" w14:textId="77777777" w:rsidR="0092397C" w:rsidRDefault="0092397C" w:rsidP="0092397C"/>
    <w:p w14:paraId="0ED8A24F" w14:textId="77777777" w:rsidR="0092397C" w:rsidRDefault="0092397C" w:rsidP="0092397C">
      <w:r>
        <w:rPr>
          <w:lang w:val="en-GB"/>
        </w:rPr>
        <w:t xml:space="preserve">I feel like this could be included in a purpose statement: Energy efficiency, green finance, and carbon pricing are frequently assessed individually. This report's contribution is to evaluate how the three interact under a common modelling framework … </w:t>
      </w:r>
    </w:p>
  </w:comment>
  <w:comment w:id="826" w:author="Schult, Christoph" w:date="2026-09-18T08:59:00Z" w:initials="CS">
    <w:p w14:paraId="36213D99" w14:textId="77777777" w:rsidR="00E96251" w:rsidRDefault="0096085F">
      <w:r>
        <w:rPr>
          <w:rStyle w:val="Mention"/>
        </w:rPr>
        <w:annotationRef/>
      </w:r>
      <w:r>
        <w:rPr>
          <w:color w:val="000000"/>
          <w:sz w:val="20"/>
          <w:szCs w:val="20"/>
        </w:rPr>
        <w:t>The new lead purpose paragraph (see the comment on the Purpose heading above) now states this report's distinguishing contribution -- evaluating the three policy areas under a common modelling framework -- before this section as well.</w:t>
      </w:r>
    </w:p>
  </w:comment>
  <w:comment w:id="840" w:author="Albert, Joscha GIZ" w:date="2026-09-17T17:37:00Z" w:initials="JA">
    <w:p w14:paraId="40E975A7" w14:textId="77777777" w:rsidR="00845140" w:rsidRDefault="00845140" w:rsidP="00845140">
      <w:r>
        <w:rPr>
          <w:rStyle w:val="Mention"/>
        </w:rPr>
        <w:annotationRef/>
      </w:r>
      <w:r>
        <w:t>We would suggest to acknowledge Directive N. 09/CT-TTg as well here.</w:t>
      </w:r>
    </w:p>
  </w:comment>
  <w:comment w:id="841" w:author="Schult, Christoph" w:date="2026-09-18T08:59:00Z" w:initials="CS">
    <w:p w14:paraId="1880E5F1" w14:textId="77777777" w:rsidR="00E96251" w:rsidRDefault="0096085F">
      <w:r>
        <w:rPr>
          <w:rStyle w:val="Mention"/>
        </w:rPr>
        <w:annotationRef/>
      </w:r>
      <w:r>
        <w:rPr>
          <w:color w:val="000000"/>
          <w:sz w:val="20"/>
          <w:szCs w:val="20"/>
        </w:rPr>
        <w:t>Added a reference to PM Directive 09/CT-TTg alongside Directive 10/CT-TTg.</w:t>
      </w:r>
    </w:p>
  </w:comment>
  <w:comment w:id="849" w:author="Albert, Joscha GIZ" w:date="2026-09-17T17:39:00Z" w:initials="JA">
    <w:p w14:paraId="3D756882" w14:textId="77777777" w:rsidR="002D57ED" w:rsidRDefault="002D57ED" w:rsidP="002D57ED">
      <w:r>
        <w:rPr>
          <w:rStyle w:val="Mention"/>
        </w:rPr>
        <w:annotationRef/>
      </w:r>
      <w:r>
        <w:rPr>
          <w:lang w:val="en-GB"/>
        </w:rPr>
        <w:t xml:space="preserve">Is this the same as PDP8-rev Baseline? </w:t>
      </w:r>
    </w:p>
  </w:comment>
  <w:comment w:id="850" w:author="Schult, Christoph" w:date="2026-09-18T08:59:00Z" w:initials="CS">
    <w:p w14:paraId="285F4993" w14:textId="77777777" w:rsidR="00E96251" w:rsidRDefault="0096085F">
      <w:r>
        <w:rPr>
          <w:rStyle w:val="Mention"/>
        </w:rPr>
        <w:annotationRef/>
      </w:r>
      <w:r>
        <w:rPr>
          <w:color w:val="000000"/>
          <w:sz w:val="20"/>
          <w:szCs w:val="20"/>
        </w:rPr>
        <w:t>Added a back-reference confirming this is the same PDP8-rev Baseline scenario introduced earlier in the executive summary (which now cross-references forward to this paragraph too).</w:t>
      </w:r>
    </w:p>
  </w:comment>
  <w:comment w:id="855" w:author="GIZ" w:date="2026-08-17T11:24:00Z" w:initials="GIZ">
    <w:p w14:paraId="07262995" w14:textId="77777777" w:rsidR="00080139" w:rsidRDefault="00080139" w:rsidP="00080139">
      <w:pPr>
        <w:pStyle w:val="CommentText"/>
      </w:pPr>
      <w:r>
        <w:rPr>
          <w:rStyle w:val="CommentReference"/>
        </w:rPr>
        <w:annotationRef/>
      </w:r>
      <w:r>
        <w:t xml:space="preserve">Since the finding that EnEff requires only little additional investment but brings big GDP gains is stated as one of the main findings further on, it might be good to highlight this a bit more, e.g. include a footnote with an info on how this was calibrated. </w:t>
      </w:r>
    </w:p>
  </w:comment>
  <w:comment w:id="856" w:author="Schult, Christoph" w:date="2026-09-11T10:26:00Z" w:initials="CS">
    <w:p w14:paraId="223427F8" w14:textId="77777777" w:rsidR="00D83E2F" w:rsidRDefault="00D83E2F" w:rsidP="00D83E2F">
      <w:r>
        <w:rPr>
          <w:rStyle w:val="Mention"/>
        </w:rPr>
        <w:annotationRef/>
      </w:r>
      <w:r>
        <w:t>Footnote added.</w:t>
      </w:r>
    </w:p>
  </w:comment>
  <w:comment w:id="857" w:author="Schult, Christoph" w:date="2026-09-13T09:02:00Z" w:initials="CS">
    <w:p w14:paraId="50531B51" w14:textId="77777777" w:rsidR="00B10578" w:rsidRDefault="00B10578" w:rsidP="00B10578">
      <w:r>
        <w:rPr>
          <w:rStyle w:val="Mention"/>
        </w:rPr>
        <w:annotationRef/>
      </w:r>
      <w:r>
        <w:rPr>
          <w:color w:val="5F6972"/>
        </w:rPr>
        <w:t>The 7.4%/5.1% savings paths and the USD 361 million/year investment figure are not quantitative targets stated verbatim</w:t>
      </w:r>
    </w:p>
    <w:p w14:paraId="1F4BC094" w14:textId="77777777" w:rsidR="00B10578" w:rsidRDefault="00B10578" w:rsidP="00B10578">
      <w:r>
        <w:rPr>
          <w:color w:val="5F6972"/>
        </w:rPr>
        <w:t>in Directive 10; they are expert-calibrated modelling assumptions constructed by the project team to represent the Directive's</w:t>
      </w:r>
    </w:p>
    <w:p w14:paraId="3827B28D" w14:textId="77777777" w:rsidR="00B10578" w:rsidRDefault="00B10578" w:rsidP="00B10578">
      <w:r>
        <w:rPr>
          <w:color w:val="5F6972"/>
        </w:rPr>
        <w:t xml:space="preserve">efficiency ambition. Savings percentages are converted into sector-level energy-productivity shocks in the model (industry and </w:t>
      </w:r>
    </w:p>
    <w:p w14:paraId="65F99B52" w14:textId="77777777" w:rsidR="00B10578" w:rsidRDefault="00B10578" w:rsidP="00B10578">
      <w:r>
        <w:rPr>
          <w:color w:val="5F6972"/>
        </w:rPr>
        <w:t>services), and the associated investment path is accumulated as a capital-cost stock feeding those shocks. Calibration draws on</w:t>
      </w:r>
    </w:p>
    <w:p w14:paraId="33C8794C" w14:textId="77777777" w:rsidR="00B10578" w:rsidRDefault="00B10578" w:rsidP="00B10578">
      <w:r>
        <w:rPr>
          <w:color w:val="5F6972"/>
        </w:rPr>
        <w:t>sector energy-intensity benchmarks and comparable efficiency-programme cost data; it does not represent a specific budget</w:t>
      </w:r>
    </w:p>
    <w:p w14:paraId="143FA118" w14:textId="77777777" w:rsidR="00B10578" w:rsidRDefault="00B10578" w:rsidP="00B10578">
      <w:r>
        <w:t>line published in the Directive.</w:t>
      </w:r>
    </w:p>
  </w:comment>
  <w:comment w:id="894" w:author="GIZ" w:date="2026-09-15T09:32:00Z" w:initials="GIZ">
    <w:p w14:paraId="32E50700" w14:textId="77777777" w:rsidR="00F33C1F" w:rsidRDefault="00854729" w:rsidP="00F33C1F">
      <w:pPr>
        <w:pStyle w:val="CommentText"/>
      </w:pPr>
      <w:r>
        <w:rPr>
          <w:rStyle w:val="CommentReference"/>
        </w:rPr>
        <w:annotationRef/>
      </w:r>
      <w:r w:rsidR="00F33C1F">
        <w:rPr>
          <w:highlight w:val="yellow"/>
        </w:rPr>
        <w:t xml:space="preserve">NEW: </w:t>
      </w:r>
      <w:r w:rsidR="00F33C1F">
        <w:t>overview is very helpful!</w:t>
      </w:r>
    </w:p>
    <w:p w14:paraId="1AAC5180" w14:textId="77777777" w:rsidR="00F33C1F" w:rsidRDefault="00F33C1F" w:rsidP="00F33C1F">
      <w:pPr>
        <w:pStyle w:val="CommentText"/>
      </w:pPr>
      <w:r>
        <w:t xml:space="preserve">Would propose to place the paragraph on the net zero scenarios below the table and refer to Figure 3 so it becomes clear that these are additional scenarios. But might just be me misreading it 😉 </w:t>
      </w:r>
    </w:p>
  </w:comment>
  <w:comment w:id="895" w:author="Schult, Christoph" w:date="2026-09-15T11:19:00Z" w:initials="CS">
    <w:p w14:paraId="506E154F" w14:textId="77777777" w:rsidR="003103E2" w:rsidRDefault="003103E2" w:rsidP="003103E2">
      <w:pPr>
        <w:pStyle w:val="CommentText"/>
      </w:pPr>
      <w:r>
        <w:rPr>
          <w:rStyle w:val="CommentReference"/>
        </w:rPr>
        <w:annotationRef/>
      </w:r>
      <w:r>
        <w:t>Good call</w:t>
      </w:r>
    </w:p>
  </w:comment>
  <w:comment w:id="1130" w:author="Albert, Joscha GIZ" w:date="2026-09-18T15:19:00Z" w:initials="JA">
    <w:p w14:paraId="3BA518AB" w14:textId="77777777" w:rsidR="00E46866" w:rsidRDefault="00E46866" w:rsidP="00E46866">
      <w:pPr>
        <w:pStyle w:val="CommentText"/>
      </w:pPr>
      <w:r>
        <w:rPr>
          <w:rStyle w:val="CommentReference"/>
        </w:rPr>
        <w:annotationRef/>
      </w:r>
      <w:r>
        <w:t>I feel it is now covered here… however, i would like to briefly share MATHIS comment:</w:t>
      </w:r>
    </w:p>
    <w:p w14:paraId="47B02047" w14:textId="77777777" w:rsidR="00E46866" w:rsidRDefault="00E46866" w:rsidP="00E46866">
      <w:pPr>
        <w:pStyle w:val="CommentText"/>
      </w:pPr>
    </w:p>
    <w:p w14:paraId="4AD31A8F" w14:textId="77777777" w:rsidR="00E46866" w:rsidRDefault="00E46866" w:rsidP="00E46866">
      <w:pPr>
        <w:pStyle w:val="CommentText"/>
      </w:pPr>
      <w:r>
        <w:rPr>
          <w:lang w:val="en-GB"/>
        </w:rPr>
        <w:t>.. I’m confused… I guess this is probably correct from a strictly modelling standpoint? But it doesn’t make sense to me at all..</w:t>
      </w:r>
    </w:p>
    <w:p w14:paraId="1FAEC6D4" w14:textId="77777777" w:rsidR="00E46866" w:rsidRDefault="00E46866" w:rsidP="00E46866">
      <w:pPr>
        <w:pStyle w:val="CommentText"/>
      </w:pPr>
    </w:p>
    <w:p w14:paraId="0F0E758E" w14:textId="77777777" w:rsidR="00E46866" w:rsidRDefault="00E46866" w:rsidP="00E46866">
      <w:pPr>
        <w:pStyle w:val="CommentText"/>
      </w:pPr>
      <w:r>
        <w:rPr>
          <w:lang w:val="en-GB"/>
        </w:rPr>
        <w:t xml:space="preserve">How can energy demand decline but emissions stay the same? If the power </w:t>
      </w:r>
      <w:r>
        <w:rPr>
          <w:i/>
          <w:iCs/>
          <w:lang w:val="en-GB"/>
        </w:rPr>
        <w:t>mix</w:t>
      </w:r>
      <w:r>
        <w:rPr>
          <w:lang w:val="en-GB"/>
        </w:rPr>
        <w:t xml:space="preserve"> is determined exogenously (by the baseline) then a reduction in demand has to reduce emissions.</w:t>
      </w:r>
      <w:r>
        <w:rPr>
          <w:lang w:val="en-GB"/>
        </w:rPr>
        <w:br/>
      </w:r>
      <w:r>
        <w:rPr>
          <w:lang w:val="en-GB"/>
        </w:rPr>
        <w:br/>
        <w:t xml:space="preserve">Ok.. If carbon budget is fixed, then a reduction in demand means i can burn more fossil fuels.. Hence the emissions staying the same.. But then how can the electricity mix stay the same?!? One of them has to change or? </w:t>
      </w:r>
      <w:r>
        <w:rPr>
          <w:lang w:val="en-GB"/>
        </w:rPr>
        <w:br/>
        <w:t>---</w:t>
      </w:r>
    </w:p>
    <w:p w14:paraId="3EBB2CBE" w14:textId="77777777" w:rsidR="00E46866" w:rsidRDefault="00E46866" w:rsidP="00E46866">
      <w:pPr>
        <w:pStyle w:val="CommentText"/>
      </w:pPr>
      <w:r>
        <w:rPr>
          <w:lang w:val="en-GB"/>
        </w:rPr>
        <w:t>I think we’d have to be very clear that “emissions are identical” is a product of the scenario design and/or model setup..</w:t>
      </w:r>
    </w:p>
  </w:comment>
  <w:comment w:id="1131" w:author="Schult, Christoph" w:date="2026-09-18T18:33:00Z" w:initials="CS">
    <w:p w14:paraId="07D88E9E" w14:textId="77777777" w:rsidR="00B8716C" w:rsidRDefault="00B8716C" w:rsidP="00B8716C">
      <w:pPr>
        <w:pStyle w:val="CommentText"/>
      </w:pPr>
      <w:r>
        <w:rPr>
          <w:rStyle w:val="CommentReference"/>
        </w:rPr>
        <w:annotationRef/>
      </w:r>
      <w:r>
        <w:t>You had the right instinct. Here's the full loop: efficiency directly lowers energy demand at given prices. But because the ETS cap is fixed at the same level as Baseline, that demand reduction means less carbon-price pressure is needed to hit the cap — so the equilibrium carbon price falls relative to Baseline. That lower carbon price does two things at once: it makes fossil generation relatively cheaper than renewables, pulling the mix toward higher carbon intensity (your "burn more fossil fuels" point); and it lowers overall energy prices, which stimulates some rebound in energy demand, partly offsetting the efficiency saving. Both the final mix and the final demand level are endogenous outcomes of this price adjustment — the carbon price moves until the combination of the two reproduces exactly the same total covered emissions as Baseline. So "emissions unchanged" isn't because the mix (or demand) is held fixed to Baseline; it's because the carbon price is the one variable that always adjusts to close the gap, and it pulls both mix and demand along with it</w:t>
      </w:r>
    </w:p>
  </w:comment>
  <w:comment w:id="1132" w:author="Schult, Christoph" w:date="2026-09-18T18:35:00Z" w:initials="CS">
    <w:p w14:paraId="5C4E3C25" w14:textId="77777777" w:rsidR="001217EC" w:rsidRDefault="001217EC" w:rsidP="001217EC">
      <w:pPr>
        <w:pStyle w:val="CommentText"/>
      </w:pPr>
      <w:r>
        <w:rPr>
          <w:rStyle w:val="CommentReference"/>
        </w:rPr>
        <w:annotationRef/>
      </w:r>
      <w:r>
        <w:t>I adjusted the text.</w:t>
      </w:r>
    </w:p>
  </w:comment>
  <w:comment w:id="1135" w:author="Nguyễn Hoàng Lan" w:date="2026-08-18T09:45:00Z" w:initials="NHL">
    <w:p w14:paraId="3FEEF3DF" w14:textId="77777777" w:rsidR="00F23319" w:rsidRDefault="00F23319" w:rsidP="00F23319">
      <w:pPr>
        <w:pStyle w:val="CommentText"/>
      </w:pPr>
      <w:r>
        <w:rPr>
          <w:rStyle w:val="CommentReference"/>
        </w:rPr>
        <w:annotationRef/>
      </w:r>
      <w:r>
        <w:t xml:space="preserve">VNTeam: </w:t>
      </w:r>
      <w:r>
        <w:rPr>
          <w:color w:val="000000"/>
        </w:rPr>
        <w:t>Recommend adding the mechanism here rather than only in the Annex: DGE-METRIC has no hourly/dispatch resolution, so BESS's real value (curtailment avoidance, peak shaving, reduced fossil back-up capacity) cannot be priced by this model by construction. As currently phrased, a reader could conclude BESS is not worth funding -- which is not what the underlying model limitation actually supports</w:t>
      </w:r>
    </w:p>
  </w:comment>
  <w:comment w:id="1136" w:author="Schult, Christoph" w:date="2026-09-09T13:45:00Z" w:initials="CS">
    <w:p w14:paraId="6A78CA07" w14:textId="77777777" w:rsidR="009B73FF" w:rsidRDefault="009B73FF" w:rsidP="009B73FF">
      <w:pPr>
        <w:pStyle w:val="CommentText"/>
      </w:pPr>
      <w:r>
        <w:rPr>
          <w:rStyle w:val="CommentReference"/>
        </w:rPr>
        <w:annotationRef/>
      </w:r>
      <w:r>
        <w:t>added</w:t>
      </w:r>
    </w:p>
  </w:comment>
  <w:comment w:id="1137" w:author="GIZ" w:date="2026-09-15T09:42:00Z" w:initials="GIZ">
    <w:p w14:paraId="36CC1446" w14:textId="17FACC99" w:rsidR="00883353" w:rsidRDefault="00883353" w:rsidP="00883353">
      <w:r>
        <w:rPr>
          <w:rStyle w:val="Mention"/>
        </w:rPr>
        <w:annotationRef/>
      </w:r>
      <w:r>
        <w:rPr>
          <w:highlight w:val="yellow"/>
        </w:rPr>
        <w:t xml:space="preserve">NEW: </w:t>
      </w:r>
      <w:r>
        <w:t xml:space="preserve">thanks Christoph, should we maybe include this in the first sentence, something like „Due to model design, BESS only shows limited macroeconomic effects“ or so, so it is clear for readers that only skim the paper for main results? </w:t>
      </w:r>
    </w:p>
  </w:comment>
  <w:comment w:id="1138" w:author="Schult, Christoph" w:date="2026-09-15T11:20:00Z" w:initials="CS">
    <w:p w14:paraId="624985B9" w14:textId="77777777" w:rsidR="00131409" w:rsidRDefault="00CC4272" w:rsidP="00131409">
      <w:r>
        <w:rPr>
          <w:rStyle w:val="Mention"/>
        </w:rPr>
        <w:annotationRef/>
      </w:r>
      <w:r w:rsidR="00131409">
        <w:t>Changed it.</w:t>
      </w:r>
    </w:p>
  </w:comment>
  <w:comment w:id="1145" w:author="Nguyễn Hoàng Lan" w:date="2026-08-18T09:46:00Z" w:initials="NHL">
    <w:p w14:paraId="5220679F" w14:textId="77777777" w:rsidR="004B4F6A" w:rsidRDefault="004B4F6A" w:rsidP="004B4F6A">
      <w:pPr>
        <w:pStyle w:val="CommentText"/>
      </w:pPr>
      <w:r>
        <w:rPr>
          <w:rStyle w:val="CommentReference"/>
        </w:rPr>
        <w:annotationRef/>
      </w:r>
      <w:r>
        <w:t xml:space="preserve">VNTeam: </w:t>
      </w:r>
      <w:r>
        <w:rPr>
          <w:color w:val="000000"/>
        </w:rPr>
        <w:t>This is the single most quotable -- and most easily over-interpreted -- finding in the report. Worth one sentence on the transmission channel (self-consumption RTS mechanically lowers the effective cost of grid-supplied electricity in the model) so it reads as a modelled channel rather than a general endorsement of rooftop solar over utility-scale renewables or grid investment</w:t>
      </w:r>
    </w:p>
  </w:comment>
  <w:comment w:id="1146" w:author="Schult, Christoph" w:date="2026-09-11T10:30:00Z" w:initials="CS">
    <w:p w14:paraId="32006A88" w14:textId="77777777" w:rsidR="003024F6" w:rsidRDefault="003024F6" w:rsidP="003024F6">
      <w:r>
        <w:rPr>
          <w:rStyle w:val="Mention"/>
        </w:rPr>
        <w:annotationRef/>
      </w:r>
      <w:r>
        <w:t>Good flag added a sentence on the transmission channel: self-consumed RTS displaces grid-purchased electricity, which mechanically raises effective energy-input productivity in the model (equivalent to a lower effective energy cost). Made explicit that this is the modelled channel, not a ranking of rooftop solar over utility-scale renewables or grid investment.</w:t>
      </w:r>
    </w:p>
  </w:comment>
  <w:comment w:id="1216" w:author="GIZ" w:date="2026-08-17T10:13:00Z" w:initials="GIZ">
    <w:p w14:paraId="4BAB647E" w14:textId="77777777" w:rsidR="00F9798C" w:rsidRDefault="00F9798C" w:rsidP="00F9798C">
      <w:pPr>
        <w:pStyle w:val="CommentText"/>
      </w:pPr>
      <w:r>
        <w:rPr>
          <w:rStyle w:val="CommentReference"/>
        </w:rPr>
        <w:annotationRef/>
      </w:r>
      <w:r>
        <w:t>Scenario EE PDP8 PV + No BESS not explained beforehand?</w:t>
      </w:r>
    </w:p>
  </w:comment>
  <w:comment w:id="1217" w:author="Schult, Christoph" w:date="2026-09-11T10:45:00Z" w:initials="CS">
    <w:p w14:paraId="21025759" w14:textId="77777777" w:rsidR="004E341B" w:rsidRDefault="004E341B" w:rsidP="004E341B">
      <w:pPr>
        <w:pStyle w:val="CommentText"/>
      </w:pPr>
      <w:r>
        <w:rPr>
          <w:rStyle w:val="CommentReference"/>
        </w:rPr>
        <w:annotationRef/>
      </w:r>
      <w:r>
        <w:t xml:space="preserve">I replaced the EE PDP8 PV no BESS scenario wit a scenario replacing the current 135GW RTS roll out witht the previous goal of 95GW  to show the effect of RTS roll out. </w:t>
      </w:r>
    </w:p>
  </w:comment>
  <w:comment w:id="1244" w:author="GIZ" w:date="2026-08-17T10:21:00Z" w:initials="GIZ">
    <w:p w14:paraId="12E9B6B0" w14:textId="77777777" w:rsidR="00572A18" w:rsidRDefault="00572A18" w:rsidP="00572A18">
      <w:pPr>
        <w:pStyle w:val="CommentText"/>
      </w:pPr>
      <w:r>
        <w:rPr>
          <w:rStyle w:val="CommentReference"/>
        </w:rPr>
        <w:annotationRef/>
      </w:r>
      <w:r>
        <w:t>For the other policy instruments (green finance + carbon pricing) you are also using NZ scenarios in addition to the baseline rev PDP8 scenarios. Would it make sense to include this for energy efficiency as well?</w:t>
      </w:r>
    </w:p>
  </w:comment>
  <w:comment w:id="1245" w:author="Schult, Christoph" w:date="2026-09-11T17:26:00Z" w:initials="CS">
    <w:p w14:paraId="06227D6A" w14:textId="77777777" w:rsidR="006507A5" w:rsidRDefault="003E3A94" w:rsidP="006507A5">
      <w:r>
        <w:rPr>
          <w:rStyle w:val="Mention"/>
        </w:rPr>
        <w:annotationRef/>
      </w:r>
      <w:r w:rsidR="006507A5">
        <w:t>Added and adjusted Policy implications and main findings.</w:t>
      </w:r>
    </w:p>
  </w:comment>
  <w:comment w:id="1262" w:author="GIZ" w:date="2026-08-17T10:13:00Z" w:initials="GIZ">
    <w:p w14:paraId="0ECA7EE2" w14:textId="77777777" w:rsidR="001E7AC6" w:rsidRDefault="001E7AC6" w:rsidP="00F9798C">
      <w:pPr>
        <w:pStyle w:val="CommentText"/>
      </w:pPr>
      <w:r>
        <w:rPr>
          <w:rStyle w:val="CommentReference"/>
        </w:rPr>
        <w:annotationRef/>
      </w:r>
      <w:r>
        <w:t>Scenario EE PDP8 PV + No BESS not explained beforehand?</w:t>
      </w:r>
    </w:p>
  </w:comment>
  <w:comment w:id="1263" w:author="Schult, Christoph" w:date="2026-09-11T10:45:00Z" w:initials="CS">
    <w:p w14:paraId="097262F8" w14:textId="77777777" w:rsidR="001E7AC6" w:rsidRDefault="001E7AC6" w:rsidP="004E341B">
      <w:pPr>
        <w:pStyle w:val="CommentText"/>
      </w:pPr>
      <w:r>
        <w:rPr>
          <w:rStyle w:val="CommentReference"/>
        </w:rPr>
        <w:annotationRef/>
      </w:r>
      <w:r>
        <w:t xml:space="preserve">I replaced the EE PDP8 PV no BESS scenario wit a scenario replacing the current 135GW RTS roll out witht the previous goal of 95GW  to show the effect of RTS roll out. </w:t>
      </w:r>
    </w:p>
  </w:comment>
  <w:comment w:id="1304" w:author="GIZ" w:date="2026-08-14T15:40:00Z" w:initials="GIZ">
    <w:p w14:paraId="0CDB9402" w14:textId="4F947446" w:rsidR="002D3F98" w:rsidRDefault="00EF5015" w:rsidP="002D3F98">
      <w:pPr>
        <w:pStyle w:val="CommentText"/>
      </w:pPr>
      <w:r>
        <w:rPr>
          <w:rStyle w:val="CommentReference"/>
        </w:rPr>
        <w:annotationRef/>
      </w:r>
      <w:r w:rsidR="002D3F98">
        <w:t xml:space="preserve">It would be very helpful to have this in a table format for readibility and have a few sentences to explain how the different capital costs are derived for the scenarios. </w:t>
      </w:r>
    </w:p>
    <w:p w14:paraId="73C6C021" w14:textId="77777777" w:rsidR="002D3F98" w:rsidRDefault="002D3F98" w:rsidP="002D3F98">
      <w:pPr>
        <w:pStyle w:val="CommentText"/>
      </w:pPr>
      <w:r>
        <w:t>(see Huyen‘s table in the excel she had previously shared + the PPT from WCERE)</w:t>
      </w:r>
    </w:p>
  </w:comment>
  <w:comment w:id="1305" w:author="GIZ" w:date="2026-08-14T15:59:00Z" w:initials="GIZ">
    <w:p w14:paraId="20336FC4" w14:textId="77777777" w:rsidR="00CA65D0" w:rsidRDefault="00427D49" w:rsidP="00CA65D0">
      <w:pPr>
        <w:pStyle w:val="CommentText"/>
      </w:pPr>
      <w:r>
        <w:rPr>
          <w:rStyle w:val="CommentReference"/>
        </w:rPr>
        <w:annotationRef/>
      </w:r>
      <w:r w:rsidR="00CA65D0">
        <w:t xml:space="preserve">You are aggregating the different instruments into the three categories (ODA/MBD, BF, GB), correct? </w:t>
      </w:r>
      <w:r w:rsidR="00CA65D0">
        <w:br/>
        <w:t xml:space="preserve">From my perspective, it would be useful to have more granularity here as the different scenarios are not explained in another report. </w:t>
      </w:r>
    </w:p>
    <w:p w14:paraId="70537629" w14:textId="77777777" w:rsidR="00CA65D0" w:rsidRDefault="00CA65D0" w:rsidP="00CA65D0">
      <w:pPr>
        <w:pStyle w:val="CommentText"/>
      </w:pPr>
    </w:p>
    <w:p w14:paraId="4CE8F96E" w14:textId="77777777" w:rsidR="00CA65D0" w:rsidRDefault="00CA65D0" w:rsidP="00CA65D0">
      <w:pPr>
        <w:pStyle w:val="CommentText"/>
      </w:pPr>
      <w:r>
        <w:t xml:space="preserve">In addition: </w:t>
      </w:r>
    </w:p>
    <w:p w14:paraId="20B5D897" w14:textId="77777777" w:rsidR="00CA65D0" w:rsidRDefault="00CA65D0" w:rsidP="00CA65D0">
      <w:pPr>
        <w:pStyle w:val="CommentText"/>
        <w:ind w:left="300"/>
      </w:pPr>
      <w:r>
        <w:t xml:space="preserve">We are also considering green credit, not only green bonds </w:t>
      </w:r>
    </w:p>
    <w:p w14:paraId="6040645E" w14:textId="77777777" w:rsidR="00CA65D0" w:rsidRDefault="00CA65D0" w:rsidP="00CA65D0">
      <w:pPr>
        <w:pStyle w:val="CommentText"/>
        <w:ind w:left="300"/>
      </w:pPr>
      <w:r>
        <w:t>You are counting corporate bonds towards FDI correct? But this could also come from domestic private sources?</w:t>
      </w:r>
    </w:p>
  </w:comment>
  <w:comment w:id="1306" w:author="GIZ" w:date="2026-08-17T10:23:00Z" w:initials="GIZ">
    <w:p w14:paraId="48AE446A" w14:textId="77777777" w:rsidR="00F27B7A" w:rsidRDefault="00F27B7A" w:rsidP="00F27B7A">
      <w:pPr>
        <w:pStyle w:val="CommentText"/>
      </w:pPr>
      <w:r>
        <w:rPr>
          <w:rStyle w:val="CommentReference"/>
        </w:rPr>
        <w:annotationRef/>
      </w:r>
      <w:r>
        <w:t>Would it also make sense to mention that the model does introduce restrictions on the amount of public finance available, so that the reader understands right away that we are not assuming unlimited amount of available public money?</w:t>
      </w:r>
    </w:p>
  </w:comment>
  <w:comment w:id="1307" w:author="Schult, Christoph" w:date="2026-09-10T17:51:00Z" w:initials="CS">
    <w:p w14:paraId="681A69FD" w14:textId="77777777" w:rsidR="00B10578" w:rsidRDefault="00CC163F" w:rsidP="00B10578">
      <w:r>
        <w:rPr>
          <w:rStyle w:val="CommentReference"/>
        </w:rPr>
        <w:annotationRef/>
      </w:r>
      <w:r w:rsidR="00B10578">
        <w:t>Done. §2.2 now has two tables built from Huyen's green-finance workbook and the WCERE slides:</w:t>
      </w:r>
    </w:p>
    <w:p w14:paraId="5860FBB4" w14:textId="77777777" w:rsidR="00B10578" w:rsidRDefault="00B10578" w:rsidP="00B10578">
      <w:r>
        <w:t>⦁</w:t>
      </w:r>
      <w:r>
        <w:tab/>
        <w:t>Table 2 – each instrument's indicative rate, tenor and typical providers (ODA/bilateral, MDB concessional, blended public tranche, sovereign green bonds, blended private tranche, corporate green bonds, commercial green credit).</w:t>
      </w:r>
    </w:p>
    <w:p w14:paraId="1BA51EB4" w14:textId="77777777" w:rsidR="00B10578" w:rsidRDefault="00B10578" w:rsidP="00B10578">
      <w:r>
        <w:t>⦁</w:t>
      </w:r>
      <w:r>
        <w:tab/>
        <w:t>Table 3 – the allocation shares × rates for the three architectures, with the resulting weighted-average cost of finance (WACF) and an illustrative annual-cost line.</w:t>
      </w:r>
    </w:p>
    <w:p w14:paraId="0B3F675A" w14:textId="77777777" w:rsidR="00B10578" w:rsidRDefault="00B10578" w:rsidP="00B10578">
      <w:r>
        <w:t>A short paragraph before the tables explains the derivation: instrument rates are taken from observed 2025–26 terms; the scenario allocation shares are applied to them; WACF = Σ(share × rate) — worked out for the balanced architecture as 6.43%, and likewise 7.37% and 5.07% for the other two. The seven instruments are then grouped into the three capital types the model uses; the public-capital cost is set to the WACF, the foreign-capital cost is the share-weighted average of its two instruments (6.36 / 6.90 / 6.00%), and the domestic private/household return is solved within the model.</w:t>
      </w:r>
    </w:p>
  </w:comment>
  <w:comment w:id="1308" w:author="Schult, Christoph" w:date="2026-09-10T17:52:00Z" w:initials="CS">
    <w:p w14:paraId="414C0478" w14:textId="77777777" w:rsidR="00EA692F" w:rsidRDefault="000A6868" w:rsidP="00EA692F">
      <w:pPr>
        <w:numPr>
          <w:ilvl w:val="0"/>
          <w:numId w:val="81"/>
        </w:numPr>
      </w:pPr>
      <w:r>
        <w:rPr>
          <w:rStyle w:val="CommentReference"/>
        </w:rPr>
        <w:annotationRef/>
      </w:r>
      <w:r w:rsidR="00EA692F">
        <w:rPr>
          <w:b/>
          <w:bCs/>
          <w:color w:val="616161"/>
          <w:highlight w:val="white"/>
        </w:rPr>
        <w:t>Aggregation</w:t>
      </w:r>
      <w:r w:rsidR="00EA692F">
        <w:rPr>
          <w:color w:val="616161"/>
          <w:highlight w:val="white"/>
        </w:rPr>
        <w:t> – it's not three instrument categories but seven instruments grouped into three </w:t>
      </w:r>
      <w:r w:rsidR="00EA692F">
        <w:rPr>
          <w:i/>
          <w:iCs/>
          <w:color w:val="616161"/>
          <w:highlight w:val="white"/>
        </w:rPr>
        <w:t>ownership</w:t>
      </w:r>
      <w:r w:rsidR="00EA692F">
        <w:rPr>
          <w:color w:val="616161"/>
          <w:highlight w:val="white"/>
        </w:rPr>
        <w:t> channels: public capital, foreign/credit-enhanced private capital, and domestic private/household capital. Table 2 now shows the full seven-instrument split for each architecture, so the scenarios are fully specified in this report and don't depend on the workbook.</w:t>
      </w:r>
    </w:p>
    <w:p w14:paraId="1C543AE6" w14:textId="77777777" w:rsidR="00EA692F" w:rsidRDefault="00EA692F" w:rsidP="00EA692F">
      <w:pPr>
        <w:numPr>
          <w:ilvl w:val="0"/>
          <w:numId w:val="81"/>
        </w:numPr>
      </w:pPr>
      <w:r>
        <w:rPr>
          <w:b/>
          <w:bCs/>
          <w:color w:val="616161"/>
          <w:highlight w:val="white"/>
        </w:rPr>
        <w:t>Green credit</w:t>
      </w:r>
      <w:r>
        <w:rPr>
          <w:color w:val="616161"/>
          <w:highlight w:val="white"/>
        </w:rPr>
        <w:t> – yes, it's in. Green credit from commercial banks is the largest single line in every architecture (67% / 78% / 44.5%) and is the entire domestic private/household share. It's now named explicitly in the policy-context sentence, the instrument list (Table 1), and Table B.</w:t>
      </w:r>
    </w:p>
    <w:p w14:paraId="184B4F04" w14:textId="77777777" w:rsidR="00EA692F" w:rsidRDefault="00EA692F" w:rsidP="00EA692F">
      <w:pPr>
        <w:numPr>
          <w:ilvl w:val="0"/>
          <w:numId w:val="81"/>
        </w:numPr>
      </w:pPr>
      <w:r>
        <w:rPr>
          <w:b/>
          <w:bCs/>
          <w:color w:val="616161"/>
          <w:highlight w:val="white"/>
        </w:rPr>
        <w:t>Corporate bonds</w:t>
      </w:r>
      <w:r>
        <w:rPr>
          <w:color w:val="616161"/>
          <w:highlight w:val="white"/>
        </w:rPr>
        <w:t> – you're right that this is a simplification. In the model they sit in the same channel as the blended private tranche, which we've relabelled </w:t>
      </w:r>
      <w:r>
        <w:rPr>
          <w:b/>
          <w:bCs/>
          <w:color w:val="616161"/>
          <w:highlight w:val="white"/>
        </w:rPr>
        <w:t>"foreign / credit-enhanced private capital"</w:t>
      </w:r>
      <w:r>
        <w:rPr>
          <w:color w:val="616161"/>
          <w:highlight w:val="white"/>
        </w:rPr>
        <w:t> — meaning credit-enhanced, non-household private capital at ~6–7%, whether raised abroad or domestically. A footnote now states that the residency of corporate green-bond finance isn't separately identified, and §6 notes a sensitivity: moving corporate bonds into the domestic residual narrows the GF_B–GF_C cost gap slightly but doesn't change the direction of the result.</w:t>
      </w:r>
    </w:p>
  </w:comment>
  <w:comment w:id="1309" w:author="Schult, Christoph" w:date="2026-09-10T17:52:00Z" w:initials="CS">
    <w:p w14:paraId="575D0716" w14:textId="31ADE93D" w:rsidR="000A6868" w:rsidRDefault="000A6868" w:rsidP="000A6868">
      <w:pPr>
        <w:pStyle w:val="CommentText"/>
      </w:pPr>
      <w:r>
        <w:rPr>
          <w:rStyle w:val="CommentReference"/>
        </w:rPr>
        <w:annotationRef/>
      </w:r>
      <w:r>
        <w:rPr>
          <w:color w:val="616161"/>
          <w:highlight w:val="white"/>
        </w:rPr>
        <w:t>Added. §2.2 now states that the public and foreign capital shares are fixed exogenously in each architecture — public capital finances a set fraction of renewable investment (19.0% / 9.6% / 36.5%) and is not free for the model to expand; only the domestic private/household share adjusts endogenously. Even the public-led GF_C holds the concessional/ODA share to a bounded 36.5%, consistent with Vietnam's narrowing concessional access as it graduates from lower-middle-income status. This matches the scenario-overview note that public finance is treated as constrained in every scenario.</w:t>
      </w:r>
    </w:p>
    <w:p w14:paraId="4C979259" w14:textId="77777777" w:rsidR="000A6868" w:rsidRDefault="000A6868" w:rsidP="000A6868">
      <w:pPr>
        <w:pStyle w:val="CommentText"/>
      </w:pPr>
      <w:r>
        <w:rPr>
          <w:color w:val="616161"/>
          <w:highlight w:val="white"/>
        </w:rPr>
        <w:t>Two housekeeping points also folded in: the modelled public-capital cost being set to the WACF is now stated explicitly as a (conservative) simplification, and the USD 136 bn figure is now attributed to the Investment Needs Assessment's 2026–2030 power-sector estimate and used only for the illustrative annual-cost line (previously mislabelled "through 2050").</w:t>
      </w:r>
    </w:p>
  </w:comment>
  <w:comment w:id="1310" w:author="GIZ" w:date="2026-09-15T10:22:00Z" w:initials="GIZ">
    <w:p w14:paraId="2441791C" w14:textId="77777777" w:rsidR="00A929F7" w:rsidRDefault="00E66915" w:rsidP="00A929F7">
      <w:r>
        <w:rPr>
          <w:rStyle w:val="Mention"/>
        </w:rPr>
        <w:annotationRef/>
      </w:r>
      <w:r w:rsidR="00A929F7">
        <w:rPr>
          <w:highlight w:val="yellow"/>
        </w:rPr>
        <w:t>NEW: T</w:t>
      </w:r>
      <w:r w:rsidR="00A929F7">
        <w:t xml:space="preserve">hanks Christoph, the additions are very helpful! </w:t>
      </w:r>
    </w:p>
    <w:p w14:paraId="7ECFDF11" w14:textId="77777777" w:rsidR="00A929F7" w:rsidRDefault="00A929F7" w:rsidP="00A929F7">
      <w:r>
        <w:t xml:space="preserve">A few follow-ups for understanding - Let‘s discuss in our meeting tomorrow: </w:t>
      </w:r>
    </w:p>
    <w:p w14:paraId="07AD7C5A" w14:textId="77777777" w:rsidR="00A929F7" w:rsidRDefault="00A929F7" w:rsidP="00A929F7">
      <w:pPr>
        <w:ind w:left="300"/>
      </w:pPr>
      <w:r>
        <w:t xml:space="preserve">Why do you charge the architecture.wide WACF for public capital and not only based on the public capital channel instruments? </w:t>
      </w:r>
    </w:p>
    <w:p w14:paraId="25882ED6" w14:textId="77777777" w:rsidR="00A929F7" w:rsidRDefault="00A929F7" w:rsidP="00A929F7">
      <w:pPr>
        <w:ind w:left="300"/>
      </w:pPr>
      <w:r>
        <w:t>How did you derive the fixed capital shares for publicand foreign capital?</w:t>
      </w:r>
    </w:p>
    <w:p w14:paraId="77BC332F" w14:textId="77777777" w:rsidR="00A929F7" w:rsidRDefault="00A929F7" w:rsidP="00A929F7">
      <w:pPr>
        <w:ind w:left="300"/>
      </w:pPr>
      <w:r>
        <w:t>I am also wondering how the private domestic and HH share adjust endogenously, since we are attributing an allocation share and loan rate?</w:t>
      </w:r>
    </w:p>
  </w:comment>
  <w:comment w:id="1311" w:author="Schult, Christoph" w:date="2026-09-16T18:53:00Z" w:initials="CS">
    <w:p w14:paraId="221005C0" w14:textId="77777777" w:rsidR="00D64562" w:rsidRDefault="00D64562" w:rsidP="00D64562">
      <w:r>
        <w:rPr>
          <w:rStyle w:val="Mention"/>
        </w:rPr>
        <w:annotationRef/>
      </w:r>
      <w:r>
        <w:t>Public capital vs. WACF — fixed. Public capital is now charged the share-weighted average of only its four own instruments (ODA/bilateral, MDB, blended public tranche, sovereign bonds): 2.68% / 2.82% / 2.22% for GF A/B/C (Table 4). The architecture-wide WACF (6.43/7.37/5.07%) is now used only for the illustrative dollar figures, not charged to any capital channel.</w:t>
      </w:r>
    </w:p>
    <w:p w14:paraId="5BB95C22" w14:textId="77777777" w:rsidR="00D64562" w:rsidRDefault="00D64562" w:rsidP="00D64562"/>
    <w:p w14:paraId="711065D5" w14:textId="77777777" w:rsidR="00D64562" w:rsidRDefault="00D64562" w:rsidP="00D64562">
      <w:r>
        <w:t>Fixed shares for public/foreign capital — these are scenario design choices, not estimated. Each instrument's allocation share was set per architecture (market-led/balanced/public-led) using Huyen Nguyen's green-finance workbook and the WCERE slide deck as the source for instrument mixes and typical provider scale; rates come from observed 2025–26 terms (State Bank of Vietnam data, IWH Financial Assessment). The public/foreign subtotals are just the sum of their instrument-level shares.</w:t>
      </w:r>
    </w:p>
    <w:p w14:paraId="1D1F8249" w14:textId="77777777" w:rsidR="00D64562" w:rsidRDefault="00D64562" w:rsidP="00D64562"/>
    <w:p w14:paraId="52DF8009" w14:textId="77777777" w:rsidR="00D64562" w:rsidRDefault="00D64562" w:rsidP="00D64562">
      <w:r>
        <w:t>Domestic private/HH adjusting endogenously — its share is the residual (100% minus fixed public/foreign shares), so quantity moves automatically with total investment. Its rate isn't imposed like the other two; it comes from the household saving-investment (Euler) decision in the model.</w:t>
      </w:r>
    </w:p>
  </w:comment>
  <w:comment w:id="2440" w:author="GIZ" w:date="2026-08-17T09:23:00Z" w:initials="GIZ">
    <w:p w14:paraId="3C61089B" w14:textId="77777777" w:rsidR="006B6A50" w:rsidRDefault="006B6A50" w:rsidP="006B6A50">
      <w:pPr>
        <w:pStyle w:val="CommentText"/>
      </w:pPr>
      <w:r>
        <w:rPr>
          <w:rStyle w:val="CommentReference"/>
        </w:rPr>
        <w:annotationRef/>
      </w:r>
      <w:r>
        <w:t>Can any findings be drawn concerning specific finance instruments as part of the policy mixes (A, B and C)?</w:t>
      </w:r>
    </w:p>
    <w:p w14:paraId="7193FDB8" w14:textId="77777777" w:rsidR="006B6A50" w:rsidRDefault="006B6A50" w:rsidP="006B6A50">
      <w:pPr>
        <w:pStyle w:val="CommentText"/>
      </w:pPr>
    </w:p>
    <w:p w14:paraId="4C36EAC5" w14:textId="77777777" w:rsidR="006B6A50" w:rsidRDefault="006B6A50" w:rsidP="006B6A50">
      <w:pPr>
        <w:pStyle w:val="CommentText"/>
      </w:pPr>
      <w:r>
        <w:t>The findings concern scenarios B and C, what about A (which, in my understanding, is closest to our status quo)?</w:t>
      </w:r>
    </w:p>
  </w:comment>
  <w:comment w:id="2441" w:author="Schult, Christoph" w:date="2026-09-11T18:17:00Z" w:initials="CS">
    <w:p w14:paraId="1ACACC62" w14:textId="77777777" w:rsidR="00603FB7" w:rsidRDefault="00603FB7" w:rsidP="00603FB7">
      <w:r>
        <w:rPr>
          <w:rStyle w:val="Mention"/>
        </w:rPr>
        <w:annotationRef/>
      </w:r>
      <w:r>
        <w:rPr>
          <w:color w:val="616161"/>
          <w:highlight w:val="white"/>
        </w:rPr>
        <w:t>GF_A is now our Baseline, which resolves this directly: A is the reference case, and B/C are reported as deviations from it. The picture is now two-sided rather than "how much more does C help" — GF_B (market-led) is a persistent drag (−0.23pp GDP by 2030, widening to −0.36pp by 2050, plus a consumption shortfall that keeps growing), while GF_C (public-led) delivers a sustained premium (+0.69pp by 2030, ~+0.8pp from 2035 on, after only a one-year consumption dip). Financing-cost terms: GF_B costs ~USD 1.28bn/yr more than Baseline, GF_C saves ~USD 1.85bn/yr. The effect is larger still under Net Zero (GF_C's premium rises to +0.94–1.18pp). Results and figures are rebased to GF_A throughout.</w:t>
      </w:r>
      <w:r>
        <w:t xml:space="preserve"> </w:t>
      </w:r>
    </w:p>
  </w:comment>
  <w:comment w:id="2504" w:author="GIZ" w:date="2026-08-17T10:44:00Z" w:initials="GIZ">
    <w:p w14:paraId="41F57D16" w14:textId="77777777" w:rsidR="00E4347A" w:rsidRDefault="00E4347A" w:rsidP="00E4347A">
      <w:pPr>
        <w:pStyle w:val="CommentText"/>
      </w:pPr>
      <w:r>
        <w:rPr>
          <w:rStyle w:val="CommentReference"/>
        </w:rPr>
        <w:annotationRef/>
      </w:r>
      <w:r>
        <w:t xml:space="preserve">Could we sharpen the framing here somewhat? At present, this could be read as suggesting that the main policy implication is simply to increase the volume/share of public or concessional finance. </w:t>
      </w:r>
    </w:p>
    <w:p w14:paraId="6EEE2217" w14:textId="77777777" w:rsidR="00E4347A" w:rsidRDefault="00E4347A" w:rsidP="00E4347A">
      <w:pPr>
        <w:pStyle w:val="CommentText"/>
      </w:pPr>
      <w:r>
        <w:t xml:space="preserve">As discussed previously, the relevant question is how limited public/concessional resources can be used to improve financing conditions and mobilise private capital, e.g. through blended structures, rather than public finance substituting for private investment. Could the results be interpreted more explicitly from this perspective? </w:t>
      </w:r>
    </w:p>
  </w:comment>
  <w:comment w:id="2505" w:author="Schult, Christoph" w:date="2026-09-11T18:27:00Z" w:initials="CS">
    <w:p w14:paraId="6E553D88" w14:textId="77777777" w:rsidR="000F1EDA" w:rsidRDefault="000F1EDA" w:rsidP="000F1EDA">
      <w:r>
        <w:rPr>
          <w:rStyle w:val="Mention"/>
        </w:rPr>
        <w:annotationRef/>
      </w:r>
      <w:r>
        <w:rPr>
          <w:color w:val="616161"/>
          <w:highlight w:val="white"/>
        </w:rPr>
        <w:t>Agreed. As drafted, bullet 3 reads as "more public capital share = more growth," which isn't the mechanism we want to claim. The model represents financing architecture as a reduced-form ownership-share and cost-of-capital shock (GF C does carry a higher public/FDI share in the scenario definition), but the policy story we actually want to tell is about how that lower cost of capital is achieved: through blended, concessional and risk-sharing instruments that mobilise private capital at better terms, not through the state substituting for private investors. We'll reframe the bullet around cost-of-capital and leverage rather than ownership share, and add a line flagging the share-based shock as a modelling simplification rather than a policy prescription. Revised text is going in now, let us know if this captures it.</w:t>
      </w:r>
      <w:r>
        <w:t xml:space="preserve"> </w:t>
      </w:r>
    </w:p>
  </w:comment>
  <w:comment w:id="2562" w:author="GIZ" w:date="2026-08-17T14:57:00Z" w:initials="GIZ">
    <w:p w14:paraId="1076E8EE" w14:textId="77777777" w:rsidR="00470B57" w:rsidRDefault="00470B57" w:rsidP="00470B57">
      <w:pPr>
        <w:pStyle w:val="CommentText"/>
      </w:pPr>
      <w:r>
        <w:rPr>
          <w:rStyle w:val="CommentReference"/>
        </w:rPr>
        <w:annotationRef/>
      </w:r>
      <w:r>
        <w:t>Are you assuming a distinct financing mix / WACC for the PDP8-rev baseline?</w:t>
      </w:r>
    </w:p>
  </w:comment>
  <w:comment w:id="2563" w:author="Schult, Christoph" w:date="2026-09-11T11:43:00Z" w:initials="CS">
    <w:p w14:paraId="23B02965" w14:textId="77777777" w:rsidR="005E1184" w:rsidRDefault="005E1184" w:rsidP="005E1184">
      <w:r>
        <w:rPr>
          <w:rStyle w:val="Mention"/>
        </w:rPr>
        <w:annotationRef/>
      </w:r>
      <w:r>
        <w:rPr>
          <w:color w:val="616161"/>
          <w:highlight w:val="white"/>
        </w:rPr>
        <w:t>Added a column in the Table for the scenario overview.</w:t>
      </w:r>
    </w:p>
  </w:comment>
  <w:comment w:id="2629" w:author="Nguyễn Hoàng Lan" w:date="2026-08-25T09:40:00Z" w:initials="NHL">
    <w:p w14:paraId="19642D73" w14:textId="77777777" w:rsidR="008D0995" w:rsidRDefault="00846190" w:rsidP="008D0995">
      <w:pPr>
        <w:pStyle w:val="CommentText"/>
      </w:pPr>
      <w:r>
        <w:rPr>
          <w:rStyle w:val="CommentReference"/>
        </w:rPr>
        <w:annotationRef/>
      </w:r>
      <w:r w:rsidR="008D0995">
        <w:t xml:space="preserve">VNTeam: VN have roadmap for ETS  which is mentioned in </w:t>
      </w:r>
      <w:r w:rsidR="008D0995">
        <w:rPr>
          <w:i/>
          <w:iCs/>
        </w:rPr>
        <w:t xml:space="preserve">Decision </w:t>
      </w:r>
      <w:r w:rsidR="008D0995">
        <w:rPr>
          <w:i/>
          <w:iCs/>
          <w:color w:val="000000"/>
          <w:highlight w:val="white"/>
        </w:rPr>
        <w:t>232/QD-TTg</w:t>
      </w:r>
      <w:r w:rsidR="008D0995">
        <w:rPr>
          <w:i/>
          <w:iCs/>
        </w:rPr>
        <w:t xml:space="preserve"> Approving the scheme form establishing and developing a carbon market in Vietnam</w:t>
      </w:r>
      <w:r w:rsidR="008D0995">
        <w:t xml:space="preserve"> and </w:t>
      </w:r>
      <w:r w:rsidR="008D0995">
        <w:rPr>
          <w:i/>
          <w:iCs/>
        </w:rPr>
        <w:t>Decision No. 263/QD-TTg (2026) – Pilot GHG emission allowances</w:t>
      </w:r>
      <w:r w:rsidR="008D0995">
        <w:t xml:space="preserve"> Do you include the information from these documents during the establishing NZ scenario?  </w:t>
      </w:r>
    </w:p>
  </w:comment>
  <w:comment w:id="2630" w:author="Schult, Christoph" w:date="2026-09-11T18:41:00Z" w:initials="CS">
    <w:p w14:paraId="2BEF8FA5" w14:textId="77777777" w:rsidR="007D1AC5" w:rsidRDefault="00E00EBB" w:rsidP="007D1AC5">
      <w:r>
        <w:rPr>
          <w:rStyle w:val="Mention"/>
        </w:rPr>
        <w:annotationRef/>
      </w:r>
      <w:r w:rsidR="007D1AC5">
        <w:t xml:space="preserve">Thank you for raising this. The approach does account for these decisions, though not through a direct transcription of Decision 263's cap figures. Because the pilot covers only 110 facilities across three sectors, applying its tonnage cap to our economy-wide coverage would misrepresent the pilot's implied price rather than reflect it accurately. We instead translate the pilot's design into the model through two adjustments: the reported emission price nets out the effect of free allowances, reflecting Decision 263's pilot-phase allocation, and the cap tightens more sharply after 2030, consistent with the World Bank's Vietnam CCDR carbon-price trajectory of USD 29/tCO2e by 2030 rising to USD 90/tCO2e by 2040 (World Bank, 2022). This represents a considered translation of Decisions 232 and 263 and the World Bank's post-2030 price trajectory into the model's structure, rather than a simplification that omits them. </w:t>
      </w:r>
    </w:p>
  </w:comment>
  <w:comment w:id="2641" w:author="GIZ" w:date="2026-08-17T09:46:00Z" w:initials="GIZ">
    <w:p w14:paraId="4822579C" w14:textId="7B475A7B" w:rsidR="00B97E40" w:rsidRDefault="00B97E40" w:rsidP="00B97E40">
      <w:pPr>
        <w:pStyle w:val="CommentText"/>
      </w:pPr>
      <w:r>
        <w:rPr>
          <w:rStyle w:val="CommentReference"/>
        </w:rPr>
        <w:annotationRef/>
      </w:r>
      <w:r>
        <w:t>Would it make sense to include information on the development of the carbon price under these scenarios? Could potentially be useful considering the current piloting of the ETS</w:t>
      </w:r>
    </w:p>
  </w:comment>
  <w:comment w:id="2642" w:author="GIZ" w:date="2026-08-17T11:38:00Z" w:initials="GIZ">
    <w:p w14:paraId="6CEDC7DE" w14:textId="77777777" w:rsidR="00954269" w:rsidRDefault="00954269" w:rsidP="00954269">
      <w:pPr>
        <w:pStyle w:val="CommentText"/>
      </w:pPr>
      <w:r>
        <w:rPr>
          <w:rStyle w:val="CommentReference"/>
        </w:rPr>
        <w:annotationRef/>
      </w:r>
      <w:r>
        <w:t xml:space="preserve">In the Investment Needs Assessment it was stated: </w:t>
      </w:r>
      <w:r>
        <w:br/>
      </w:r>
      <w:r>
        <w:rPr>
          <w:lang w:val="en-US"/>
        </w:rPr>
        <w:t xml:space="preserve">while financing solely via carbon revenues would imply carbon prices above </w:t>
      </w:r>
      <w:r>
        <w:rPr>
          <w:b/>
          <w:bCs/>
          <w:lang w:val="en-US"/>
        </w:rPr>
        <w:t>USD 300/tCO₂</w:t>
      </w:r>
      <w:r>
        <w:rPr>
          <w:lang w:val="en-US"/>
        </w:rPr>
        <w:t xml:space="preserve"> and electricity prices exceeding </w:t>
      </w:r>
      <w:r>
        <w:rPr>
          <w:b/>
          <w:bCs/>
          <w:lang w:val="en-US"/>
        </w:rPr>
        <w:t>USD 300/MWh</w:t>
      </w:r>
      <w:r>
        <w:rPr>
          <w:lang w:val="en-US"/>
        </w:rPr>
        <w:t>.</w:t>
      </w:r>
    </w:p>
  </w:comment>
  <w:comment w:id="2643" w:author="Schult, Christoph" w:date="2026-09-11T19:10:00Z" w:initials="CS">
    <w:p w14:paraId="72277671" w14:textId="77777777" w:rsidR="009D6C5C" w:rsidRDefault="009D6C5C" w:rsidP="009D6C5C">
      <w:r>
        <w:rPr>
          <w:rStyle w:val="Mention"/>
        </w:rPr>
        <w:annotationRef/>
      </w:r>
      <w:r>
        <w:rPr>
          <w:color w:val="616161"/>
        </w:rPr>
        <w:t>Yes, worth including — we've added the carbon price development to the text (5-year averages: NZ price rises from ~USD 24/tCO2e in 2026–2030 to USD 91 in 2031–2035, USD 226 in 2036–2040, and USD 751 in 2046–2050, vs. USD 14 → 37 → 71 → 136 under the Baseline over the same periods).</w:t>
      </w:r>
    </w:p>
    <w:p w14:paraId="4B2F063E" w14:textId="77777777" w:rsidR="009D6C5C" w:rsidRDefault="009D6C5C" w:rsidP="009D6C5C">
      <w:r>
        <w:rPr>
          <w:color w:val="616161"/>
        </w:rPr>
        <w:t>On the Investment Needs Assessment comparison: worth noting these aren't directly comparable numbers. The INA's "above USD 300/tCO2" is a single hypothetical average, the flat carbon price that would be required if 100 percent of investment needs were financed through carbon revenue alone. Our NZ price is an endogenous, year-by-year path under a scenario where carbon pricing is only one financing channel among several, not the sole source of funding, so it isn't testing the same counterfactual. That said, both land in the same broad order of magnitude (our path passes USD 300/tCO2 in 2041 and keeps rising to ~USD 972 by 2050), which is a useful sanity check that the two analyses aren't wildly inconsistent, but we shouldn't present it as one result validating the other. We'll adjust the text to describe it as "broadly consistent in magnitude" rather than as corroboration. We haven't checked the electricity-price (USD/MWh) comparison yet, since that INA figure is presumably built on the same 100%-carbon-financing assumption.</w:t>
      </w:r>
    </w:p>
  </w:comment>
  <w:comment w:id="2644" w:author="GIZ" w:date="2026-09-15T14:03:00Z" w:initials="GIZ">
    <w:p w14:paraId="1C5BE9D7" w14:textId="77777777" w:rsidR="00C54753" w:rsidRDefault="00C54753" w:rsidP="00C54753">
      <w:r>
        <w:rPr>
          <w:rStyle w:val="Mention"/>
        </w:rPr>
        <w:annotationRef/>
      </w:r>
      <w:r>
        <w:rPr>
          <w:highlight w:val="yellow"/>
        </w:rPr>
        <w:t xml:space="preserve">NEW: </w:t>
      </w:r>
      <w:r>
        <w:t>Thanks for the additions, Christoph. Just wanted to double check since the numbers you mention in the comment differ from the ones in the text (for baseline USD 2 &gt; 6 &gt; 12 &gt; 18 &gt; 23)</w:t>
      </w:r>
    </w:p>
  </w:comment>
  <w:comment w:id="2645" w:author="Schult, Christoph" w:date="2026-09-16T13:04:00Z" w:initials="CS">
    <w:p w14:paraId="3569F0B6" w14:textId="77777777" w:rsidR="00E627C7" w:rsidRDefault="00E627C7" w:rsidP="00E627C7">
      <w:r>
        <w:rPr>
          <w:rStyle w:val="Mention"/>
        </w:rPr>
        <w:annotationRef/>
      </w:r>
      <w:r>
        <w:t xml:space="preserve">Thanks for catching this. The figures in my earlier comment refer to a </w:t>
      </w:r>
      <w:r>
        <w:rPr>
          <w:b/>
          <w:bCs/>
        </w:rPr>
        <w:t>previous model run</w:t>
      </w:r>
      <w:r>
        <w:t xml:space="preserve">, in which the Baseline carbon-price path was calibrated to reach about </w:t>
      </w:r>
      <w:r>
        <w:rPr>
          <w:b/>
          <w:bCs/>
        </w:rPr>
        <w:t>USD 91/tCO₂ by 2040</w:t>
      </w:r>
      <w:r>
        <w:t xml:space="preserve">. We subsequently revised that trajectory downward, as this seemed too high for the Baseline scenario. The numbers now reported in the text — </w:t>
      </w:r>
      <w:r>
        <w:rPr>
          <w:b/>
          <w:bCs/>
        </w:rPr>
        <w:t>USD 2 → 6 → 12 → 18 → 23/tCO₂</w:t>
      </w:r>
      <w:r>
        <w:t xml:space="preserve"> across the five-year periods — are therefore the correct figures for the current run.</w:t>
      </w:r>
    </w:p>
    <w:p w14:paraId="15718F3A" w14:textId="77777777" w:rsidR="00E627C7" w:rsidRDefault="00E627C7" w:rsidP="00E627C7">
      <w:r>
        <w:t xml:space="preserve">For context, the higher carbon-price levels are more appropriate for a </w:t>
      </w:r>
      <w:r>
        <w:rPr>
          <w:b/>
          <w:bCs/>
        </w:rPr>
        <w:t>Net Zero pathway</w:t>
      </w:r>
      <w:r>
        <w:t xml:space="preserve">: the World Bank reports carbon prices of around </w:t>
      </w:r>
      <w:r>
        <w:rPr>
          <w:b/>
          <w:bCs/>
        </w:rPr>
        <w:t>USD 120/tCO₂</w:t>
      </w:r>
      <w:r>
        <w:t xml:space="preserve"> in such a pathway. By contrast, an ADB report indicates a level of around </w:t>
      </w:r>
      <w:r>
        <w:rPr>
          <w:b/>
          <w:bCs/>
        </w:rPr>
        <w:t>USD 25/tCO₂ by 2050</w:t>
      </w:r>
      <w:r>
        <w:t xml:space="preserve"> as being consistent with the pre-revision PDP8 pathway, which is much closer to our revised Baseline trajectory. I should have updated the figures in my earlier comment when the model run changed — thanks for flagging the inconsistency.</w:t>
      </w:r>
    </w:p>
  </w:comment>
  <w:comment w:id="2656" w:author="GIZ" w:date="2026-09-15T14:09:00Z" w:initials="GIZ">
    <w:p w14:paraId="36FDF19F" w14:textId="77777777" w:rsidR="007F1719" w:rsidRDefault="007F1719" w:rsidP="007F1719">
      <w:r>
        <w:rPr>
          <w:rStyle w:val="Mention"/>
        </w:rPr>
        <w:annotationRef/>
      </w:r>
      <w:r>
        <w:rPr>
          <w:highlight w:val="yellow"/>
        </w:rPr>
        <w:t>NEW:</w:t>
      </w:r>
      <w:r>
        <w:t xml:space="preserve"> „+ subsidies“ was deleted but in the text it still refers to a NZ scenario with subsidies for investments excluding fossil capital</w:t>
      </w:r>
    </w:p>
  </w:comment>
  <w:comment w:id="2657" w:author="Schult, Christoph" w:date="2026-09-16T13:09:00Z" w:initials="CS">
    <w:p w14:paraId="7B13B6EA" w14:textId="77777777" w:rsidR="00D16101" w:rsidRDefault="00D16101" w:rsidP="00D16101">
      <w:r>
        <w:rPr>
          <w:rStyle w:val="Mention"/>
        </w:rPr>
        <w:annotationRef/>
      </w:r>
      <w:r>
        <w:t>I shorten the name of the scenario recently but I think it is better for clarity to name it NZ + GF C + EE + subsidies.</w:t>
      </w:r>
    </w:p>
  </w:comment>
  <w:comment w:id="2705" w:author="Nguyễn Hoàng Lan" w:date="2026-08-18T09:47:00Z" w:initials="NHL">
    <w:p w14:paraId="7147053C" w14:textId="77777777" w:rsidR="00823766" w:rsidRDefault="00823766" w:rsidP="00823766">
      <w:pPr>
        <w:pStyle w:val="CommentText"/>
      </w:pPr>
      <w:r>
        <w:rPr>
          <w:rStyle w:val="CommentReference"/>
        </w:rPr>
        <w:annotationRef/>
      </w:r>
      <w:r>
        <w:t xml:space="preserve">VNTeam: </w:t>
      </w:r>
      <w:r>
        <w:rPr>
          <w:color w:val="000000"/>
        </w:rPr>
        <w:t>This figure assumes a fully operational ETS with endogenous carbon pricing and, implicitly, full allowance auctioning. Vietnam's ETS is still at the pilot stage (Decree 06/2022, as amended), with sector coverage, allocation method (free vs. auctioned), and any price ceiling/floor still being finalized. Suggest flagging this revenue estimate as more illustrative/less certain than the EE and GF results, which rest on policies and instruments already partly in place.</w:t>
      </w:r>
    </w:p>
  </w:comment>
  <w:comment w:id="2706" w:author="Schult, Christoph" w:date="2026-09-11T19:06:00Z" w:initials="CS">
    <w:p w14:paraId="7A9A9086" w14:textId="77777777" w:rsidR="00815531" w:rsidRDefault="00240AC8" w:rsidP="00815531">
      <w:r>
        <w:rPr>
          <w:rStyle w:val="Mention"/>
        </w:rPr>
        <w:annotationRef/>
      </w:r>
      <w:r w:rsidR="00815531">
        <w:rPr>
          <w:color w:val="616161"/>
          <w:highlight w:val="white"/>
        </w:rPr>
        <w:t xml:space="preserve">Correct, and it's the same limitation flagged above: the model assumes full economy-wide ETS coverage with 100% auctioning, not Decision 263's narrower pilot coverage or its likely administrative (non-auctioned) allocation during the pilot phase. We already caveat "modelled as full auctioning" in the ETS design table elsewhere in the report — we'll pull that caveat up next to this figure specifically so it's not just in the annex. </w:t>
      </w:r>
    </w:p>
  </w:comment>
  <w:comment w:id="2664" w:author="GIZ" w:date="2026-08-17T11:40:00Z" w:initials="GIZ">
    <w:p w14:paraId="2108D712" w14:textId="1D828B35" w:rsidR="00693A81" w:rsidRDefault="00693A81" w:rsidP="00693A81">
      <w:pPr>
        <w:pStyle w:val="CommentText"/>
      </w:pPr>
      <w:r>
        <w:rPr>
          <w:rStyle w:val="CommentReference"/>
        </w:rPr>
        <w:annotationRef/>
      </w:r>
      <w:r>
        <w:t>Given that the main message is that a coordinated scenario with carbon pricing, EE, GF and subsidies is preferred, I am wondering whether the revenue and investment needs findings should also be stated for this pathway.</w:t>
      </w:r>
    </w:p>
  </w:comment>
  <w:comment w:id="2665" w:author="Schult, Christoph" w:date="2026-09-12T18:06:00Z" w:initials="CS">
    <w:p w14:paraId="729B520C" w14:textId="77777777" w:rsidR="00295399" w:rsidRDefault="00295399" w:rsidP="00295399">
      <w:r>
        <w:rPr>
          <w:rStyle w:val="Mention"/>
        </w:rPr>
        <w:annotationRef/>
      </w:r>
      <w:r>
        <w:t xml:space="preserve">ETS revenues are stated for the scenario. So only investment needs are missing. </w:t>
      </w:r>
    </w:p>
  </w:comment>
  <w:comment w:id="2731" w:author="GIZ" w:date="2026-08-17T09:44:00Z" w:initials="GIZ">
    <w:p w14:paraId="60C929AD" w14:textId="77777777" w:rsidR="00FD2B81" w:rsidRDefault="00FD2B81" w:rsidP="00FD2B81">
      <w:pPr>
        <w:pStyle w:val="CommentText"/>
      </w:pPr>
      <w:r>
        <w:rPr>
          <w:rStyle w:val="CommentReference"/>
        </w:rPr>
        <w:annotationRef/>
      </w:r>
      <w:r>
        <w:t>I am a bit confused by this sentence.</w:t>
      </w:r>
      <w:r>
        <w:br/>
        <w:t xml:space="preserve">… without recycling o the higher ETS revenues (Figure 8´7) - Does this then relate to the Net Zero scenario? </w:t>
      </w:r>
    </w:p>
    <w:p w14:paraId="6E080536" w14:textId="77777777" w:rsidR="00FD2B81" w:rsidRDefault="00FD2B81" w:rsidP="00FD2B81">
      <w:pPr>
        <w:pStyle w:val="CommentText"/>
      </w:pPr>
      <w:r>
        <w:t>.. And the implementation of additional EE + GF C (Figure 8) - from the graph, the NZ + EE + GF C scenario leads to positive GDP level deviations, so the first part of the sentence with the „modest but persistent reductions“ doesn‘t seem to fit?</w:t>
      </w:r>
    </w:p>
  </w:comment>
  <w:comment w:id="2732" w:author="Schult, Christoph" w:date="2026-09-12T18:20:00Z" w:initials="CS">
    <w:p w14:paraId="57320D81" w14:textId="77777777" w:rsidR="00C3674F" w:rsidRDefault="00C3674F" w:rsidP="00C3674F">
      <w:r>
        <w:rPr>
          <w:rStyle w:val="Mention"/>
        </w:rPr>
        <w:annotationRef/>
      </w:r>
      <w:r>
        <w:t>Reformulated</w:t>
      </w:r>
    </w:p>
  </w:comment>
  <w:comment w:id="2738" w:author="GIZ" w:date="2026-08-17T09:46:00Z" w:initials="GIZ">
    <w:p w14:paraId="447F59F1" w14:textId="77777777" w:rsidR="00B97E40" w:rsidRDefault="00B97E40" w:rsidP="00B97E40">
      <w:pPr>
        <w:pStyle w:val="CommentText"/>
      </w:pPr>
      <w:r>
        <w:rPr>
          <w:rStyle w:val="CommentReference"/>
        </w:rPr>
        <w:annotationRef/>
      </w:r>
      <w:r>
        <w:t>But still leads to negative GDP deviations compared to the baseline?</w:t>
      </w:r>
    </w:p>
  </w:comment>
  <w:comment w:id="2739" w:author="Schult, Christoph" w:date="2026-09-12T18:15:00Z" w:initials="CS">
    <w:p w14:paraId="40E9960E" w14:textId="77777777" w:rsidR="00E07D28" w:rsidRDefault="00D43E57" w:rsidP="00E07D28">
      <w:r>
        <w:rPr>
          <w:rStyle w:val="Mention"/>
        </w:rPr>
        <w:annotationRef/>
      </w:r>
      <w:r w:rsidR="00E07D28">
        <w:t>What do you refer to explicitly?</w:t>
      </w:r>
    </w:p>
  </w:comment>
  <w:comment w:id="2750" w:author="Nguyễn Hoàng Lan" w:date="2026-08-25T09:46:00Z" w:initials="NHL">
    <w:p w14:paraId="2B26DF96" w14:textId="77777777" w:rsidR="00777271" w:rsidRDefault="00777271" w:rsidP="008426DD">
      <w:pPr>
        <w:pStyle w:val="CommentText"/>
      </w:pPr>
      <w:r>
        <w:rPr>
          <w:rStyle w:val="CommentReference"/>
        </w:rPr>
        <w:annotationRef/>
      </w:r>
      <w:r>
        <w:t xml:space="preserve">VNTeam: Do you have any detail suggestions for set up the emission cap and  allocation   quota (free/auctioning) for Vietnam? </w:t>
      </w:r>
    </w:p>
  </w:comment>
  <w:comment w:id="2751" w:author="Schult, Christoph" w:date="2026-09-13T09:18:00Z" w:initials="CS">
    <w:p w14:paraId="0D5C3C83" w14:textId="77777777" w:rsidR="00777271" w:rsidRDefault="00777271" w:rsidP="005F2FE9">
      <w:pPr>
        <w:pStyle w:val="CommentText"/>
      </w:pPr>
      <w:r>
        <w:rPr>
          <w:rStyle w:val="CommentReference"/>
        </w:rPr>
        <w:annotationRef/>
      </w:r>
      <w:r>
        <w:t>Good question. The model was actually built around auctioning throughout (all ETS revenue in our scenarios comes from auctioned allowances; we didn't run a free-allocation variant), so what we can offer is guidance on the trajectory and revenue use, not a fully worked allocation-quota design. On the cap: results support introducing it gradually, sequenced with EE and green-finance rollout, since the carbon price needed to hit any given emissions path is much lower once firms have those adjustment options. Our NZ scenario reaches roughly 24 times the PDP8-rev carbon price by 2046-2050 when the cap tightens ahead of that flexibility. On allocation: since auctioning is what generates the revenue our recycling results depend on, we'd recommend auctioning as the default, with revenue split toward non-fossil investment subsidies (best for GDP and investment) and a smaller earmarked share for vulnerable households and coal-region workers (best for acceptability). Sector-specific questions, such as free allocation for trade-exposed industries, banking and borrowing rules, and price collars, sit outside what our 5-sector economy-wide model can speak to; that would need a dedicated ETS market-design study alongside this one.</w:t>
      </w:r>
    </w:p>
  </w:comment>
  <w:comment w:id="2774" w:author="GIZ" w:date="2026-08-17T09:47:00Z" w:initials="GIZ">
    <w:p w14:paraId="02B74951" w14:textId="77777777" w:rsidR="00A4421D" w:rsidRDefault="00A4421D" w:rsidP="00A4421D">
      <w:pPr>
        <w:pStyle w:val="CommentText"/>
      </w:pPr>
      <w:r>
        <w:rPr>
          <w:rStyle w:val="CommentReference"/>
        </w:rPr>
        <w:annotationRef/>
      </w:r>
      <w:r>
        <w:t>How do you explain the slightly larger impact of the NZ direct subsidy scenario compared to the NZ subsidy scenario?</w:t>
      </w:r>
    </w:p>
  </w:comment>
  <w:comment w:id="2775" w:author="Schult, Christoph" w:date="2026-09-12T16:42:00Z" w:initials="CS">
    <w:p w14:paraId="4589AA1D" w14:textId="77777777" w:rsidR="007073FF" w:rsidRDefault="007073FF" w:rsidP="007073FF">
      <w:pPr>
        <w:pStyle w:val="CommentText"/>
      </w:pPr>
      <w:r>
        <w:rPr>
          <w:rStyle w:val="CommentReference"/>
        </w:rPr>
        <w:annotationRef/>
      </w:r>
      <w:r>
        <w:t>The NZ subsidy scenario recycles ETS revenues into subsidies that lower the cost of capital for non-fossil (renewable) investment, directly accelerating renewable capacity build-out. The NZ direct subsidy scenario instead pays ETS revenues out as a climate dividend to households, who are free to allocate it to consumption or investment as they choose — it isn't earmarked for renewables, so it doesn't lower the cost of renewable capital the way the investment subsidy does. As a result, renewable capacity builds out more slowly under direct subsidy than under NZ subsidy. Since the emissions cap is binding and identical across both scenarios, less renewable supply must be compensated for by squeezing more abatement out of fossil producers and energy users — via fuel-switching, efficiency, and reduced fossil demand — which requires a higher endogenous carbon price to keep cumulative emissions within the same cap.</w:t>
      </w:r>
    </w:p>
  </w:comment>
  <w:comment w:id="2797" w:author="Nguyễn Hoàng Lan" w:date="2026-08-25T09:46:00Z" w:initials="NHL">
    <w:p w14:paraId="20A062D6" w14:textId="6AB2FB84" w:rsidR="008426DD" w:rsidRDefault="008426DD" w:rsidP="008426DD">
      <w:pPr>
        <w:pStyle w:val="CommentText"/>
      </w:pPr>
      <w:r>
        <w:rPr>
          <w:rStyle w:val="CommentReference"/>
        </w:rPr>
        <w:annotationRef/>
      </w:r>
      <w:r>
        <w:t xml:space="preserve">VNTeam: Do you have any detail suggestions for set up the emission cap and  allocation   quota (free/auctioning) for Vietnam? </w:t>
      </w:r>
    </w:p>
  </w:comment>
  <w:comment w:id="2798" w:author="Schult, Christoph" w:date="2026-09-13T09:18:00Z" w:initials="CS">
    <w:p w14:paraId="01B31F69" w14:textId="77777777" w:rsidR="005F2FE9" w:rsidRDefault="005F2FE9" w:rsidP="005F2FE9">
      <w:r>
        <w:rPr>
          <w:rStyle w:val="Mention"/>
        </w:rPr>
        <w:annotationRef/>
      </w:r>
      <w:r>
        <w:t>Good question. The model was actually built around auctioning throughout (all ETS revenue in our scenarios comes from auctioned allowances; we didn't run a free-allocation variant), so what we can offer is guidance on the trajectory and revenue use, not a fully worked allocation-quota design. On the cap: results support introducing it gradually, sequenced with EE and green-finance rollout, since the carbon price needed to hit any given emissions path is much lower once firms have those adjustment options. Our NZ scenario reaches roughly 24 times the PDP8-rev carbon price by 2046-2050 when the cap tightens ahead of that flexibility. On allocation: since auctioning is what generates the revenue our recycling results depend on, we'd recommend auctioning as the default, with revenue split toward non-fossil investment subsidies (best for GDP and investment) and a smaller earmarked share for vulnerable households and coal-region workers (best for acceptability). Sector-specific questions, such as free allocation for trade-exposed industries, banking and borrowing rules, and price collars, sit outside what our 5-sector economy-wide model can speak to; that would need a dedicated ETS market-design study alongside this one.</w:t>
      </w:r>
    </w:p>
  </w:comment>
  <w:comment w:id="2819" w:author="Albert, Joscha GIZ" w:date="2026-09-21T14:34:00Z" w:initials="JA">
    <w:p w14:paraId="3C511D42" w14:textId="77777777" w:rsidR="00614ECB" w:rsidRDefault="00614ECB" w:rsidP="00614ECB">
      <w:pPr>
        <w:pStyle w:val="CommentText"/>
      </w:pPr>
      <w:r>
        <w:rPr>
          <w:rStyle w:val="CommentReference"/>
        </w:rPr>
        <w:annotationRef/>
      </w:r>
      <w:r>
        <w:t xml:space="preserve">From MATHIS: </w:t>
      </w:r>
    </w:p>
    <w:p w14:paraId="0EDC3E21" w14:textId="77777777" w:rsidR="00614ECB" w:rsidRDefault="00614ECB" w:rsidP="00614ECB">
      <w:pPr>
        <w:pStyle w:val="CommentText"/>
      </w:pPr>
    </w:p>
    <w:p w14:paraId="41C7A621" w14:textId="77777777" w:rsidR="00614ECB" w:rsidRDefault="00614ECB" w:rsidP="00614ECB">
      <w:pPr>
        <w:pStyle w:val="CommentText"/>
      </w:pPr>
      <w:r>
        <w:rPr>
          <w:lang w:val="en-GB"/>
        </w:rPr>
        <w:t>But… if it doesn’t reduce emissions… how can it help the economic cost of decarbonisation.. There is no decarbonisation according to section 2.1?</w:t>
      </w:r>
    </w:p>
  </w:comment>
  <w:comment w:id="2820" w:author="Schult, Christoph" w:date="2026-09-21T15:16:00Z" w:initials="CS">
    <w:p w14:paraId="1934971D" w14:textId="77777777" w:rsidR="00416394" w:rsidRDefault="00416394" w:rsidP="00416394">
      <w:pPr>
        <w:pStyle w:val="CommentText"/>
      </w:pPr>
      <w:r>
        <w:rPr>
          <w:rStyle w:val="CommentReference"/>
        </w:rPr>
        <w:annotationRef/>
      </w:r>
      <w:r>
        <w:t>You're right that this needs to be tighter. Two different things are being compared here: in the Directive 10 vs. Baseline comparison in 2.1, the ETS cap is the same in both scenarios, so covered emissions really don't move — efficiency isn't decarbonising anything there. The cost-of-decarbonisation claim is actually about the Net Zero result later in 2.1: Net Zero + Directive 10 vs. standalone Net Zero, where the cap is binding and decarbonisation is actually happening. There, lower demand from efficiency means a lower carbon price gets you to the same cap, and GDP comes in 0.7–1.0pp higher than under Net Zero alone across 2026–2050. So efficiency isn't cutting emissions by itself — it's showing up as a smaller GDP hit from decarbonisation. I'll reword the 3.1 lead sentence to say that directly and point to the GDP number.</w:t>
      </w:r>
    </w:p>
  </w:comment>
  <w:comment w:id="2828" w:author="Albert, Joscha GIZ" w:date="2026-09-21T14:48:00Z" w:initials="JA">
    <w:p w14:paraId="34285CBE" w14:textId="77777777" w:rsidR="00B8722D" w:rsidRDefault="00B8722D" w:rsidP="00B8722D">
      <w:pPr>
        <w:pStyle w:val="CommentText"/>
      </w:pPr>
      <w:r>
        <w:rPr>
          <w:rStyle w:val="CommentReference"/>
        </w:rPr>
        <w:annotationRef/>
      </w:r>
      <w:r>
        <w:t>The reality is quite different (DFIs and the like are facing huge problems, as their terms aren’t actually much better) – and a statement like that is generally viewed very critically in Vietnam. I’d probably leave it out or phrase it less categorically.</w:t>
      </w:r>
    </w:p>
  </w:comment>
  <w:comment w:id="2829" w:author="Schult, Christoph" w:date="2026-09-21T15:20:00Z" w:initials="CS">
    <w:p w14:paraId="1534A95B" w14:textId="77777777" w:rsidR="004C0E0F" w:rsidRDefault="004C0E0F" w:rsidP="004C0E0F">
      <w:pPr>
        <w:pStyle w:val="CommentText"/>
      </w:pPr>
      <w:r>
        <w:rPr>
          <w:rStyle w:val="CommentReference"/>
        </w:rPr>
        <w:annotationRef/>
      </w:r>
      <w:r>
        <w:t>Fair point, and better to say than not. This was meant to reflect the model's cost-of-capital assumption, not a real-world claim about DFI performance. I rephrased it so it's clearly scoped to what the model assumes rather than reading as a general endorsement of concessional finance.</w:t>
      </w:r>
    </w:p>
  </w:comment>
  <w:comment w:id="2834" w:author="GIZ" w:date="2026-08-17T10:30:00Z" w:initials="GIZ">
    <w:p w14:paraId="787EDD32" w14:textId="77777777" w:rsidR="006B52C8" w:rsidRDefault="006B52C8" w:rsidP="006B52C8">
      <w:pPr>
        <w:pStyle w:val="CommentText"/>
      </w:pPr>
      <w:r>
        <w:rPr>
          <w:rStyle w:val="CommentReference"/>
        </w:rPr>
        <w:annotationRef/>
      </w:r>
      <w:r>
        <w:t>Any specific labour findings we can integrate here?</w:t>
      </w:r>
    </w:p>
  </w:comment>
  <w:comment w:id="2835" w:author="Schult, Christoph" w:date="2026-09-11T19:07:00Z" w:initials="CS">
    <w:p w14:paraId="309DC0A5" w14:textId="77777777" w:rsidR="00216AA7" w:rsidRDefault="009B1604" w:rsidP="00216AA7">
      <w:r>
        <w:rPr>
          <w:rStyle w:val="Mention"/>
        </w:rPr>
        <w:annotationRef/>
      </w:r>
      <w:r w:rsidR="00216AA7">
        <w:rPr>
          <w:color w:val="616161"/>
        </w:rPr>
        <w:t>Energy efficiency measures reduce demand for renewable-sector labour relative to Baseline — growing from about −37,000 FTE in 2026–2030 to about −113,000 FTE by 2046–2050 under Directive 10 (Figure X: Employment_FTE_Decomposition_5yr_EE_Dir10_full). This is because higher efficiency lowers overall energy demand, so less renewable capacity — and correspondingly less renewable-sector labour — is needed to serve it (net economy-wide employment falls by less, about −71,000 FTE by the same period, as gains in the tertiary sector partly offset the renewables decline). This matters directly for the Net Zero pathway: NZ alone requires renewable-sector employment to rise by roughly +502,000 FTE by 2046–2050 relative to Baseline (Figure Y: Employment_FTE_Decomposition_5yr_NZ) — a scale of hiring that risks running into the availability of qualified workers in the renewable industry. Pairing NZ with stronger energy efficiency would ease this bottleneck by lowering the total renewable capacity — and hence labour — that needs to be built.</w:t>
      </w:r>
    </w:p>
  </w:comment>
  <w:comment w:id="2836" w:author="GIZ" w:date="2026-09-15T14:21:00Z" w:initials="GIZ">
    <w:p w14:paraId="24665217" w14:textId="77777777" w:rsidR="00042A7A" w:rsidRDefault="00042A7A" w:rsidP="00042A7A">
      <w:r>
        <w:rPr>
          <w:rStyle w:val="Mention"/>
        </w:rPr>
        <w:annotationRef/>
      </w:r>
      <w:r>
        <w:rPr>
          <w:highlight w:val="yellow"/>
        </w:rPr>
        <w:t>NEW:</w:t>
      </w:r>
      <w:r>
        <w:t xml:space="preserve"> Thanks for the explanations, Christoph. Where did you take these numbers from and do they more or less align with those of the CASE project? Maybe more a question for Ulrike ☺️ </w:t>
      </w:r>
    </w:p>
  </w:comment>
  <w:comment w:id="2837" w:author="Schult, Christoph" w:date="2026-09-16T11:17:00Z" w:initials="CS">
    <w:p w14:paraId="369850E8" w14:textId="77777777" w:rsidR="00296569" w:rsidRDefault="00296569" w:rsidP="00296569">
      <w:r>
        <w:rPr>
          <w:rStyle w:val="Mention"/>
        </w:rPr>
        <w:annotationRef/>
      </w:r>
      <w:r>
        <w:t xml:space="preserve">The numbers in the comment as discussed during our biweekly are results from the model. Therefore, they reflect model results we do not report to not conflict with CASE project results. </w:t>
      </w:r>
    </w:p>
  </w:comment>
  <w:comment w:id="2839" w:author="Nguyễn Hoàng Lan" w:date="2026-08-18T09:48:00Z" w:initials="NHL">
    <w:p w14:paraId="6E6B90ED" w14:textId="55D1EF7F" w:rsidR="004948A4" w:rsidRDefault="00194905" w:rsidP="004948A4">
      <w:pPr>
        <w:pStyle w:val="CommentText"/>
      </w:pPr>
      <w:r>
        <w:rPr>
          <w:rStyle w:val="CommentReference"/>
        </w:rPr>
        <w:annotationRef/>
      </w:r>
      <w:r w:rsidR="004948A4">
        <w:t xml:space="preserve">VNTeam: </w:t>
      </w:r>
      <w:r w:rsidR="004948A4">
        <w:rPr>
          <w:color w:val="000000"/>
        </w:rPr>
        <w:t>Good that this is flagged, but it stays qualitative. Since DGE-METRIC is single-region/5-sector and cannot produce a jobs number by construction, consider adding an explicit pointer to complementary sources (e.g. a just-transition/labour study for coal regions such as Quang Ninh) so this doesn't read as a fully analysed conclusion of this report.</w:t>
      </w:r>
    </w:p>
    <w:p w14:paraId="2FA3C40B" w14:textId="77777777" w:rsidR="004948A4" w:rsidRDefault="004948A4" w:rsidP="004948A4">
      <w:pPr>
        <w:pStyle w:val="CommentText"/>
      </w:pPr>
    </w:p>
    <w:p w14:paraId="0B4BB6CD" w14:textId="77777777" w:rsidR="004948A4" w:rsidRDefault="004948A4" w:rsidP="004948A4">
      <w:pPr>
        <w:pStyle w:val="CommentText"/>
      </w:pPr>
      <w:r>
        <w:rPr>
          <w:color w:val="000000"/>
        </w:rPr>
        <w:t>I cannot find the strong evidence for the statement „Viet</w:t>
      </w:r>
      <w:r>
        <w:t xml:space="preserve"> Nam has successfully become the second largest exporter of PV modules and cells”. May you double check the source?  </w:t>
      </w:r>
    </w:p>
  </w:comment>
  <w:comment w:id="2840" w:author="Schult, Christoph" w:date="2026-09-12T18:09:00Z" w:initials="CS">
    <w:p w14:paraId="7B826FFE" w14:textId="77777777" w:rsidR="0008657D" w:rsidRDefault="00565E29" w:rsidP="0008657D">
      <w:r>
        <w:rPr>
          <w:rStyle w:val="Mention"/>
        </w:rPr>
        <w:annotationRef/>
      </w:r>
      <w:r w:rsidR="0008657D">
        <w:t>DGE-METRIC can produce job numbers. However, we agreed to not report them here.</w:t>
      </w:r>
    </w:p>
    <w:p w14:paraId="560F5AB5" w14:textId="77777777" w:rsidR="0008657D" w:rsidRDefault="0008657D" w:rsidP="0008657D"/>
    <w:p w14:paraId="707FCDED" w14:textId="77777777" w:rsidR="0008657D" w:rsidRDefault="0008657D" w:rsidP="0008657D">
      <w:r>
        <w:t xml:space="preserve">For the export statement we refer to </w:t>
      </w:r>
      <w:hyperlink r:id="rId1" w:history="1">
        <w:r w:rsidRPr="00845F18">
          <w:rPr>
            <w:rStyle w:val="Hyperlink"/>
          </w:rPr>
          <w:t>https://wits.worldbank.org/trade/comtrade/en/country/ALL/year/2023/tradeflow/Exports/partner/WLD/product/854140?utm_source=chatgpt.com</w:t>
        </w:r>
      </w:hyperlink>
      <w:r>
        <w:t xml:space="preserve">. However this is the dollar value not the number of PVS. </w:t>
      </w:r>
    </w:p>
  </w:comment>
  <w:comment w:id="2858" w:author="Albert, Joscha GIZ" w:date="2026-09-21T14:50:00Z" w:initials="JA">
    <w:p w14:paraId="0898FD50" w14:textId="77777777" w:rsidR="00441599" w:rsidRDefault="00441599" w:rsidP="00441599">
      <w:pPr>
        <w:pStyle w:val="CommentText"/>
      </w:pPr>
      <w:r>
        <w:rPr>
          <w:rStyle w:val="CommentReference"/>
        </w:rPr>
        <w:annotationRef/>
      </w:r>
      <w:r>
        <w:t>From MATHIS:</w:t>
      </w:r>
    </w:p>
    <w:p w14:paraId="18F90BDC" w14:textId="77777777" w:rsidR="00441599" w:rsidRDefault="00441599" w:rsidP="00441599">
      <w:pPr>
        <w:pStyle w:val="CommentText"/>
      </w:pPr>
      <w:r>
        <w:rPr>
          <w:lang w:val="en-GB"/>
        </w:rPr>
        <w:t>Are these the same as the investment subsidies that were mentioned in 2.3?</w:t>
      </w:r>
      <w:r>
        <w:rPr>
          <w:lang w:val="en-GB"/>
        </w:rPr>
        <w:br/>
      </w:r>
      <w:r>
        <w:rPr>
          <w:lang w:val="en-GB"/>
        </w:rPr>
        <w:br/>
        <w:t>or is this something different</w:t>
      </w:r>
    </w:p>
  </w:comment>
  <w:comment w:id="2859" w:author="Schult, Christoph" w:date="2026-09-21T15:25:00Z" w:initials="CS">
    <w:p w14:paraId="0FACACEB" w14:textId="77777777" w:rsidR="007A16CF" w:rsidRDefault="007A16CF" w:rsidP="007A16CF">
      <w:pPr>
        <w:pStyle w:val="CommentText"/>
      </w:pPr>
      <w:r>
        <w:rPr>
          <w:rStyle w:val="CommentReference"/>
        </w:rPr>
        <w:annotationRef/>
      </w:r>
      <w:r>
        <w:t>Yes same mechanism. "Capital tax reduction" here and the "NZ subsidy" recycling channel in 2.3 are the same model shock, just described from two different angles in the two sections. I renamed it consistently so it reads as one lever rather than two.</w:t>
      </w:r>
    </w:p>
  </w:comment>
  <w:comment w:id="2877" w:author="GIZ" w:date="2026-08-17T11:09:00Z" w:initials="GIZ">
    <w:p w14:paraId="429647C8" w14:textId="78381432" w:rsidR="0000574E" w:rsidRDefault="0000574E" w:rsidP="0000574E">
      <w:pPr>
        <w:pStyle w:val="CommentText"/>
      </w:pPr>
      <w:r>
        <w:rPr>
          <w:rStyle w:val="CommentReference"/>
        </w:rPr>
        <w:annotationRef/>
      </w:r>
      <w:r>
        <w:t>Reframe to „improves financing conditions for renewable investment by lowering financing costs, facilitating risk sharing and mobilising private capital“?</w:t>
      </w:r>
    </w:p>
  </w:comment>
  <w:comment w:id="2884" w:author="Nguyễn Hoàng Lan" w:date="2026-08-25T10:15:00Z" w:initials="NHL">
    <w:p w14:paraId="57F53DD8" w14:textId="77777777" w:rsidR="0049423E" w:rsidRDefault="0049423E" w:rsidP="0049423E">
      <w:pPr>
        <w:pStyle w:val="CommentText"/>
      </w:pPr>
      <w:r>
        <w:rPr>
          <w:rStyle w:val="CommentReference"/>
        </w:rPr>
        <w:annotationRef/>
      </w:r>
      <w:r>
        <w:t xml:space="preserve">VNTeam: Shoud consider Vietnam's practical institutional, physical, and legal constraints to bridge theoretical macroeconomic findings with Vietnam context. </w:t>
      </w:r>
    </w:p>
    <w:p w14:paraId="6467DCFC" w14:textId="77777777" w:rsidR="0049423E" w:rsidRDefault="0049423E" w:rsidP="0049423E">
      <w:pPr>
        <w:pStyle w:val="CommentText"/>
      </w:pPr>
      <w:r>
        <w:t>You can create the table that presents the following: key model results, policy implications directly derived from the results, proposed solutions that take into account additional institutional and regulatory constraints, and potential barriers to implementation where applicable.</w:t>
      </w:r>
    </w:p>
  </w:comment>
  <w:comment w:id="2885" w:author="Schult, Christoph" w:date="2026-09-13T10:45:00Z" w:initials="CS">
    <w:p w14:paraId="001461CA" w14:textId="77777777" w:rsidR="00F235D6" w:rsidRDefault="001211BD" w:rsidP="00F235D6">
      <w:r>
        <w:rPr>
          <w:rStyle w:val="Mention"/>
        </w:rPr>
        <w:annotationRef/>
      </w:r>
      <w:r w:rsidR="00F235D6">
        <w:t xml:space="preserve">Table added to figure. </w:t>
      </w:r>
    </w:p>
  </w:comment>
  <w:comment w:id="2892" w:author="Albert, Joscha GIZ" w:date="2026-09-21T16:53:00Z" w:initials="JA">
    <w:p w14:paraId="308C6978" w14:textId="77777777" w:rsidR="00C477AF" w:rsidRDefault="00C477AF" w:rsidP="00C477AF">
      <w:pPr>
        <w:pStyle w:val="CommentText"/>
      </w:pPr>
      <w:r>
        <w:rPr>
          <w:rStyle w:val="CommentReference"/>
        </w:rPr>
        <w:annotationRef/>
      </w:r>
      <w:r>
        <w:t>This should be reflected in the „Purpose“ chapter above.</w:t>
      </w:r>
    </w:p>
  </w:comment>
  <w:comment w:id="2893" w:author="GIZ" w:date="2026-09-22T17:28:00Z" w:initials="GIZ">
    <w:p w14:paraId="3812CF07" w14:textId="77777777" w:rsidR="00B34D37" w:rsidRDefault="00B34D37" w:rsidP="00B34D37">
      <w:pPr>
        <w:pStyle w:val="CommentText"/>
      </w:pPr>
      <w:r>
        <w:rPr>
          <w:rStyle w:val="CommentReference"/>
        </w:rPr>
        <w:annotationRef/>
      </w:r>
      <w:r>
        <w:t>Not quite sure what you mean here</w:t>
      </w:r>
    </w:p>
  </w:comment>
  <w:comment w:id="2894" w:author="Schult, Christoph" w:date="2026-09-22T17:57:00Z" w:initials="CS">
    <w:p w14:paraId="28311347" w14:textId="77777777" w:rsidR="00C12FB5" w:rsidRDefault="00C12FB5" w:rsidP="00C12FB5">
      <w:pPr>
        <w:pStyle w:val="CommentText"/>
      </w:pPr>
      <w:r>
        <w:rPr>
          <w:rStyle w:val="CommentReference"/>
        </w:rPr>
        <w:annotationRef/>
      </w:r>
      <w:r>
        <w:t>Added a sentence to the Purpose paragraph foreshadowing the coordinated-implementation framing: “Because the three policy areas are shown to be complementary rather than substitutable, the report's recommendations emphasise their coordinated implementation rather than treating any one instrument in isolation.”</w:t>
      </w:r>
    </w:p>
  </w:comment>
  <w:comment w:id="2911" w:author="GIZ" w:date="2026-08-17T11:17:00Z" w:initials="GIZ">
    <w:p w14:paraId="0844F9B4" w14:textId="77890950" w:rsidR="00816666" w:rsidRDefault="00816666" w:rsidP="00816666">
      <w:pPr>
        <w:pStyle w:val="CommentText"/>
      </w:pPr>
      <w:r>
        <w:rPr>
          <w:rStyle w:val="CommentReference"/>
        </w:rPr>
        <w:annotationRef/>
      </w:r>
      <w:r>
        <w:t>Efficiency first: „model result: lower electricity demand, investment needs, …“ &gt; It is stated earlier „</w:t>
      </w:r>
      <w:r>
        <w:rPr>
          <w:b/>
          <w:bCs/>
          <w:lang w:val="en-GB"/>
        </w:rPr>
        <w:t>The additional investment requirement is modest.</w:t>
      </w:r>
      <w:r>
        <w:rPr>
          <w:lang w:val="en-GB"/>
        </w:rPr>
        <w:t xml:space="preserve"> Achieving higher efficiency requires only a limited increase in investment expenditure”. </w:t>
      </w:r>
    </w:p>
  </w:comment>
  <w:comment w:id="2912" w:author="Schult, Christoph" w:date="2026-09-13T10:49:00Z" w:initials="CS">
    <w:p w14:paraId="61125B71" w14:textId="77777777" w:rsidR="00FA2C71" w:rsidRDefault="00FA2C71" w:rsidP="00FA2C71">
      <w:pPr>
        <w:pStyle w:val="CommentText"/>
      </w:pPr>
      <w:r>
        <w:rPr>
          <w:rStyle w:val="CommentReference"/>
        </w:rPr>
        <w:annotationRef/>
      </w:r>
      <w:r>
        <w:t>Adjusted</w:t>
      </w:r>
    </w:p>
  </w:comment>
  <w:comment w:id="2909" w:author="GIZ" w:date="2026-08-17T11:20:00Z" w:initials="GIZ">
    <w:p w14:paraId="52D20B4E" w14:textId="77777777" w:rsidR="00B21FCA" w:rsidRDefault="00B21FCA" w:rsidP="00B21FCA">
      <w:pPr>
        <w:pStyle w:val="CommentText"/>
      </w:pPr>
      <w:r>
        <w:rPr>
          <w:rStyle w:val="CommentReference"/>
        </w:rPr>
        <w:annotationRef/>
      </w:r>
      <w:r>
        <w:t>Reliable and inclusive transition: The finding is logical and sound, however, we are not really raising the topic of Labour market development earlier so it seems like a general recommendations rather than targeted advice based on the model. Anything we can incorporate from preivous CASE work here?</w:t>
      </w:r>
    </w:p>
  </w:comment>
  <w:comment w:id="2910" w:author="Schult, Christoph" w:date="2026-09-13T10:37:00Z" w:initials="CS">
    <w:p w14:paraId="24C1D98D" w14:textId="77777777" w:rsidR="0011432C" w:rsidRDefault="0011432C" w:rsidP="0011432C">
      <w:pPr>
        <w:pStyle w:val="CommentText"/>
      </w:pPr>
      <w:r>
        <w:rPr>
          <w:rStyle w:val="CommentReference"/>
        </w:rPr>
        <w:annotationRef/>
      </w:r>
      <w:r>
        <w:t>Added</w:t>
      </w:r>
    </w:p>
  </w:comment>
  <w:comment w:id="2933" w:author="GIZ" w:date="2026-08-17T11:17:00Z" w:initials="GIZ">
    <w:p w14:paraId="40056A53" w14:textId="77777777" w:rsidR="009B45AB" w:rsidRDefault="009B45AB" w:rsidP="00816666">
      <w:pPr>
        <w:pStyle w:val="CommentText"/>
      </w:pPr>
      <w:r>
        <w:rPr>
          <w:rStyle w:val="CommentReference"/>
        </w:rPr>
        <w:annotationRef/>
      </w:r>
      <w:r>
        <w:t>Efficiency first: „model result: lower electricity demand, investment needs, …“ &gt; It is stated earlier „</w:t>
      </w:r>
      <w:r>
        <w:rPr>
          <w:b/>
          <w:bCs/>
          <w:lang w:val="en-GB"/>
        </w:rPr>
        <w:t>The additional investment requirement is modest.</w:t>
      </w:r>
      <w:r>
        <w:rPr>
          <w:lang w:val="en-GB"/>
        </w:rPr>
        <w:t xml:space="preserve"> Achieving higher efficiency requires only a limited increase in investment expenditure”. </w:t>
      </w:r>
    </w:p>
  </w:comment>
  <w:comment w:id="2934" w:author="Schult, Christoph" w:date="2026-09-13T10:49:00Z" w:initials="CS">
    <w:p w14:paraId="2ACCC4CD" w14:textId="77777777" w:rsidR="009B45AB" w:rsidRDefault="009B45AB" w:rsidP="00FA2C71">
      <w:pPr>
        <w:pStyle w:val="CommentText"/>
      </w:pPr>
      <w:r>
        <w:rPr>
          <w:rStyle w:val="CommentReference"/>
        </w:rPr>
        <w:annotationRef/>
      </w:r>
      <w:r>
        <w:t>Adjusted</w:t>
      </w:r>
    </w:p>
  </w:comment>
  <w:comment w:id="2931" w:author="GIZ" w:date="2026-08-17T11:20:00Z" w:initials="GIZ">
    <w:p w14:paraId="0CA6AD5D" w14:textId="77777777" w:rsidR="009B45AB" w:rsidRDefault="009B45AB" w:rsidP="00B21FCA">
      <w:pPr>
        <w:pStyle w:val="CommentText"/>
      </w:pPr>
      <w:r>
        <w:rPr>
          <w:rStyle w:val="CommentReference"/>
        </w:rPr>
        <w:annotationRef/>
      </w:r>
      <w:r>
        <w:t>Reliable and inclusive transition: The finding is logical and sound, however, we are not really raising the topic of Labour market development earlier so it seems like a general recommendations rather than targeted advice based on the model. Anything we can incorporate from preivous CASE work here?</w:t>
      </w:r>
    </w:p>
  </w:comment>
  <w:comment w:id="2932" w:author="Schult, Christoph" w:date="2026-09-13T10:37:00Z" w:initials="CS">
    <w:p w14:paraId="715587CC" w14:textId="77777777" w:rsidR="009B45AB" w:rsidRDefault="009B45AB" w:rsidP="0011432C">
      <w:pPr>
        <w:pStyle w:val="CommentText"/>
      </w:pPr>
      <w:r>
        <w:rPr>
          <w:rStyle w:val="CommentReference"/>
        </w:rPr>
        <w:annotationRef/>
      </w:r>
      <w: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B14AFA" w15:done="0"/>
  <w15:commentEx w15:paraId="0985931F" w15:done="1"/>
  <w15:commentEx w15:paraId="68CE43EA" w15:paraIdParent="0985931F" w15:done="1"/>
  <w15:commentEx w15:paraId="70541B55" w15:done="1"/>
  <w15:commentEx w15:paraId="0B288E3D" w15:done="1"/>
  <w15:commentEx w15:paraId="151F98E1" w15:done="1"/>
  <w15:commentEx w15:paraId="3EFA5589" w15:done="1"/>
  <w15:commentEx w15:paraId="5E52AC86" w15:paraIdParent="3EFA5589" w15:done="1"/>
  <w15:commentEx w15:paraId="7D7A5B26" w15:done="1"/>
  <w15:commentEx w15:paraId="55D0C6FE" w15:done="1"/>
  <w15:commentEx w15:paraId="7FC6439B" w15:paraIdParent="55D0C6FE" w15:done="1"/>
  <w15:commentEx w15:paraId="04CB4338" w15:done="1"/>
  <w15:commentEx w15:paraId="5769FF73" w15:paraIdParent="04CB4338" w15:done="1"/>
  <w15:commentEx w15:paraId="6C5A2477" w15:done="0"/>
  <w15:commentEx w15:paraId="7763EB0A" w15:paraIdParent="6C5A2477" w15:done="0"/>
  <w15:commentEx w15:paraId="2A10A194" w15:done="0"/>
  <w15:commentEx w15:paraId="0E2E86B7" w15:done="1"/>
  <w15:commentEx w15:paraId="42B110DA" w15:done="1"/>
  <w15:commentEx w15:paraId="75C060F4" w15:done="1"/>
  <w15:commentEx w15:paraId="12FC3F78" w15:done="1"/>
  <w15:commentEx w15:paraId="29423D4B" w15:done="1"/>
  <w15:commentEx w15:paraId="7E9DF3C7" w15:done="1"/>
  <w15:commentEx w15:paraId="0496DD29" w15:done="1"/>
  <w15:commentEx w15:paraId="044D36BB" w15:done="1"/>
  <w15:commentEx w15:paraId="7B9E14F7" w15:paraIdParent="044D36BB" w15:done="1"/>
  <w15:commentEx w15:paraId="20EFD837" w15:done="1"/>
  <w15:commentEx w15:paraId="0E100FB0" w15:done="1"/>
  <w15:commentEx w15:paraId="683E14BE" w15:done="1"/>
  <w15:commentEx w15:paraId="4B67EBF4" w15:done="0"/>
  <w15:commentEx w15:paraId="533B47EB" w15:paraIdParent="4B67EBF4" w15:done="0"/>
  <w15:commentEx w15:paraId="3903E1E5" w15:paraIdParent="4B67EBF4" w15:done="0"/>
  <w15:commentEx w15:paraId="2D9DE8D9" w15:paraIdParent="4B67EBF4" w15:done="0"/>
  <w15:commentEx w15:paraId="339C8516" w15:done="1"/>
  <w15:commentEx w15:paraId="7AF9043D" w15:done="1"/>
  <w15:commentEx w15:paraId="0ED8A24F" w15:done="1"/>
  <w15:commentEx w15:paraId="36213D99" w15:done="1"/>
  <w15:commentEx w15:paraId="40E975A7" w15:done="1"/>
  <w15:commentEx w15:paraId="1880E5F1" w15:paraIdParent="40E975A7" w15:done="1"/>
  <w15:commentEx w15:paraId="3D756882" w15:done="1"/>
  <w15:commentEx w15:paraId="285F4993" w15:paraIdParent="3D756882" w15:done="1"/>
  <w15:commentEx w15:paraId="07262995" w15:done="1"/>
  <w15:commentEx w15:paraId="223427F8" w15:paraIdParent="07262995" w15:done="1"/>
  <w15:commentEx w15:paraId="143FA118" w15:paraIdParent="07262995" w15:done="1"/>
  <w15:commentEx w15:paraId="1AAC5180" w15:done="1"/>
  <w15:commentEx w15:paraId="506E154F" w15:paraIdParent="1AAC5180" w15:done="1"/>
  <w15:commentEx w15:paraId="3EBB2CBE" w15:done="1"/>
  <w15:commentEx w15:paraId="07D88E9E" w15:paraIdParent="3EBB2CBE" w15:done="1"/>
  <w15:commentEx w15:paraId="5C4E3C25" w15:paraIdParent="3EBB2CBE" w15:done="1"/>
  <w15:commentEx w15:paraId="3FEEF3DF" w15:done="1"/>
  <w15:commentEx w15:paraId="6A78CA07" w15:paraIdParent="3FEEF3DF" w15:done="1"/>
  <w15:commentEx w15:paraId="36CC1446" w15:paraIdParent="3FEEF3DF" w15:done="1"/>
  <w15:commentEx w15:paraId="624985B9" w15:paraIdParent="3FEEF3DF" w15:done="1"/>
  <w15:commentEx w15:paraId="5220679F" w15:done="1"/>
  <w15:commentEx w15:paraId="32006A88" w15:paraIdParent="5220679F" w15:done="1"/>
  <w15:commentEx w15:paraId="4BAB647E" w15:done="1"/>
  <w15:commentEx w15:paraId="21025759" w15:paraIdParent="4BAB647E" w15:done="1"/>
  <w15:commentEx w15:paraId="12E9B6B0" w15:done="1"/>
  <w15:commentEx w15:paraId="06227D6A" w15:paraIdParent="12E9B6B0" w15:done="1"/>
  <w15:commentEx w15:paraId="0ECA7EE2" w15:done="1"/>
  <w15:commentEx w15:paraId="097262F8" w15:paraIdParent="0ECA7EE2" w15:done="1"/>
  <w15:commentEx w15:paraId="73C6C021" w15:done="1"/>
  <w15:commentEx w15:paraId="6040645E" w15:paraIdParent="73C6C021" w15:done="1"/>
  <w15:commentEx w15:paraId="48AE446A" w15:paraIdParent="73C6C021" w15:done="1"/>
  <w15:commentEx w15:paraId="0B3F675A" w15:paraIdParent="73C6C021" w15:done="1"/>
  <w15:commentEx w15:paraId="184B4F04" w15:paraIdParent="73C6C021" w15:done="1"/>
  <w15:commentEx w15:paraId="4C979259" w15:paraIdParent="73C6C021" w15:done="1"/>
  <w15:commentEx w15:paraId="77BC332F" w15:paraIdParent="73C6C021" w15:done="1"/>
  <w15:commentEx w15:paraId="52DF8009" w15:paraIdParent="73C6C021" w15:done="1"/>
  <w15:commentEx w15:paraId="4C36EAC5" w15:done="1"/>
  <w15:commentEx w15:paraId="1ACACC62" w15:paraIdParent="4C36EAC5" w15:done="1"/>
  <w15:commentEx w15:paraId="6EEE2217" w15:done="1"/>
  <w15:commentEx w15:paraId="6E553D88" w15:paraIdParent="6EEE2217" w15:done="1"/>
  <w15:commentEx w15:paraId="1076E8EE" w15:done="1"/>
  <w15:commentEx w15:paraId="23B02965" w15:paraIdParent="1076E8EE" w15:done="1"/>
  <w15:commentEx w15:paraId="19642D73" w15:done="1"/>
  <w15:commentEx w15:paraId="2BEF8FA5" w15:paraIdParent="19642D73" w15:done="1"/>
  <w15:commentEx w15:paraId="4822579C" w15:done="1"/>
  <w15:commentEx w15:paraId="6CEDC7DE" w15:paraIdParent="4822579C" w15:done="1"/>
  <w15:commentEx w15:paraId="4B2F063E" w15:paraIdParent="4822579C" w15:done="1"/>
  <w15:commentEx w15:paraId="1C5BE9D7" w15:paraIdParent="4822579C" w15:done="1"/>
  <w15:commentEx w15:paraId="15718F3A" w15:paraIdParent="4822579C" w15:done="1"/>
  <w15:commentEx w15:paraId="36FDF19F" w15:done="1"/>
  <w15:commentEx w15:paraId="7B13B6EA" w15:paraIdParent="36FDF19F" w15:done="1"/>
  <w15:commentEx w15:paraId="7147053C" w15:done="1"/>
  <w15:commentEx w15:paraId="7A9A9086" w15:paraIdParent="7147053C" w15:done="1"/>
  <w15:commentEx w15:paraId="2108D712" w15:done="1"/>
  <w15:commentEx w15:paraId="729B520C" w15:paraIdParent="2108D712" w15:done="1"/>
  <w15:commentEx w15:paraId="6E080536" w15:done="1"/>
  <w15:commentEx w15:paraId="57320D81" w15:paraIdParent="6E080536" w15:done="1"/>
  <w15:commentEx w15:paraId="447F59F1" w15:done="1"/>
  <w15:commentEx w15:paraId="40E9960E" w15:paraIdParent="447F59F1" w15:done="1"/>
  <w15:commentEx w15:paraId="2B26DF96" w15:done="1"/>
  <w15:commentEx w15:paraId="0D5C3C83" w15:paraIdParent="2B26DF96" w15:done="1"/>
  <w15:commentEx w15:paraId="02B74951" w15:done="1"/>
  <w15:commentEx w15:paraId="4589AA1D" w15:paraIdParent="02B74951" w15:done="1"/>
  <w15:commentEx w15:paraId="20A062D6" w15:done="1"/>
  <w15:commentEx w15:paraId="01B31F69" w15:paraIdParent="20A062D6" w15:done="1"/>
  <w15:commentEx w15:paraId="41C7A621" w15:done="1"/>
  <w15:commentEx w15:paraId="1934971D" w15:paraIdParent="41C7A621" w15:done="1"/>
  <w15:commentEx w15:paraId="34285CBE" w15:done="1"/>
  <w15:commentEx w15:paraId="1534A95B" w15:paraIdParent="34285CBE" w15:done="1"/>
  <w15:commentEx w15:paraId="787EDD32" w15:done="1"/>
  <w15:commentEx w15:paraId="309DC0A5" w15:paraIdParent="787EDD32" w15:done="1"/>
  <w15:commentEx w15:paraId="24665217" w15:paraIdParent="787EDD32" w15:done="1"/>
  <w15:commentEx w15:paraId="369850E8" w15:paraIdParent="787EDD32" w15:done="1"/>
  <w15:commentEx w15:paraId="0B4BB6CD" w15:done="1"/>
  <w15:commentEx w15:paraId="707FCDED" w15:paraIdParent="0B4BB6CD" w15:done="1"/>
  <w15:commentEx w15:paraId="18F90BDC" w15:done="1"/>
  <w15:commentEx w15:paraId="0FACACEB" w15:paraIdParent="18F90BDC" w15:done="1"/>
  <w15:commentEx w15:paraId="429647C8" w15:done="1"/>
  <w15:commentEx w15:paraId="6467DCFC" w15:done="1"/>
  <w15:commentEx w15:paraId="001461CA" w15:paraIdParent="6467DCFC" w15:done="1"/>
  <w15:commentEx w15:paraId="308C6978" w15:done="1"/>
  <w15:commentEx w15:paraId="3812CF07" w15:paraIdParent="308C6978" w15:done="1"/>
  <w15:commentEx w15:paraId="28311347" w15:paraIdParent="308C6978" w15:done="1"/>
  <w15:commentEx w15:paraId="0844F9B4" w15:done="1"/>
  <w15:commentEx w15:paraId="61125B71" w15:paraIdParent="0844F9B4" w15:done="1"/>
  <w15:commentEx w15:paraId="52D20B4E" w15:done="1"/>
  <w15:commentEx w15:paraId="24C1D98D" w15:paraIdParent="52D20B4E" w15:done="1"/>
  <w15:commentEx w15:paraId="40056A53" w15:done="1"/>
  <w15:commentEx w15:paraId="2ACCC4CD" w15:paraIdParent="40056A53" w15:done="1"/>
  <w15:commentEx w15:paraId="0CA6AD5D" w15:done="1"/>
  <w15:commentEx w15:paraId="715587CC" w15:paraIdParent="0CA6AD5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4FE87E2" w16cex:dateUtc="2026-09-23T12:26:00Z"/>
  <w16cex:commentExtensible w16cex:durableId="7C56DF91" w16cex:dateUtc="2026-09-22T10:02:00Z"/>
  <w16cex:commentExtensible w16cex:durableId="2621F065" w16cex:dateUtc="2026-09-22T15:34:00Z"/>
  <w16cex:commentExtensible w16cex:durableId="611271AC" w16cex:dateUtc="2026-08-14T12:48:00Z"/>
  <w16cex:commentExtensible w16cex:durableId="70E96F65" w16cex:dateUtc="2026-09-17T12:52:00Z"/>
  <w16cex:commentExtensible w16cex:durableId="52EF16B9" w16cex:dateUtc="2026-09-18T08:59:00Z"/>
  <w16cex:commentExtensible w16cex:durableId="3B773F96" w16cex:dateUtc="2026-09-17T12:52:00Z"/>
  <w16cex:commentExtensible w16cex:durableId="77FE2611" w16cex:dateUtc="2026-09-18T15:49:00Z"/>
  <w16cex:commentExtensible w16cex:durableId="4E07AF76" w16cex:dateUtc="2026-08-14T12:46:00Z"/>
  <w16cex:commentExtensible w16cex:durableId="5568FC5D" w16cex:dateUtc="2026-09-17T12:57:00Z"/>
  <w16cex:commentExtensible w16cex:durableId="4769C566" w16cex:dateUtc="2026-09-18T08:59:00Z"/>
  <w16cex:commentExtensible w16cex:durableId="10438A4B" w16cex:dateUtc="2026-09-17T12:58:00Z"/>
  <w16cex:commentExtensible w16cex:durableId="550E6689" w16cex:dateUtc="2026-09-18T08:59:00Z"/>
  <w16cex:commentExtensible w16cex:durableId="39FB76A9" w16cex:dateUtc="2026-09-17T13:01:00Z"/>
  <w16cex:commentExtensible w16cex:durableId="243CD131" w16cex:dateUtc="2026-09-22T15:30:00Z"/>
  <w16cex:commentExtensible w16cex:durableId="3A487E31" w16cex:dateUtc="2026-09-18T08:59:00Z"/>
  <w16cex:commentExtensible w16cex:durableId="3764F9DC" w16cex:dateUtc="2026-08-14T13:04:00Z"/>
  <w16cex:commentExtensible w16cex:durableId="486F8559" w16cex:dateUtc="2026-09-17T13:03:00Z"/>
  <w16cex:commentExtensible w16cex:durableId="10493D7D" w16cex:dateUtc="2026-09-18T08:59:00Z"/>
  <w16cex:commentExtensible w16cex:durableId="4A312154" w16cex:dateUtc="2026-09-17T13:04:00Z"/>
  <w16cex:commentExtensible w16cex:durableId="2C965D09" w16cex:dateUtc="2026-09-18T08:59:00Z"/>
  <w16cex:commentExtensible w16cex:durableId="2B5B2B03" w16cex:dateUtc="2026-08-14T13:12:00Z"/>
  <w16cex:commentExtensible w16cex:durableId="71AF3407" w16cex:dateUtc="2026-08-17T08:41:00Z"/>
  <w16cex:commentExtensible w16cex:durableId="73D6A671" w16cex:dateUtc="2026-09-17T13:07:00Z"/>
  <w16cex:commentExtensible w16cex:durableId="73E88D75" w16cex:dateUtc="2026-09-18T08:59:00Z"/>
  <w16cex:commentExtensible w16cex:durableId="22B95679" w16cex:dateUtc="2026-09-17T13:08:00Z"/>
  <w16cex:commentExtensible w16cex:durableId="12B58F2C" w16cex:dateUtc="2026-09-18T08:59:00Z"/>
  <w16cex:commentExtensible w16cex:durableId="6AC06B6D" w16cex:dateUtc="2026-09-17T13:09:00Z"/>
  <w16cex:commentExtensible w16cex:durableId="3B71B6B0" w16cex:dateUtc="2026-09-18T08:59:00Z"/>
  <w16cex:commentExtensible w16cex:durableId="508F8F7A" w16cex:dateUtc="2026-09-22T10:14:00Z"/>
  <w16cex:commentExtensible w16cex:durableId="036A0603" w16cex:dateUtc="2026-09-22T10:19:00Z"/>
  <w16cex:commentExtensible w16cex:durableId="0E513A19" w16cex:dateUtc="2026-09-22T15:43:00Z"/>
  <w16cex:commentExtensible w16cex:durableId="19E5D1D8" w16cex:dateUtc="2026-09-17T15:34:00Z"/>
  <w16cex:commentExtensible w16cex:durableId="358551B0" w16cex:dateUtc="2026-09-18T08:59:00Z"/>
  <w16cex:commentExtensible w16cex:durableId="7976E97E" w16cex:dateUtc="2026-09-17T15:35:00Z"/>
  <w16cex:commentExtensible w16cex:durableId="6BB9FC92" w16cex:dateUtc="2026-09-18T08:59:00Z"/>
  <w16cex:commentExtensible w16cex:durableId="6AC3C2A8" w16cex:dateUtc="2026-09-17T15:37:00Z">
    <w16cex:extLst>
      <w16:ext w16:uri="{CE6994B0-6A32-4C9F-8C6B-6E91EDA988CE}">
        <cr:reactions xmlns:cr="http://schemas.microsoft.com/office/comments/2020/reactions">
          <cr:reaction reactionType="1">
            <cr:reactionInfo dateUtc="2026-09-18T13:15:32Z">
              <cr:user userId="S::joscha.albert@giz.de::c0cbfc80-854d-4663-a921-6af7a12d3a1c" userProvider="AD" userName="Albert, Joscha GIZ"/>
            </cr:reactionInfo>
          </cr:reaction>
        </cr:reactions>
      </w16:ext>
    </w16cex:extLst>
  </w16cex:commentExtensible>
  <w16cex:commentExtensible w16cex:durableId="07C59D46" w16cex:dateUtc="2026-09-18T08:59:00Z"/>
  <w16cex:commentExtensible w16cex:durableId="5055E193" w16cex:dateUtc="2026-09-17T15:39:00Z"/>
  <w16cex:commentExtensible w16cex:durableId="6AD8C51D" w16cex:dateUtc="2026-09-18T08:59:00Z"/>
  <w16cex:commentExtensible w16cex:durableId="01C08952" w16cex:dateUtc="2026-08-17T09:24:00Z"/>
  <w16cex:commentExtensible w16cex:durableId="59534151" w16cex:dateUtc="2026-09-11T08:26:00Z"/>
  <w16cex:commentExtensible w16cex:durableId="71AEC350" w16cex:dateUtc="2026-09-13T07:02:00Z"/>
  <w16cex:commentExtensible w16cex:durableId="018F7DC2" w16cex:dateUtc="2026-09-15T07:32:00Z"/>
  <w16cex:commentExtensible w16cex:durableId="1DF1D586" w16cex:dateUtc="2026-09-15T09:19:00Z"/>
  <w16cex:commentExtensible w16cex:durableId="2C69B4BE" w16cex:dateUtc="2026-09-18T13:19:00Z"/>
  <w16cex:commentExtensible w16cex:durableId="38BD16B7" w16cex:dateUtc="2026-09-18T16:33:00Z"/>
  <w16cex:commentExtensible w16cex:durableId="6014404E" w16cex:dateUtc="2026-09-18T16:35:00Z"/>
  <w16cex:commentExtensible w16cex:durableId="525042A1" w16cex:dateUtc="2026-08-18T02:45:00Z"/>
  <w16cex:commentExtensible w16cex:durableId="340DE875" w16cex:dateUtc="2026-09-09T11:45:00Z"/>
  <w16cex:commentExtensible w16cex:durableId="3DE89929" w16cex:dateUtc="2026-09-15T07:42:00Z"/>
  <w16cex:commentExtensible w16cex:durableId="66A974CB" w16cex:dateUtc="2026-09-15T09:20:00Z">
    <w16cex:extLst>
      <w16:ext w16:uri="{CE6994B0-6A32-4C9F-8C6B-6E91EDA988CE}">
        <cr:reactions xmlns:cr="http://schemas.microsoft.com/office/comments/2020/reactions">
          <cr:reaction reactionType="1">
            <cr:reactionInfo dateUtc="2026-09-15T09:55:24Z">
              <cr:user userId="GIZ" userProvider="None" userName="GIZ"/>
            </cr:reactionInfo>
          </cr:reaction>
        </cr:reactions>
      </w16:ext>
    </w16cex:extLst>
  </w16cex:commentExtensible>
  <w16cex:commentExtensible w16cex:durableId="5FB525A2" w16cex:dateUtc="2026-08-18T02:46:00Z"/>
  <w16cex:commentExtensible w16cex:durableId="2F8895C4" w16cex:dateUtc="2026-09-11T08:30:00Z"/>
  <w16cex:commentExtensible w16cex:durableId="364D6420" w16cex:dateUtc="2026-08-17T08:13:00Z"/>
  <w16cex:commentExtensible w16cex:durableId="16D2596F" w16cex:dateUtc="2026-09-11T08:45:00Z"/>
  <w16cex:commentExtensible w16cex:durableId="2E7FD60A" w16cex:dateUtc="2026-08-17T08:21:00Z"/>
  <w16cex:commentExtensible w16cex:durableId="2D0E79BD" w16cex:dateUtc="2026-09-11T15:26:00Z">
    <w16cex:extLst>
      <w16:ext w16:uri="{CE6994B0-6A32-4C9F-8C6B-6E91EDA988CE}">
        <cr:reactions xmlns:cr="http://schemas.microsoft.com/office/comments/2020/reactions">
          <cr:reaction reactionType="1">
            <cr:reactionInfo dateUtc="2026-09-15T08:02:23Z">
              <cr:user userId="GIZ" userProvider="None" userName="GIZ"/>
            </cr:reactionInfo>
          </cr:reaction>
        </cr:reactions>
      </w16:ext>
    </w16cex:extLst>
  </w16cex:commentExtensible>
  <w16cex:commentExtensible w16cex:durableId="6BF5F361" w16cex:dateUtc="2026-08-17T08:13:00Z"/>
  <w16cex:commentExtensible w16cex:durableId="5DB91434" w16cex:dateUtc="2026-09-11T08:45:00Z"/>
  <w16cex:commentExtensible w16cex:durableId="3C339835" w16cex:dateUtc="2026-08-14T13:40:00Z"/>
  <w16cex:commentExtensible w16cex:durableId="38FC6D94" w16cex:dateUtc="2026-08-14T13:59:00Z"/>
  <w16cex:commentExtensible w16cex:durableId="7A22B902" w16cex:dateUtc="2026-08-17T08:23:00Z"/>
  <w16cex:commentExtensible w16cex:durableId="5E5A408D" w16cex:dateUtc="2026-09-10T15:51:00Z"/>
  <w16cex:commentExtensible w16cex:durableId="558E4244" w16cex:dateUtc="2026-09-10T15:52:00Z"/>
  <w16cex:commentExtensible w16cex:durableId="0576BC62" w16cex:dateUtc="2026-09-10T15:52:00Z"/>
  <w16cex:commentExtensible w16cex:durableId="6AE4FE46" w16cex:dateUtc="2026-09-15T08:22:00Z"/>
  <w16cex:commentExtensible w16cex:durableId="584749B4" w16cex:dateUtc="2026-09-16T16:53:00Z"/>
  <w16cex:commentExtensible w16cex:durableId="66F2BA5B" w16cex:dateUtc="2026-08-17T07:23:00Z"/>
  <w16cex:commentExtensible w16cex:durableId="160A1E8B" w16cex:dateUtc="2026-09-11T16:17:00Z"/>
  <w16cex:commentExtensible w16cex:durableId="090819F9" w16cex:dateUtc="2026-08-17T08:44:00Z"/>
  <w16cex:commentExtensible w16cex:durableId="5EE05FAE" w16cex:dateUtc="2026-09-11T16:27:00Z"/>
  <w16cex:commentExtensible w16cex:durableId="275A45E8" w16cex:dateUtc="2026-08-17T12:57:00Z"/>
  <w16cex:commentExtensible w16cex:durableId="49BB1866" w16cex:dateUtc="2026-09-11T09:43:00Z"/>
  <w16cex:commentExtensible w16cex:durableId="62AF2C94" w16cex:dateUtc="2026-08-25T02:40:00Z"/>
  <w16cex:commentExtensible w16cex:durableId="206A86FE" w16cex:dateUtc="2026-09-11T16:41:00Z"/>
  <w16cex:commentExtensible w16cex:durableId="1AE9C9FF" w16cex:dateUtc="2026-08-17T07:46:00Z"/>
  <w16cex:commentExtensible w16cex:durableId="38BD3DE1" w16cex:dateUtc="2026-08-17T09:38:00Z"/>
  <w16cex:commentExtensible w16cex:durableId="3388342C" w16cex:dateUtc="2026-09-11T17:10:00Z"/>
  <w16cex:commentExtensible w16cex:durableId="01A7460D" w16cex:dateUtc="2026-09-15T12:03:00Z"/>
  <w16cex:commentExtensible w16cex:durableId="539C3967" w16cex:dateUtc="2026-09-16T11:04:00Z"/>
  <w16cex:commentExtensible w16cex:durableId="75E9BF17" w16cex:dateUtc="2026-09-15T12:09:00Z"/>
  <w16cex:commentExtensible w16cex:durableId="602B91CD" w16cex:dateUtc="2026-09-16T11:09:00Z"/>
  <w16cex:commentExtensible w16cex:durableId="7AADB7FD" w16cex:dateUtc="2026-08-18T02:47:00Z"/>
  <w16cex:commentExtensible w16cex:durableId="52E312EF" w16cex:dateUtc="2026-09-11T17:06:00Z"/>
  <w16cex:commentExtensible w16cex:durableId="0429E8DB" w16cex:dateUtc="2026-08-17T09:40:00Z"/>
  <w16cex:commentExtensible w16cex:durableId="2DEBDA2F" w16cex:dateUtc="2026-09-12T16:06:00Z"/>
  <w16cex:commentExtensible w16cex:durableId="654875B5" w16cex:dateUtc="2026-08-17T07:44:00Z"/>
  <w16cex:commentExtensible w16cex:durableId="6FD7F973" w16cex:dateUtc="2026-09-12T16:20:00Z"/>
  <w16cex:commentExtensible w16cex:durableId="08B4DC24" w16cex:dateUtc="2026-08-17T07:46:00Z"/>
  <w16cex:commentExtensible w16cex:durableId="18F2A5F9" w16cex:dateUtc="2026-09-12T16:15:00Z"/>
  <w16cex:commentExtensible w16cex:durableId="3754E59C" w16cex:dateUtc="2026-08-25T02:46:00Z"/>
  <w16cex:commentExtensible w16cex:durableId="18C20529" w16cex:dateUtc="2026-09-13T07:18:00Z"/>
  <w16cex:commentExtensible w16cex:durableId="795A5E04" w16cex:dateUtc="2026-08-17T07:47:00Z"/>
  <w16cex:commentExtensible w16cex:durableId="04AC900B" w16cex:dateUtc="2026-09-12T14:42:00Z"/>
  <w16cex:commentExtensible w16cex:durableId="71124BDF" w16cex:dateUtc="2026-08-25T02:46:00Z"/>
  <w16cex:commentExtensible w16cex:durableId="49E480A1" w16cex:dateUtc="2026-09-13T07:18:00Z"/>
  <w16cex:commentExtensible w16cex:durableId="5C4AC4BA" w16cex:dateUtc="2026-09-21T12:34:00Z"/>
  <w16cex:commentExtensible w16cex:durableId="1A7E1808" w16cex:dateUtc="2026-09-21T13:16:00Z"/>
  <w16cex:commentExtensible w16cex:durableId="6A842890" w16cex:dateUtc="2026-09-21T12:48:00Z"/>
  <w16cex:commentExtensible w16cex:durableId="12157531" w16cex:dateUtc="2026-09-21T13:20:00Z"/>
  <w16cex:commentExtensible w16cex:durableId="7AD684DD" w16cex:dateUtc="2026-08-17T08:30:00Z"/>
  <w16cex:commentExtensible w16cex:durableId="677EC443" w16cex:dateUtc="2026-09-11T17:07:00Z"/>
  <w16cex:commentExtensible w16cex:durableId="4FBAC240" w16cex:dateUtc="2026-09-15T12:21:00Z"/>
  <w16cex:commentExtensible w16cex:durableId="5C799409" w16cex:dateUtc="2026-09-16T09:17:00Z"/>
  <w16cex:commentExtensible w16cex:durableId="439D0FCA" w16cex:dateUtc="2026-08-18T02:48:00Z"/>
  <w16cex:commentExtensible w16cex:durableId="112CE588" w16cex:dateUtc="2026-09-12T16:09:00Z"/>
  <w16cex:commentExtensible w16cex:durableId="699AA76E" w16cex:dateUtc="2026-09-21T12:50:00Z"/>
  <w16cex:commentExtensible w16cex:durableId="57214AF9" w16cex:dateUtc="2026-09-21T13:25:00Z"/>
  <w16cex:commentExtensible w16cex:durableId="41BAEA3D" w16cex:dateUtc="2026-08-17T09:09:00Z"/>
  <w16cex:commentExtensible w16cex:durableId="49314BFB" w16cex:dateUtc="2026-08-25T03:15:00Z">
    <w16cex:extLst>
      <w16:ext w16:uri="{CE6994B0-6A32-4C9F-8C6B-6E91EDA988CE}">
        <cr:reactions xmlns:cr="http://schemas.microsoft.com/office/comments/2020/reactions">
          <cr:reaction reactionType="1">
            <cr:reactionInfo dateUtc="2026-08-25T06:39:17Z">
              <cr:user userId="S::carolin.tietz@giz.de::0e7098c4-1a6f-42a6-8759-ab0a53673e0b" userProvider="AD" userName="Tietz, Carolin GIZ"/>
            </cr:reactionInfo>
          </cr:reaction>
        </cr:reactions>
      </w16:ext>
    </w16cex:extLst>
  </w16cex:commentExtensible>
  <w16cex:commentExtensible w16cex:durableId="4D89721A" w16cex:dateUtc="2026-09-13T08:45:00Z"/>
  <w16cex:commentExtensible w16cex:durableId="0B3239F9" w16cex:dateUtc="2026-09-21T14:53:00Z"/>
  <w16cex:commentExtensible w16cex:durableId="6331439C" w16cex:dateUtc="2026-09-22T15:28:00Z"/>
  <w16cex:commentExtensible w16cex:durableId="6F84243B" w16cex:dateUtc="2026-09-22T15:57:00Z"/>
  <w16cex:commentExtensible w16cex:durableId="528C830A" w16cex:dateUtc="2026-08-17T09:17:00Z"/>
  <w16cex:commentExtensible w16cex:durableId="3A31FC12" w16cex:dateUtc="2026-09-13T08:49:00Z"/>
  <w16cex:commentExtensible w16cex:durableId="64E9E632" w16cex:dateUtc="2026-08-17T09:20:00Z"/>
  <w16cex:commentExtensible w16cex:durableId="4A12169C" w16cex:dateUtc="2026-09-13T08:37:00Z"/>
  <w16cex:commentExtensible w16cex:durableId="06B00F08" w16cex:dateUtc="2026-08-17T09:17:00Z"/>
  <w16cex:commentExtensible w16cex:durableId="37874561" w16cex:dateUtc="2026-09-13T08:49:00Z"/>
  <w16cex:commentExtensible w16cex:durableId="6CDF4161" w16cex:dateUtc="2026-08-17T09:20:00Z"/>
  <w16cex:commentExtensible w16cex:durableId="4D86EC99" w16cex:dateUtc="2026-09-13T08: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B14AFA" w16cid:durableId="74FE87E2"/>
  <w16cid:commentId w16cid:paraId="0985931F" w16cid:durableId="7C56DF91"/>
  <w16cid:commentId w16cid:paraId="68CE43EA" w16cid:durableId="2621F065"/>
  <w16cid:commentId w16cid:paraId="70541B55" w16cid:durableId="611271AC"/>
  <w16cid:commentId w16cid:paraId="0B288E3D" w16cid:durableId="70E96F65"/>
  <w16cid:commentId w16cid:paraId="151F98E1" w16cid:durableId="52EF16B9"/>
  <w16cid:commentId w16cid:paraId="3EFA5589" w16cid:durableId="3B773F96"/>
  <w16cid:commentId w16cid:paraId="5E52AC86" w16cid:durableId="77FE2611"/>
  <w16cid:commentId w16cid:paraId="7D7A5B26" w16cid:durableId="4E07AF76"/>
  <w16cid:commentId w16cid:paraId="55D0C6FE" w16cid:durableId="5568FC5D"/>
  <w16cid:commentId w16cid:paraId="7FC6439B" w16cid:durableId="4769C566"/>
  <w16cid:commentId w16cid:paraId="04CB4338" w16cid:durableId="10438A4B"/>
  <w16cid:commentId w16cid:paraId="5769FF73" w16cid:durableId="550E6689"/>
  <w16cid:commentId w16cid:paraId="6C5A2477" w16cid:durableId="39FB76A9"/>
  <w16cid:commentId w16cid:paraId="7763EB0A" w16cid:durableId="243CD131"/>
  <w16cid:commentId w16cid:paraId="2A10A194" w16cid:durableId="3A487E31"/>
  <w16cid:commentId w16cid:paraId="0E2E86B7" w16cid:durableId="3764F9DC"/>
  <w16cid:commentId w16cid:paraId="42B110DA" w16cid:durableId="486F8559"/>
  <w16cid:commentId w16cid:paraId="75C060F4" w16cid:durableId="10493D7D"/>
  <w16cid:commentId w16cid:paraId="12FC3F78" w16cid:durableId="4A312154"/>
  <w16cid:commentId w16cid:paraId="29423D4B" w16cid:durableId="2C965D09"/>
  <w16cid:commentId w16cid:paraId="7E9DF3C7" w16cid:durableId="2B5B2B03"/>
  <w16cid:commentId w16cid:paraId="0496DD29" w16cid:durableId="71AF3407"/>
  <w16cid:commentId w16cid:paraId="044D36BB" w16cid:durableId="73D6A671"/>
  <w16cid:commentId w16cid:paraId="7B9E14F7" w16cid:durableId="73E88D75"/>
  <w16cid:commentId w16cid:paraId="20EFD837" w16cid:durableId="22B95679"/>
  <w16cid:commentId w16cid:paraId="0E100FB0" w16cid:durableId="12B58F2C"/>
  <w16cid:commentId w16cid:paraId="683E14BE" w16cid:durableId="6AC06B6D"/>
  <w16cid:commentId w16cid:paraId="4B67EBF4" w16cid:durableId="3B71B6B0"/>
  <w16cid:commentId w16cid:paraId="533B47EB" w16cid:durableId="508F8F7A"/>
  <w16cid:commentId w16cid:paraId="3903E1E5" w16cid:durableId="036A0603"/>
  <w16cid:commentId w16cid:paraId="2D9DE8D9" w16cid:durableId="0E513A19"/>
  <w16cid:commentId w16cid:paraId="339C8516" w16cid:durableId="19E5D1D8"/>
  <w16cid:commentId w16cid:paraId="7AF9043D" w16cid:durableId="358551B0"/>
  <w16cid:commentId w16cid:paraId="0ED8A24F" w16cid:durableId="7976E97E"/>
  <w16cid:commentId w16cid:paraId="36213D99" w16cid:durableId="6BB9FC92"/>
  <w16cid:commentId w16cid:paraId="40E975A7" w16cid:durableId="6AC3C2A8"/>
  <w16cid:commentId w16cid:paraId="1880E5F1" w16cid:durableId="07C59D46"/>
  <w16cid:commentId w16cid:paraId="3D756882" w16cid:durableId="5055E193"/>
  <w16cid:commentId w16cid:paraId="285F4993" w16cid:durableId="6AD8C51D"/>
  <w16cid:commentId w16cid:paraId="07262995" w16cid:durableId="01C08952"/>
  <w16cid:commentId w16cid:paraId="223427F8" w16cid:durableId="59534151"/>
  <w16cid:commentId w16cid:paraId="143FA118" w16cid:durableId="71AEC350"/>
  <w16cid:commentId w16cid:paraId="1AAC5180" w16cid:durableId="018F7DC2"/>
  <w16cid:commentId w16cid:paraId="506E154F" w16cid:durableId="1DF1D586"/>
  <w16cid:commentId w16cid:paraId="3EBB2CBE" w16cid:durableId="2C69B4BE"/>
  <w16cid:commentId w16cid:paraId="07D88E9E" w16cid:durableId="38BD16B7"/>
  <w16cid:commentId w16cid:paraId="5C4E3C25" w16cid:durableId="6014404E"/>
  <w16cid:commentId w16cid:paraId="3FEEF3DF" w16cid:durableId="525042A1"/>
  <w16cid:commentId w16cid:paraId="6A78CA07" w16cid:durableId="340DE875"/>
  <w16cid:commentId w16cid:paraId="36CC1446" w16cid:durableId="3DE89929"/>
  <w16cid:commentId w16cid:paraId="624985B9" w16cid:durableId="66A974CB"/>
  <w16cid:commentId w16cid:paraId="5220679F" w16cid:durableId="5FB525A2"/>
  <w16cid:commentId w16cid:paraId="32006A88" w16cid:durableId="2F8895C4"/>
  <w16cid:commentId w16cid:paraId="4BAB647E" w16cid:durableId="364D6420"/>
  <w16cid:commentId w16cid:paraId="21025759" w16cid:durableId="16D2596F"/>
  <w16cid:commentId w16cid:paraId="12E9B6B0" w16cid:durableId="2E7FD60A"/>
  <w16cid:commentId w16cid:paraId="06227D6A" w16cid:durableId="2D0E79BD"/>
  <w16cid:commentId w16cid:paraId="0ECA7EE2" w16cid:durableId="6BF5F361"/>
  <w16cid:commentId w16cid:paraId="097262F8" w16cid:durableId="5DB91434"/>
  <w16cid:commentId w16cid:paraId="73C6C021" w16cid:durableId="3C339835"/>
  <w16cid:commentId w16cid:paraId="6040645E" w16cid:durableId="38FC6D94"/>
  <w16cid:commentId w16cid:paraId="48AE446A" w16cid:durableId="7A22B902"/>
  <w16cid:commentId w16cid:paraId="0B3F675A" w16cid:durableId="5E5A408D"/>
  <w16cid:commentId w16cid:paraId="184B4F04" w16cid:durableId="558E4244"/>
  <w16cid:commentId w16cid:paraId="4C979259" w16cid:durableId="0576BC62"/>
  <w16cid:commentId w16cid:paraId="77BC332F" w16cid:durableId="6AE4FE46"/>
  <w16cid:commentId w16cid:paraId="52DF8009" w16cid:durableId="584749B4"/>
  <w16cid:commentId w16cid:paraId="4C36EAC5" w16cid:durableId="66F2BA5B"/>
  <w16cid:commentId w16cid:paraId="1ACACC62" w16cid:durableId="160A1E8B"/>
  <w16cid:commentId w16cid:paraId="6EEE2217" w16cid:durableId="090819F9"/>
  <w16cid:commentId w16cid:paraId="6E553D88" w16cid:durableId="5EE05FAE"/>
  <w16cid:commentId w16cid:paraId="1076E8EE" w16cid:durableId="275A45E8"/>
  <w16cid:commentId w16cid:paraId="23B02965" w16cid:durableId="49BB1866"/>
  <w16cid:commentId w16cid:paraId="19642D73" w16cid:durableId="62AF2C94"/>
  <w16cid:commentId w16cid:paraId="2BEF8FA5" w16cid:durableId="206A86FE"/>
  <w16cid:commentId w16cid:paraId="4822579C" w16cid:durableId="1AE9C9FF"/>
  <w16cid:commentId w16cid:paraId="6CEDC7DE" w16cid:durableId="38BD3DE1"/>
  <w16cid:commentId w16cid:paraId="4B2F063E" w16cid:durableId="3388342C"/>
  <w16cid:commentId w16cid:paraId="1C5BE9D7" w16cid:durableId="01A7460D"/>
  <w16cid:commentId w16cid:paraId="15718F3A" w16cid:durableId="539C3967"/>
  <w16cid:commentId w16cid:paraId="36FDF19F" w16cid:durableId="75E9BF17"/>
  <w16cid:commentId w16cid:paraId="7B13B6EA" w16cid:durableId="602B91CD"/>
  <w16cid:commentId w16cid:paraId="7147053C" w16cid:durableId="7AADB7FD"/>
  <w16cid:commentId w16cid:paraId="7A9A9086" w16cid:durableId="52E312EF"/>
  <w16cid:commentId w16cid:paraId="2108D712" w16cid:durableId="0429E8DB"/>
  <w16cid:commentId w16cid:paraId="729B520C" w16cid:durableId="2DEBDA2F"/>
  <w16cid:commentId w16cid:paraId="6E080536" w16cid:durableId="654875B5"/>
  <w16cid:commentId w16cid:paraId="57320D81" w16cid:durableId="6FD7F973"/>
  <w16cid:commentId w16cid:paraId="447F59F1" w16cid:durableId="08B4DC24"/>
  <w16cid:commentId w16cid:paraId="40E9960E" w16cid:durableId="18F2A5F9"/>
  <w16cid:commentId w16cid:paraId="2B26DF96" w16cid:durableId="3754E59C"/>
  <w16cid:commentId w16cid:paraId="0D5C3C83" w16cid:durableId="18C20529"/>
  <w16cid:commentId w16cid:paraId="02B74951" w16cid:durableId="795A5E04"/>
  <w16cid:commentId w16cid:paraId="4589AA1D" w16cid:durableId="04AC900B"/>
  <w16cid:commentId w16cid:paraId="20A062D6" w16cid:durableId="71124BDF"/>
  <w16cid:commentId w16cid:paraId="01B31F69" w16cid:durableId="49E480A1"/>
  <w16cid:commentId w16cid:paraId="41C7A621" w16cid:durableId="5C4AC4BA"/>
  <w16cid:commentId w16cid:paraId="1934971D" w16cid:durableId="1A7E1808"/>
  <w16cid:commentId w16cid:paraId="34285CBE" w16cid:durableId="6A842890"/>
  <w16cid:commentId w16cid:paraId="1534A95B" w16cid:durableId="12157531"/>
  <w16cid:commentId w16cid:paraId="787EDD32" w16cid:durableId="7AD684DD"/>
  <w16cid:commentId w16cid:paraId="309DC0A5" w16cid:durableId="677EC443"/>
  <w16cid:commentId w16cid:paraId="24665217" w16cid:durableId="4FBAC240"/>
  <w16cid:commentId w16cid:paraId="369850E8" w16cid:durableId="5C799409"/>
  <w16cid:commentId w16cid:paraId="0B4BB6CD" w16cid:durableId="439D0FCA"/>
  <w16cid:commentId w16cid:paraId="707FCDED" w16cid:durableId="112CE588"/>
  <w16cid:commentId w16cid:paraId="18F90BDC" w16cid:durableId="699AA76E"/>
  <w16cid:commentId w16cid:paraId="0FACACEB" w16cid:durableId="57214AF9"/>
  <w16cid:commentId w16cid:paraId="429647C8" w16cid:durableId="41BAEA3D"/>
  <w16cid:commentId w16cid:paraId="6467DCFC" w16cid:durableId="49314BFB"/>
  <w16cid:commentId w16cid:paraId="001461CA" w16cid:durableId="4D89721A"/>
  <w16cid:commentId w16cid:paraId="308C6978" w16cid:durableId="0B3239F9"/>
  <w16cid:commentId w16cid:paraId="3812CF07" w16cid:durableId="6331439C"/>
  <w16cid:commentId w16cid:paraId="28311347" w16cid:durableId="6F84243B"/>
  <w16cid:commentId w16cid:paraId="0844F9B4" w16cid:durableId="528C830A"/>
  <w16cid:commentId w16cid:paraId="61125B71" w16cid:durableId="3A31FC12"/>
  <w16cid:commentId w16cid:paraId="52D20B4E" w16cid:durableId="64E9E632"/>
  <w16cid:commentId w16cid:paraId="24C1D98D" w16cid:durableId="4A12169C"/>
  <w16cid:commentId w16cid:paraId="40056A53" w16cid:durableId="06B00F08"/>
  <w16cid:commentId w16cid:paraId="2ACCC4CD" w16cid:durableId="37874561"/>
  <w16cid:commentId w16cid:paraId="0CA6AD5D" w16cid:durableId="6CDF4161"/>
  <w16cid:commentId w16cid:paraId="715587CC" w16cid:durableId="4D86EC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0BB00" w14:textId="77777777" w:rsidR="00866A54" w:rsidRDefault="00866A54">
      <w:pPr>
        <w:spacing w:after="0" w:line="240" w:lineRule="auto"/>
      </w:pPr>
      <w:r>
        <w:separator/>
      </w:r>
    </w:p>
  </w:endnote>
  <w:endnote w:type="continuationSeparator" w:id="0">
    <w:p w14:paraId="7BD78A4A" w14:textId="77777777" w:rsidR="00866A54" w:rsidRDefault="00866A54">
      <w:pPr>
        <w:spacing w:after="0" w:line="240" w:lineRule="auto"/>
      </w:pPr>
      <w:r>
        <w:continuationSeparator/>
      </w:r>
    </w:p>
  </w:endnote>
  <w:endnote w:type="continuationNotice" w:id="1">
    <w:p w14:paraId="58F61723" w14:textId="77777777" w:rsidR="00866A54" w:rsidRDefault="00866A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randon Grotesque Bold">
    <w:altName w:val="Trebuchet MS"/>
    <w:panose1 w:val="00000000000000000000"/>
    <w:charset w:val="00"/>
    <w:family w:val="swiss"/>
    <w:notTrueType/>
    <w:pitch w:val="variable"/>
    <w:sig w:usb0="A00000AF" w:usb1="5000205B" w:usb2="00000000" w:usb3="00000000" w:csb0="0000009B" w:csb1="00000000"/>
  </w:font>
  <w:font w:name="Tahoma">
    <w:panose1 w:val="020B0604030504040204"/>
    <w:charset w:val="00"/>
    <w:family w:val="swiss"/>
    <w:pitch w:val="variable"/>
    <w:sig w:usb0="E1002EFF" w:usb1="C000605B" w:usb2="00000029" w:usb3="00000000" w:csb0="000101FF" w:csb1="00000000"/>
  </w:font>
  <w:font w:name="Brandon Grotesque Regular">
    <w:altName w:val="Corbel"/>
    <w:panose1 w:val="00000000000000000000"/>
    <w:charset w:val="00"/>
    <w:family w:val="swiss"/>
    <w:notTrueType/>
    <w:pitch w:val="variable"/>
    <w:sig w:usb0="A00000AF" w:usb1="5000205B" w:usb2="00000000" w:usb3="00000000" w:csb0="0000009B" w:csb1="00000000"/>
  </w:font>
  <w:font w:name="Futura Bk BT">
    <w:altName w:val="Bahnschrift Light"/>
    <w:charset w:val="00"/>
    <w:family w:val="swiss"/>
    <w:pitch w:val="variable"/>
    <w:sig w:usb0="00000087" w:usb1="00000000" w:usb2="00000000" w:usb3="00000000" w:csb0="0000001B" w:csb1="00000000"/>
  </w:font>
  <w:font w:name="Adobe Arabic">
    <w:altName w:val="Times New Roman"/>
    <w:panose1 w:val="00000000000000000000"/>
    <w:charset w:val="00"/>
    <w:family w:val="roman"/>
    <w:notTrueType/>
    <w:pitch w:val="variable"/>
    <w:sig w:usb0="8000202F" w:usb1="8000A04A" w:usb2="00000008" w:usb3="00000000" w:csb0="00000041" w:csb1="00000000"/>
  </w:font>
  <w:font w:name="Futura Hv BT">
    <w:altName w:val="Calibri"/>
    <w:charset w:val="00"/>
    <w:family w:val="swiss"/>
    <w:pitch w:val="variable"/>
    <w:sig w:usb0="00000087" w:usb1="00000000" w:usb2="00000000" w:usb3="00000000" w:csb0="0000001B" w:csb1="00000000"/>
  </w:font>
  <w:font w:name="Futura Lt BT">
    <w:altName w:val="Calibri"/>
    <w:charset w:val="00"/>
    <w:family w:val="swiss"/>
    <w:pitch w:val="variable"/>
    <w:sig w:usb0="00000087" w:usb1="00000000" w:usb2="00000000" w:usb3="00000000" w:csb0="0000001B" w:csb1="00000000"/>
  </w:font>
  <w:font w:name="Brandon Grotesque Medium">
    <w:altName w:val="Trebuchet MS"/>
    <w:panose1 w:val="00000000000000000000"/>
    <w:charset w:val="00"/>
    <w:family w:val="swiss"/>
    <w:notTrueType/>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Futura Std">
    <w:altName w:val="Century Gothic"/>
    <w:panose1 w:val="00000000000000000000"/>
    <w:charset w:val="00"/>
    <w:family w:val="roman"/>
    <w:notTrueType/>
    <w:pitch w:val="default"/>
  </w:font>
  <w:font w:name="Apto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Brandon Grotesque Black">
    <w:altName w:val="Cambria"/>
    <w:panose1 w:val="00000000000000000000"/>
    <w:charset w:val="00"/>
    <w:family w:val="roman"/>
    <w:notTrueType/>
    <w:pitch w:val="default"/>
  </w:font>
  <w:font w:name="Brandon Grotesqu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190514"/>
      <w:docPartObj>
        <w:docPartGallery w:val="Page Numbers (Bottom of Page)"/>
        <w:docPartUnique/>
      </w:docPartObj>
    </w:sdtPr>
    <w:sdtContent>
      <w:p w14:paraId="70A578CB" w14:textId="77777777" w:rsidR="002B6202" w:rsidRDefault="002B6202">
        <w:pPr>
          <w:pStyle w:val="Footer"/>
        </w:pPr>
        <w:r>
          <w:fldChar w:fldCharType="begin"/>
        </w:r>
        <w:r>
          <w:instrText>PAGE   \* MERGEFORMAT</w:instrText>
        </w:r>
        <w:r>
          <w:fldChar w:fldCharType="separate"/>
        </w:r>
        <w:r>
          <w:rPr>
            <w:noProof/>
          </w:rPr>
          <w:t>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191922"/>
      <w:docPartObj>
        <w:docPartGallery w:val="Page Numbers (Bottom of Page)"/>
        <w:docPartUnique/>
      </w:docPartObj>
    </w:sdtPr>
    <w:sdtContent>
      <w:p w14:paraId="0BCFFBE5" w14:textId="77777777" w:rsidR="002B6202" w:rsidRDefault="002B6202">
        <w:pPr>
          <w:pStyle w:val="Footer"/>
          <w:jc w:val="right"/>
        </w:pPr>
        <w:r>
          <w:fldChar w:fldCharType="begin"/>
        </w:r>
        <w:r>
          <w:instrText>PAGE   \* MERGEFORMAT</w:instrText>
        </w:r>
        <w:r>
          <w:fldChar w:fldCharType="separate"/>
        </w:r>
        <w:r w:rsidR="00000168">
          <w:rPr>
            <w:noProof/>
          </w:rPr>
          <w:t>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96694"/>
      <w:docPartObj>
        <w:docPartGallery w:val="Page Numbers (Bottom of Page)"/>
        <w:docPartUnique/>
      </w:docPartObj>
    </w:sdtPr>
    <w:sdtContent>
      <w:p w14:paraId="6C0E51E7" w14:textId="77777777" w:rsidR="002B6202" w:rsidRDefault="002B6202">
        <w:pPr>
          <w:pStyle w:val="Footer"/>
        </w:pPr>
        <w:r>
          <w:fldChar w:fldCharType="begin"/>
        </w:r>
        <w:r>
          <w:instrText>PAGE   \* MERGEFORMAT</w:instrText>
        </w:r>
        <w:r>
          <w:fldChar w:fldCharType="separate"/>
        </w:r>
        <w:r>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82BD5" w14:textId="77777777" w:rsidR="00866A54" w:rsidRDefault="00866A54">
      <w:pPr>
        <w:spacing w:after="0" w:line="240" w:lineRule="auto"/>
      </w:pPr>
      <w:r>
        <w:separator/>
      </w:r>
    </w:p>
  </w:footnote>
  <w:footnote w:type="continuationSeparator" w:id="0">
    <w:p w14:paraId="6B1284D7" w14:textId="77777777" w:rsidR="00866A54" w:rsidRDefault="00866A54">
      <w:pPr>
        <w:spacing w:after="0" w:line="240" w:lineRule="auto"/>
      </w:pPr>
      <w:r>
        <w:separator/>
      </w:r>
    </w:p>
  </w:footnote>
  <w:footnote w:type="continuationNotice" w:id="1">
    <w:p w14:paraId="680D78E1" w14:textId="77777777" w:rsidR="00866A54" w:rsidRDefault="00866A54">
      <w:pPr>
        <w:spacing w:after="0" w:line="240" w:lineRule="auto"/>
      </w:pPr>
    </w:p>
  </w:footnote>
  <w:footnote w:id="2">
    <w:p w14:paraId="6F919732" w14:textId="3C117B2A" w:rsidR="008B2E71" w:rsidRPr="008B2E71" w:rsidRDefault="008B2E71">
      <w:pPr>
        <w:pStyle w:val="IWHFunote"/>
        <w:rPr>
          <w:lang w:val="en-US"/>
          <w:rPrChange w:id="866" w:author="Schult, Christoph" w:date="2026-09-11T10:22:00Z" w16du:dateUtc="2026-09-11T08:22:00Z">
            <w:rPr/>
          </w:rPrChange>
        </w:rPr>
        <w:pPrChange w:id="867" w:author="Schult, Christoph" w:date="2026-09-11T10:22:00Z" w16du:dateUtc="2026-09-11T08:22:00Z">
          <w:pPr>
            <w:pStyle w:val="FootnoteText"/>
          </w:pPr>
        </w:pPrChange>
      </w:pPr>
      <w:ins w:id="868" w:author="Schult, Christoph" w:date="2026-09-11T10:22:00Z" w16du:dateUtc="2026-09-11T08:22:00Z">
        <w:r>
          <w:rPr>
            <w:rStyle w:val="FootnoteReference"/>
          </w:rPr>
          <w:footnoteRef/>
        </w:r>
        <w:r w:rsidRPr="008B2E71">
          <w:rPr>
            <w:lang w:val="en-US"/>
            <w:rPrChange w:id="869" w:author="Schult, Christoph" w:date="2026-09-11T10:22:00Z" w16du:dateUtc="2026-09-11T08:22:00Z">
              <w:rPr/>
            </w:rPrChange>
          </w:rPr>
          <w:t xml:space="preserve"> </w:t>
        </w:r>
        <w:r w:rsidRPr="00E34300">
          <w:rPr>
            <w:lang w:val="en-US"/>
          </w:rPr>
          <w:t xml:space="preserve">The 7.4%/5.1% savings paths and </w:t>
        </w:r>
      </w:ins>
      <w:ins w:id="870" w:author="Schult, Christoph" w:date="2026-09-14T12:02:00Z" w16du:dateUtc="2026-09-14T10:02:00Z">
        <w:r w:rsidR="00F2164B">
          <w:rPr>
            <w:lang w:val="en-US"/>
          </w:rPr>
          <w:t>less than</w:t>
        </w:r>
      </w:ins>
      <w:ins w:id="871" w:author="Schult, Christoph" w:date="2026-09-11T10:22:00Z" w16du:dateUtc="2026-09-11T08:22:00Z">
        <w:r w:rsidRPr="00E34300">
          <w:rPr>
            <w:lang w:val="en-US"/>
          </w:rPr>
          <w:t xml:space="preserve"> USD </w:t>
        </w:r>
      </w:ins>
      <w:ins w:id="872" w:author="Schult, Christoph" w:date="2026-09-14T12:02:00Z" w16du:dateUtc="2026-09-14T10:02:00Z">
        <w:r w:rsidR="00F2164B">
          <w:rPr>
            <w:lang w:val="en-US"/>
          </w:rPr>
          <w:t>400</w:t>
        </w:r>
      </w:ins>
      <w:ins w:id="873" w:author="Schult, Christoph" w:date="2026-09-11T10:22:00Z" w16du:dateUtc="2026-09-11T08:22:00Z">
        <w:r w:rsidRPr="00E34300">
          <w:rPr>
            <w:lang w:val="en-US"/>
          </w:rPr>
          <w:t xml:space="preserve"> million/year investment figure are not quantitative targets stated verbatim</w:t>
        </w:r>
      </w:ins>
      <w:ins w:id="874" w:author="Schult, Christoph" w:date="2026-09-16T19:05:00Z" w16du:dateUtc="2026-09-16T17:05:00Z">
        <w:r w:rsidR="00E61717">
          <w:rPr>
            <w:lang w:val="en-US"/>
          </w:rPr>
          <w:t xml:space="preserve"> </w:t>
        </w:r>
      </w:ins>
      <w:ins w:id="875" w:author="Schult, Christoph" w:date="2026-09-11T10:22:00Z" w16du:dateUtc="2026-09-11T08:22:00Z">
        <w:r w:rsidRPr="00E34300">
          <w:rPr>
            <w:lang w:val="en-US"/>
          </w:rPr>
          <w:t>in Directive 10; they are expert-calibrated modelling assumptions constructed by the project team to represent the</w:t>
        </w:r>
      </w:ins>
      <w:ins w:id="876" w:author="Schult, Christoph" w:date="2026-09-11T10:23:00Z" w16du:dateUtc="2026-09-11T08:23:00Z">
        <w:r w:rsidR="00E34300">
          <w:rPr>
            <w:lang w:val="en-US"/>
          </w:rPr>
          <w:t xml:space="preserve"> </w:t>
        </w:r>
      </w:ins>
      <w:ins w:id="877" w:author="Schult, Christoph" w:date="2026-09-11T10:22:00Z" w16du:dateUtc="2026-09-11T08:22:00Z">
        <w:r w:rsidRPr="00E34300">
          <w:rPr>
            <w:lang w:val="en-US"/>
          </w:rPr>
          <w:t>Directive's</w:t>
        </w:r>
      </w:ins>
      <w:ins w:id="878" w:author="Schult, Christoph" w:date="2026-09-16T19:05:00Z" w16du:dateUtc="2026-09-16T17:05:00Z">
        <w:r w:rsidR="00E61717">
          <w:rPr>
            <w:lang w:val="en-US"/>
          </w:rPr>
          <w:t xml:space="preserve"> </w:t>
        </w:r>
      </w:ins>
      <w:ins w:id="879" w:author="Schult, Christoph" w:date="2026-09-11T10:22:00Z" w16du:dateUtc="2026-09-11T08:22:00Z">
        <w:r w:rsidRPr="00E34300">
          <w:rPr>
            <w:lang w:val="en-US"/>
          </w:rPr>
          <w:t>efficiency ambition. Savings percentages are converted into sector-level energy-productivity shocks in the</w:t>
        </w:r>
      </w:ins>
      <w:ins w:id="880" w:author="Schult, Christoph" w:date="2026-09-11T10:23:00Z" w16du:dateUtc="2026-09-11T08:23:00Z">
        <w:r w:rsidR="00E34300">
          <w:rPr>
            <w:lang w:val="en-US"/>
          </w:rPr>
          <w:t xml:space="preserve"> </w:t>
        </w:r>
      </w:ins>
      <w:ins w:id="881" w:author="Schult, Christoph" w:date="2026-09-11T10:22:00Z" w16du:dateUtc="2026-09-11T08:22:00Z">
        <w:r w:rsidRPr="00E34300">
          <w:rPr>
            <w:lang w:val="en-US"/>
          </w:rPr>
          <w:t>model (industry and</w:t>
        </w:r>
      </w:ins>
      <w:ins w:id="882" w:author="Schult, Christoph" w:date="2026-09-11T10:23:00Z" w16du:dateUtc="2026-09-11T08:23:00Z">
        <w:r w:rsidR="00E34300">
          <w:rPr>
            <w:lang w:val="en-US"/>
          </w:rPr>
          <w:t xml:space="preserve"> </w:t>
        </w:r>
      </w:ins>
      <w:ins w:id="883" w:author="Schult, Christoph" w:date="2026-09-11T10:22:00Z" w16du:dateUtc="2026-09-11T08:22:00Z">
        <w:r w:rsidRPr="00E34300">
          <w:rPr>
            <w:lang w:val="en-US"/>
          </w:rPr>
          <w:t>services), and the associated investment path is accumulated as a capital-cost stock feeding those shocks. Calibration draws on</w:t>
        </w:r>
      </w:ins>
      <w:ins w:id="884" w:author="Schult, Christoph" w:date="2026-09-16T19:05:00Z" w16du:dateUtc="2026-09-16T17:05:00Z">
        <w:r w:rsidR="00E61717">
          <w:rPr>
            <w:lang w:val="en-US"/>
          </w:rPr>
          <w:t xml:space="preserve"> </w:t>
        </w:r>
      </w:ins>
      <w:ins w:id="885" w:author="Schult, Christoph" w:date="2026-09-11T10:22:00Z" w16du:dateUtc="2026-09-11T08:22:00Z">
        <w:r w:rsidRPr="00E34300">
          <w:rPr>
            <w:lang w:val="en-US"/>
          </w:rPr>
          <w:t>sector energy-intensity benchmarks and comparable efficiency-programme cost data; it does not represent a specific budget</w:t>
        </w:r>
      </w:ins>
      <w:ins w:id="886" w:author="Schult, Christoph" w:date="2026-09-16T19:05:00Z" w16du:dateUtc="2026-09-16T17:05:00Z">
        <w:r w:rsidR="00E61717">
          <w:rPr>
            <w:lang w:val="en-US"/>
          </w:rPr>
          <w:t xml:space="preserve"> </w:t>
        </w:r>
      </w:ins>
      <w:ins w:id="887" w:author="Schult, Christoph" w:date="2026-09-11T10:22:00Z" w16du:dateUtc="2026-09-11T08:22:00Z">
        <w:r w:rsidRPr="00E34300">
          <w:rPr>
            <w:lang w:val="en-US"/>
          </w:rPr>
          <w:t>line published in the Directive.</w:t>
        </w:r>
      </w:ins>
    </w:p>
  </w:footnote>
  <w:footnote w:id="3">
    <w:p w14:paraId="79B8A468" w14:textId="77777777" w:rsidR="004E38DA" w:rsidRPr="00A55653" w:rsidRDefault="004E38DA" w:rsidP="004E38DA">
      <w:pPr>
        <w:pStyle w:val="IWHFunotentext"/>
        <w:rPr>
          <w:ins w:id="1328" w:author="Schult, Christoph" w:date="2026-09-17T18:36:00Z" w16du:dateUtc="2026-09-17T16:36:00Z"/>
          <w:lang w:val="en-US"/>
        </w:rPr>
      </w:pPr>
      <w:ins w:id="1329" w:author="Schult, Christoph" w:date="2026-09-17T18:36:00Z" w16du:dateUtc="2026-09-17T16:36:00Z">
        <w:r>
          <w:rPr>
            <w:rStyle w:val="FootnoteReference"/>
          </w:rPr>
          <w:footnoteRef/>
        </w:r>
        <w:r w:rsidRPr="00A55653">
          <w:rPr>
            <w:lang w:val="en-US"/>
          </w:rPr>
          <w:t xml:space="preserve"> The model's second capital-cost channel is labelled "foreign" for convenience, but it represents credit-enhanced, non-household private capital</w:t>
        </w:r>
        <w:r>
          <w:rPr>
            <w:lang w:val="en-US"/>
          </w:rPr>
          <w:t xml:space="preserve"> </w:t>
        </w:r>
        <w:r w:rsidRPr="00A55653">
          <w:rPr>
            <w:lang w:val="en-US"/>
          </w:rPr>
          <w:t>priced at an intermediate rate of about 6–7%. The residency of corporate green-bond finance is not identified separately.</w:t>
        </w:r>
      </w:ins>
    </w:p>
  </w:footnote>
  <w:footnote w:id="4">
    <w:p w14:paraId="17669BB2" w14:textId="35DB67F3" w:rsidR="0061513C" w:rsidRPr="00A55653" w:rsidRDefault="0061513C" w:rsidP="0061513C">
      <w:pPr>
        <w:pStyle w:val="FootnoteText"/>
        <w:rPr>
          <w:ins w:id="2699" w:author="Schult, Christoph" w:date="2026-09-16T12:17:00Z" w16du:dateUtc="2026-09-16T10:17:00Z"/>
          <w:lang w:val="en-US"/>
        </w:rPr>
      </w:pPr>
      <w:ins w:id="2700" w:author="Schult, Christoph" w:date="2026-09-16T12:17:00Z" w16du:dateUtc="2026-09-16T10:17:00Z">
        <w:r>
          <w:rPr>
            <w:rStyle w:val="FootnoteReference"/>
          </w:rPr>
          <w:footnoteRef/>
        </w:r>
        <w:r w:rsidRPr="00A55653">
          <w:rPr>
            <w:lang w:val="en-US"/>
          </w:rPr>
          <w:t xml:space="preserve"> </w:t>
        </w:r>
        <w:r w:rsidRPr="008F53BB">
          <w:rPr>
            <w:lang w:val="en-US"/>
          </w:rPr>
          <w:t xml:space="preserve">Carbon prices for the revised PDP8 replicate the values reported in </w:t>
        </w:r>
      </w:ins>
      <w:ins w:id="2701" w:author="Schult, Christoph" w:date="2026-09-16T18:47:00Z" w16du:dateUtc="2026-09-16T16:47:00Z">
        <w:r w:rsidR="004133A0" w:rsidRPr="004133A0">
          <w:rPr>
            <w:szCs w:val="22"/>
            <w:lang w:val="en-US"/>
          </w:rPr>
          <w:t>Carbon Trust, Asia Group Advisors, and Climate Smart Ventures</w:t>
        </w:r>
      </w:ins>
      <w:ins w:id="2702" w:author="Schult, Christoph" w:date="2026-09-16T12:17:00Z" w16du:dateUtc="2026-09-16T10:17:00Z">
        <w:r w:rsidRPr="00AC6C28">
          <w:rPr>
            <w:szCs w:val="22"/>
            <w:lang w:val="en-US"/>
          </w:rPr>
          <w:t xml:space="preserve"> (2021)</w:t>
        </w:r>
        <w:r w:rsidRPr="00A55653">
          <w:rPr>
            <w:szCs w:val="22"/>
            <w:lang w:val="en-US"/>
          </w:rPr>
          <w:t>.</w:t>
        </w:r>
        <w:r>
          <w:rPr>
            <w:szCs w:val="22"/>
            <w:lang w:val="en-US"/>
          </w:rPr>
          <w:t xml:space="preserve"> Further, the simulated CO</w:t>
        </w:r>
        <w:r w:rsidRPr="00A55653">
          <w:rPr>
            <w:szCs w:val="22"/>
            <w:vertAlign w:val="subscript"/>
            <w:lang w:val="en-US"/>
          </w:rPr>
          <w:t>2</w:t>
        </w:r>
        <w:r>
          <w:rPr>
            <w:szCs w:val="22"/>
            <w:lang w:val="en-US"/>
          </w:rPr>
          <w:t xml:space="preserve"> price under Net-Zero </w:t>
        </w:r>
      </w:ins>
      <w:ins w:id="2703" w:author="Schult, Christoph" w:date="2026-09-16T18:18:00Z" w16du:dateUtc="2026-09-16T16:18:00Z">
        <w:r w:rsidR="00E01513">
          <w:rPr>
            <w:szCs w:val="22"/>
            <w:lang w:val="en-US"/>
          </w:rPr>
          <w:t xml:space="preserve">are consistent with </w:t>
        </w:r>
      </w:ins>
      <w:ins w:id="2704" w:author="Schult, Christoph" w:date="2026-09-16T12:17:00Z" w16du:dateUtc="2026-09-16T10:17:00Z">
        <w:r>
          <w:rPr>
            <w:szCs w:val="22"/>
            <w:lang w:val="en-US"/>
          </w:rPr>
          <w:t>the values reported in World Bank (2022) until 2040.</w:t>
        </w:r>
      </w:ins>
    </w:p>
  </w:footnote>
  <w:footnote w:id="5">
    <w:p w14:paraId="2DA867C6" w14:textId="3D4EB573" w:rsidR="00837E4D" w:rsidRPr="00441599" w:rsidRDefault="00F076F9">
      <w:pPr>
        <w:pStyle w:val="FootnoteText"/>
        <w:rPr>
          <w:lang w:val="en-US"/>
        </w:rPr>
      </w:pPr>
      <w:ins w:id="2849" w:author="Schult, Christoph" w:date="2026-09-12T18:11:00Z" w16du:dateUtc="2026-09-12T16:11:00Z">
        <w:r>
          <w:rPr>
            <w:rStyle w:val="FootnoteReference"/>
          </w:rPr>
          <w:footnoteRef/>
        </w:r>
        <w:r w:rsidRPr="00441599">
          <w:rPr>
            <w:lang w:val="en-US"/>
          </w:rPr>
          <w:t xml:space="preserve"> </w:t>
        </w:r>
      </w:ins>
      <w:ins w:id="2850" w:author="Schult, Christoph" w:date="2026-09-12T18:12:00Z" w16du:dateUtc="2026-09-12T16:12:00Z">
        <w:r w:rsidR="00837E4D" w:rsidRPr="00441599">
          <w:rPr>
            <w:lang w:val="en-US"/>
          </w:rPr>
          <w:t xml:space="preserve">World Bank, World Integrated Trade Solution (WITS), based on UN Comtrade data, “Photovoltaic cells, whether or not assembled in modules or made up into panels (HS 854140): Exports by country, 2023,” accessed 12 September 2026, </w:t>
        </w:r>
      </w:ins>
      <w:r w:rsidR="00837E4D">
        <w:fldChar w:fldCharType="begin"/>
      </w:r>
      <w:r w:rsidR="00837E4D" w:rsidRPr="00441599">
        <w:rPr>
          <w:lang w:val="en-US"/>
        </w:rPr>
        <w:instrText>HYPERLINK "https://wits.worldbank.org/trade/comtrade/en/country/ALL/year/2023/tradeflow/Exports/partner/WLD/product/854140"</w:instrText>
      </w:r>
      <w:r w:rsidR="00837E4D">
        <w:fldChar w:fldCharType="separate"/>
      </w:r>
      <w:ins w:id="2851" w:author="Schult, Christoph" w:date="2026-09-12T18:12:00Z" w16du:dateUtc="2026-09-12T16:12:00Z">
        <w:r w:rsidR="00837E4D" w:rsidRPr="00441599">
          <w:rPr>
            <w:rStyle w:val="Hyperlink"/>
            <w:lang w:val="en-US"/>
          </w:rPr>
          <w:t>https://wits.worldbank.org/trade/comtrade/en/country/ALL/year/2023/tradeflow/Exports/partner/WLD/product/854140</w:t>
        </w:r>
        <w:r w:rsidR="00837E4D">
          <w:fldChar w:fldCharType="end"/>
        </w:r>
        <w:r w:rsidR="00837E4D" w:rsidRPr="00441599">
          <w:rPr>
            <w:lang w:val="en-US"/>
          </w:rPr>
          <w:t>.</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7912B" w14:textId="77777777" w:rsidR="002B6202" w:rsidRDefault="002B6202">
    <w:pPr>
      <w:pStyle w:val="Header"/>
      <w:tabs>
        <w:tab w:val="clear" w:pos="4536"/>
        <w:tab w:val="clear" w:pos="9072"/>
        <w:tab w:val="center" w:pos="5387"/>
        <w:tab w:val="right" w:pos="9639"/>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FD404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pt;height:30pt" o:bullet="t">
        <v:imagedata r:id="rId1" o:title="IWH_Pfeil_RGB"/>
      </v:shape>
    </w:pict>
  </w:numPicBullet>
  <w:abstractNum w:abstractNumId="0" w15:restartNumberingAfterBreak="0">
    <w:nsid w:val="0000A990"/>
    <w:multiLevelType w:val="multilevel"/>
    <w:tmpl w:val="2012A53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D7084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0326C1"/>
    <w:multiLevelType w:val="hybridMultilevel"/>
    <w:tmpl w:val="D1CC0046"/>
    <w:lvl w:ilvl="0" w:tplc="E378FDC0">
      <w:start w:val="1"/>
      <w:numFmt w:val="bullet"/>
      <w:lvlText w:val=""/>
      <w:lvlJc w:val="left"/>
      <w:pPr>
        <w:ind w:left="720" w:hanging="360"/>
      </w:pPr>
      <w:rPr>
        <w:rFonts w:ascii="Symbol" w:hAnsi="Symbol"/>
      </w:rPr>
    </w:lvl>
    <w:lvl w:ilvl="1" w:tplc="4DBCA05A">
      <w:start w:val="1"/>
      <w:numFmt w:val="bullet"/>
      <w:lvlText w:val=""/>
      <w:lvlJc w:val="left"/>
      <w:pPr>
        <w:ind w:left="720" w:hanging="360"/>
      </w:pPr>
      <w:rPr>
        <w:rFonts w:ascii="Symbol" w:hAnsi="Symbol"/>
      </w:rPr>
    </w:lvl>
    <w:lvl w:ilvl="2" w:tplc="4B9C101C">
      <w:start w:val="1"/>
      <w:numFmt w:val="bullet"/>
      <w:lvlText w:val=""/>
      <w:lvlJc w:val="left"/>
      <w:pPr>
        <w:ind w:left="720" w:hanging="360"/>
      </w:pPr>
      <w:rPr>
        <w:rFonts w:ascii="Symbol" w:hAnsi="Symbol"/>
      </w:rPr>
    </w:lvl>
    <w:lvl w:ilvl="3" w:tplc="68E8FCD0">
      <w:start w:val="1"/>
      <w:numFmt w:val="bullet"/>
      <w:lvlText w:val=""/>
      <w:lvlJc w:val="left"/>
      <w:pPr>
        <w:ind w:left="720" w:hanging="360"/>
      </w:pPr>
      <w:rPr>
        <w:rFonts w:ascii="Symbol" w:hAnsi="Symbol"/>
      </w:rPr>
    </w:lvl>
    <w:lvl w:ilvl="4" w:tplc="7BC81338">
      <w:start w:val="1"/>
      <w:numFmt w:val="bullet"/>
      <w:lvlText w:val=""/>
      <w:lvlJc w:val="left"/>
      <w:pPr>
        <w:ind w:left="720" w:hanging="360"/>
      </w:pPr>
      <w:rPr>
        <w:rFonts w:ascii="Symbol" w:hAnsi="Symbol"/>
      </w:rPr>
    </w:lvl>
    <w:lvl w:ilvl="5" w:tplc="A4586102">
      <w:start w:val="1"/>
      <w:numFmt w:val="bullet"/>
      <w:lvlText w:val=""/>
      <w:lvlJc w:val="left"/>
      <w:pPr>
        <w:ind w:left="720" w:hanging="360"/>
      </w:pPr>
      <w:rPr>
        <w:rFonts w:ascii="Symbol" w:hAnsi="Symbol"/>
      </w:rPr>
    </w:lvl>
    <w:lvl w:ilvl="6" w:tplc="DE98130C">
      <w:start w:val="1"/>
      <w:numFmt w:val="bullet"/>
      <w:lvlText w:val=""/>
      <w:lvlJc w:val="left"/>
      <w:pPr>
        <w:ind w:left="720" w:hanging="360"/>
      </w:pPr>
      <w:rPr>
        <w:rFonts w:ascii="Symbol" w:hAnsi="Symbol"/>
      </w:rPr>
    </w:lvl>
    <w:lvl w:ilvl="7" w:tplc="368E3BE6">
      <w:start w:val="1"/>
      <w:numFmt w:val="bullet"/>
      <w:lvlText w:val=""/>
      <w:lvlJc w:val="left"/>
      <w:pPr>
        <w:ind w:left="720" w:hanging="360"/>
      </w:pPr>
      <w:rPr>
        <w:rFonts w:ascii="Symbol" w:hAnsi="Symbol"/>
      </w:rPr>
    </w:lvl>
    <w:lvl w:ilvl="8" w:tplc="3118E87C">
      <w:start w:val="1"/>
      <w:numFmt w:val="bullet"/>
      <w:lvlText w:val=""/>
      <w:lvlJc w:val="left"/>
      <w:pPr>
        <w:ind w:left="720" w:hanging="360"/>
      </w:pPr>
      <w:rPr>
        <w:rFonts w:ascii="Symbol" w:hAnsi="Symbol"/>
      </w:rPr>
    </w:lvl>
  </w:abstractNum>
  <w:abstractNum w:abstractNumId="3" w15:restartNumberingAfterBreak="0">
    <w:nsid w:val="00A99411"/>
    <w:multiLevelType w:val="multilevel"/>
    <w:tmpl w:val="37A6346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12D44F6"/>
    <w:multiLevelType w:val="hybridMultilevel"/>
    <w:tmpl w:val="9626B08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19E352F"/>
    <w:multiLevelType w:val="hybridMultilevel"/>
    <w:tmpl w:val="1CAC7854"/>
    <w:lvl w:ilvl="0" w:tplc="0407000F">
      <w:start w:val="1"/>
      <w:numFmt w:val="decimal"/>
      <w:lvlText w:val="%1."/>
      <w:lvlJc w:val="left"/>
      <w:pPr>
        <w:ind w:left="360" w:hanging="360"/>
      </w:pPr>
      <w:rPr>
        <w:rFont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027E4AF5"/>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4A55871"/>
    <w:multiLevelType w:val="multilevel"/>
    <w:tmpl w:val="73305D9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205E2"/>
    <w:multiLevelType w:val="hybridMultilevel"/>
    <w:tmpl w:val="61C06E6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05CD470F"/>
    <w:multiLevelType w:val="hybridMultilevel"/>
    <w:tmpl w:val="3A38FA1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09911F4F"/>
    <w:multiLevelType w:val="hybridMultilevel"/>
    <w:tmpl w:val="F780966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0AD00607"/>
    <w:multiLevelType w:val="hybridMultilevel"/>
    <w:tmpl w:val="E898D422"/>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0CFD6E1A"/>
    <w:multiLevelType w:val="hybridMultilevel"/>
    <w:tmpl w:val="529C79FC"/>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11DA0923"/>
    <w:multiLevelType w:val="hybridMultilevel"/>
    <w:tmpl w:val="C5780B8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139E4C00"/>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4C1662A"/>
    <w:multiLevelType w:val="hybridMultilevel"/>
    <w:tmpl w:val="40FC504E"/>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67D5BB3"/>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8D737A3"/>
    <w:multiLevelType w:val="hybridMultilevel"/>
    <w:tmpl w:val="28A00020"/>
    <w:lvl w:ilvl="0" w:tplc="0407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18DB3F79"/>
    <w:multiLevelType w:val="hybridMultilevel"/>
    <w:tmpl w:val="6630B58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9" w15:restartNumberingAfterBreak="0">
    <w:nsid w:val="1EA43A69"/>
    <w:multiLevelType w:val="hybridMultilevel"/>
    <w:tmpl w:val="1A06D536"/>
    <w:lvl w:ilvl="0" w:tplc="025AAA38">
      <w:start w:val="1"/>
      <w:numFmt w:val="bullet"/>
      <w:lvlText w:val="‒"/>
      <w:lvlJc w:val="left"/>
      <w:pPr>
        <w:ind w:left="720" w:hanging="360"/>
      </w:pPr>
      <w:rPr>
        <w:rFonts w:ascii="Calibri" w:hAnsi="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EB711C2"/>
    <w:multiLevelType w:val="hybridMultilevel"/>
    <w:tmpl w:val="8158865E"/>
    <w:lvl w:ilvl="0" w:tplc="4104835C">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1FF7BE7"/>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22890BA2"/>
    <w:multiLevelType w:val="multilevel"/>
    <w:tmpl w:val="EF2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84B93"/>
    <w:multiLevelType w:val="multilevel"/>
    <w:tmpl w:val="F5BCE7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2136" w:hanging="576"/>
      </w:pPr>
      <w:rPr>
        <w:rFonts w:hint="default"/>
      </w:rPr>
    </w:lvl>
    <w:lvl w:ilvl="2">
      <w:start w:val="1"/>
      <w:numFmt w:val="decimal"/>
      <w:pStyle w:val="Heading3"/>
      <w:lvlText w:val="%1.%2.%3"/>
      <w:lvlJc w:val="left"/>
      <w:pPr>
        <w:ind w:left="5824" w:hanging="720"/>
      </w:pPr>
      <w:rPr>
        <w:rFonts w:hint="default"/>
      </w:rPr>
    </w:lvl>
    <w:lvl w:ilvl="3">
      <w:start w:val="1"/>
      <w:numFmt w:val="decimal"/>
      <w:pStyle w:val="Heading4"/>
      <w:lvlText w:val="%1.%2.%3.%4"/>
      <w:lvlJc w:val="left"/>
      <w:pPr>
        <w:ind w:left="3275"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15:restartNumberingAfterBreak="0">
    <w:nsid w:val="27BF0C53"/>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8810BFE"/>
    <w:multiLevelType w:val="hybridMultilevel"/>
    <w:tmpl w:val="3B92A7F4"/>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29432F94"/>
    <w:multiLevelType w:val="multilevel"/>
    <w:tmpl w:val="D82C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D25190"/>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CA043E9"/>
    <w:multiLevelType w:val="hybridMultilevel"/>
    <w:tmpl w:val="F2345CB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9" w15:restartNumberingAfterBreak="0">
    <w:nsid w:val="2CE92EBD"/>
    <w:multiLevelType w:val="hybridMultilevel"/>
    <w:tmpl w:val="8D6A9B5A"/>
    <w:lvl w:ilvl="0" w:tplc="629A285A">
      <w:start w:val="1"/>
      <w:numFmt w:val="bullet"/>
      <w:lvlText w:val=""/>
      <w:lvlJc w:val="left"/>
      <w:pPr>
        <w:ind w:left="1080" w:hanging="360"/>
      </w:pPr>
      <w:rPr>
        <w:rFonts w:ascii="Symbol" w:hAnsi="Symbol"/>
      </w:rPr>
    </w:lvl>
    <w:lvl w:ilvl="1" w:tplc="628E7500">
      <w:start w:val="1"/>
      <w:numFmt w:val="bullet"/>
      <w:lvlText w:val=""/>
      <w:lvlJc w:val="left"/>
      <w:pPr>
        <w:ind w:left="1080" w:hanging="360"/>
      </w:pPr>
      <w:rPr>
        <w:rFonts w:ascii="Symbol" w:hAnsi="Symbol"/>
      </w:rPr>
    </w:lvl>
    <w:lvl w:ilvl="2" w:tplc="FDF2CB0A">
      <w:start w:val="1"/>
      <w:numFmt w:val="bullet"/>
      <w:lvlText w:val=""/>
      <w:lvlJc w:val="left"/>
      <w:pPr>
        <w:ind w:left="1080" w:hanging="360"/>
      </w:pPr>
      <w:rPr>
        <w:rFonts w:ascii="Symbol" w:hAnsi="Symbol"/>
      </w:rPr>
    </w:lvl>
    <w:lvl w:ilvl="3" w:tplc="F6EEAC5E">
      <w:start w:val="1"/>
      <w:numFmt w:val="bullet"/>
      <w:lvlText w:val=""/>
      <w:lvlJc w:val="left"/>
      <w:pPr>
        <w:ind w:left="1080" w:hanging="360"/>
      </w:pPr>
      <w:rPr>
        <w:rFonts w:ascii="Symbol" w:hAnsi="Symbol"/>
      </w:rPr>
    </w:lvl>
    <w:lvl w:ilvl="4" w:tplc="0FA8EAAE">
      <w:start w:val="1"/>
      <w:numFmt w:val="bullet"/>
      <w:lvlText w:val=""/>
      <w:lvlJc w:val="left"/>
      <w:pPr>
        <w:ind w:left="1080" w:hanging="360"/>
      </w:pPr>
      <w:rPr>
        <w:rFonts w:ascii="Symbol" w:hAnsi="Symbol"/>
      </w:rPr>
    </w:lvl>
    <w:lvl w:ilvl="5" w:tplc="C27A53AC">
      <w:start w:val="1"/>
      <w:numFmt w:val="bullet"/>
      <w:lvlText w:val=""/>
      <w:lvlJc w:val="left"/>
      <w:pPr>
        <w:ind w:left="1080" w:hanging="360"/>
      </w:pPr>
      <w:rPr>
        <w:rFonts w:ascii="Symbol" w:hAnsi="Symbol"/>
      </w:rPr>
    </w:lvl>
    <w:lvl w:ilvl="6" w:tplc="59940758">
      <w:start w:val="1"/>
      <w:numFmt w:val="bullet"/>
      <w:lvlText w:val=""/>
      <w:lvlJc w:val="left"/>
      <w:pPr>
        <w:ind w:left="1080" w:hanging="360"/>
      </w:pPr>
      <w:rPr>
        <w:rFonts w:ascii="Symbol" w:hAnsi="Symbol"/>
      </w:rPr>
    </w:lvl>
    <w:lvl w:ilvl="7" w:tplc="0D5E205A">
      <w:start w:val="1"/>
      <w:numFmt w:val="bullet"/>
      <w:lvlText w:val=""/>
      <w:lvlJc w:val="left"/>
      <w:pPr>
        <w:ind w:left="1080" w:hanging="360"/>
      </w:pPr>
      <w:rPr>
        <w:rFonts w:ascii="Symbol" w:hAnsi="Symbol"/>
      </w:rPr>
    </w:lvl>
    <w:lvl w:ilvl="8" w:tplc="A51EF542">
      <w:start w:val="1"/>
      <w:numFmt w:val="bullet"/>
      <w:lvlText w:val=""/>
      <w:lvlJc w:val="left"/>
      <w:pPr>
        <w:ind w:left="1080" w:hanging="360"/>
      </w:pPr>
      <w:rPr>
        <w:rFonts w:ascii="Symbol" w:hAnsi="Symbol"/>
      </w:rPr>
    </w:lvl>
  </w:abstractNum>
  <w:abstractNum w:abstractNumId="30" w15:restartNumberingAfterBreak="0">
    <w:nsid w:val="2D4743F6"/>
    <w:multiLevelType w:val="hybridMultilevel"/>
    <w:tmpl w:val="BEA6A18A"/>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1" w15:restartNumberingAfterBreak="0">
    <w:nsid w:val="364E04CD"/>
    <w:multiLevelType w:val="hybridMultilevel"/>
    <w:tmpl w:val="B9D485AC"/>
    <w:lvl w:ilvl="0" w:tplc="04070001">
      <w:start w:val="1"/>
      <w:numFmt w:val="bullet"/>
      <w:lvlText w:val=""/>
      <w:lvlJc w:val="left"/>
      <w:pPr>
        <w:ind w:left="1484" w:hanging="360"/>
      </w:pPr>
      <w:rPr>
        <w:rFonts w:ascii="Symbol" w:hAnsi="Symbol" w:hint="default"/>
      </w:rPr>
    </w:lvl>
    <w:lvl w:ilvl="1" w:tplc="04070003" w:tentative="1">
      <w:start w:val="1"/>
      <w:numFmt w:val="bullet"/>
      <w:lvlText w:val="o"/>
      <w:lvlJc w:val="left"/>
      <w:pPr>
        <w:ind w:left="2204" w:hanging="360"/>
      </w:pPr>
      <w:rPr>
        <w:rFonts w:ascii="Courier New" w:hAnsi="Courier New" w:cs="Courier New" w:hint="default"/>
      </w:rPr>
    </w:lvl>
    <w:lvl w:ilvl="2" w:tplc="04070005" w:tentative="1">
      <w:start w:val="1"/>
      <w:numFmt w:val="bullet"/>
      <w:lvlText w:val=""/>
      <w:lvlJc w:val="left"/>
      <w:pPr>
        <w:ind w:left="2924" w:hanging="360"/>
      </w:pPr>
      <w:rPr>
        <w:rFonts w:ascii="Wingdings" w:hAnsi="Wingdings" w:hint="default"/>
      </w:rPr>
    </w:lvl>
    <w:lvl w:ilvl="3" w:tplc="04070001" w:tentative="1">
      <w:start w:val="1"/>
      <w:numFmt w:val="bullet"/>
      <w:lvlText w:val=""/>
      <w:lvlJc w:val="left"/>
      <w:pPr>
        <w:ind w:left="3644" w:hanging="360"/>
      </w:pPr>
      <w:rPr>
        <w:rFonts w:ascii="Symbol" w:hAnsi="Symbol" w:hint="default"/>
      </w:rPr>
    </w:lvl>
    <w:lvl w:ilvl="4" w:tplc="04070003" w:tentative="1">
      <w:start w:val="1"/>
      <w:numFmt w:val="bullet"/>
      <w:lvlText w:val="o"/>
      <w:lvlJc w:val="left"/>
      <w:pPr>
        <w:ind w:left="4364" w:hanging="360"/>
      </w:pPr>
      <w:rPr>
        <w:rFonts w:ascii="Courier New" w:hAnsi="Courier New" w:cs="Courier New" w:hint="default"/>
      </w:rPr>
    </w:lvl>
    <w:lvl w:ilvl="5" w:tplc="04070005" w:tentative="1">
      <w:start w:val="1"/>
      <w:numFmt w:val="bullet"/>
      <w:lvlText w:val=""/>
      <w:lvlJc w:val="left"/>
      <w:pPr>
        <w:ind w:left="5084" w:hanging="360"/>
      </w:pPr>
      <w:rPr>
        <w:rFonts w:ascii="Wingdings" w:hAnsi="Wingdings" w:hint="default"/>
      </w:rPr>
    </w:lvl>
    <w:lvl w:ilvl="6" w:tplc="04070001" w:tentative="1">
      <w:start w:val="1"/>
      <w:numFmt w:val="bullet"/>
      <w:lvlText w:val=""/>
      <w:lvlJc w:val="left"/>
      <w:pPr>
        <w:ind w:left="5804" w:hanging="360"/>
      </w:pPr>
      <w:rPr>
        <w:rFonts w:ascii="Symbol" w:hAnsi="Symbol" w:hint="default"/>
      </w:rPr>
    </w:lvl>
    <w:lvl w:ilvl="7" w:tplc="04070003" w:tentative="1">
      <w:start w:val="1"/>
      <w:numFmt w:val="bullet"/>
      <w:lvlText w:val="o"/>
      <w:lvlJc w:val="left"/>
      <w:pPr>
        <w:ind w:left="6524" w:hanging="360"/>
      </w:pPr>
      <w:rPr>
        <w:rFonts w:ascii="Courier New" w:hAnsi="Courier New" w:cs="Courier New" w:hint="default"/>
      </w:rPr>
    </w:lvl>
    <w:lvl w:ilvl="8" w:tplc="04070005" w:tentative="1">
      <w:start w:val="1"/>
      <w:numFmt w:val="bullet"/>
      <w:lvlText w:val=""/>
      <w:lvlJc w:val="left"/>
      <w:pPr>
        <w:ind w:left="7244" w:hanging="360"/>
      </w:pPr>
      <w:rPr>
        <w:rFonts w:ascii="Wingdings" w:hAnsi="Wingdings" w:hint="default"/>
      </w:rPr>
    </w:lvl>
  </w:abstractNum>
  <w:abstractNum w:abstractNumId="32" w15:restartNumberingAfterBreak="0">
    <w:nsid w:val="38FF53E8"/>
    <w:multiLevelType w:val="hybridMultilevel"/>
    <w:tmpl w:val="A860FA06"/>
    <w:lvl w:ilvl="0" w:tplc="3DE0148C">
      <w:start w:val="1"/>
      <w:numFmt w:val="bullet"/>
      <w:pStyle w:val="Title"/>
      <w:lvlText w:val=""/>
      <w:lvlPicBulletId w:val="0"/>
      <w:lvlJc w:val="left"/>
      <w:pPr>
        <w:ind w:left="717" w:hanging="360"/>
      </w:pPr>
      <w:rPr>
        <w:rFonts w:ascii="Symbol" w:hAnsi="Symbol" w:hint="default"/>
        <w:color w:val="auto"/>
        <w:sz w:val="44"/>
        <w:u w:color="242B84" w:themeColor="accent1"/>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39D44BC9"/>
    <w:multiLevelType w:val="hybridMultilevel"/>
    <w:tmpl w:val="350EDC24"/>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4" w15:restartNumberingAfterBreak="0">
    <w:nsid w:val="40EE1976"/>
    <w:multiLevelType w:val="hybridMultilevel"/>
    <w:tmpl w:val="CA56C424"/>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448907D4"/>
    <w:multiLevelType w:val="hybridMultilevel"/>
    <w:tmpl w:val="0AC234BE"/>
    <w:lvl w:ilvl="0" w:tplc="C4382F18">
      <w:start w:val="1"/>
      <w:numFmt w:val="bullet"/>
      <w:lvlText w:val=""/>
      <w:lvlJc w:val="left"/>
      <w:pPr>
        <w:ind w:left="720" w:hanging="360"/>
      </w:pPr>
      <w:rPr>
        <w:rFonts w:ascii="Symbol" w:hAnsi="Symbol"/>
      </w:rPr>
    </w:lvl>
    <w:lvl w:ilvl="1" w:tplc="3126FB1C">
      <w:start w:val="1"/>
      <w:numFmt w:val="bullet"/>
      <w:lvlText w:val=""/>
      <w:lvlJc w:val="left"/>
      <w:pPr>
        <w:ind w:left="720" w:hanging="360"/>
      </w:pPr>
      <w:rPr>
        <w:rFonts w:ascii="Symbol" w:hAnsi="Symbol"/>
      </w:rPr>
    </w:lvl>
    <w:lvl w:ilvl="2" w:tplc="1F9AD054">
      <w:start w:val="1"/>
      <w:numFmt w:val="bullet"/>
      <w:lvlText w:val=""/>
      <w:lvlJc w:val="left"/>
      <w:pPr>
        <w:ind w:left="720" w:hanging="360"/>
      </w:pPr>
      <w:rPr>
        <w:rFonts w:ascii="Symbol" w:hAnsi="Symbol"/>
      </w:rPr>
    </w:lvl>
    <w:lvl w:ilvl="3" w:tplc="E16EC3B6">
      <w:start w:val="1"/>
      <w:numFmt w:val="bullet"/>
      <w:lvlText w:val=""/>
      <w:lvlJc w:val="left"/>
      <w:pPr>
        <w:ind w:left="720" w:hanging="360"/>
      </w:pPr>
      <w:rPr>
        <w:rFonts w:ascii="Symbol" w:hAnsi="Symbol"/>
      </w:rPr>
    </w:lvl>
    <w:lvl w:ilvl="4" w:tplc="AC745CDA">
      <w:start w:val="1"/>
      <w:numFmt w:val="bullet"/>
      <w:lvlText w:val=""/>
      <w:lvlJc w:val="left"/>
      <w:pPr>
        <w:ind w:left="720" w:hanging="360"/>
      </w:pPr>
      <w:rPr>
        <w:rFonts w:ascii="Symbol" w:hAnsi="Symbol"/>
      </w:rPr>
    </w:lvl>
    <w:lvl w:ilvl="5" w:tplc="8000EB8C">
      <w:start w:val="1"/>
      <w:numFmt w:val="bullet"/>
      <w:lvlText w:val=""/>
      <w:lvlJc w:val="left"/>
      <w:pPr>
        <w:ind w:left="720" w:hanging="360"/>
      </w:pPr>
      <w:rPr>
        <w:rFonts w:ascii="Symbol" w:hAnsi="Symbol"/>
      </w:rPr>
    </w:lvl>
    <w:lvl w:ilvl="6" w:tplc="FF4252AE">
      <w:start w:val="1"/>
      <w:numFmt w:val="bullet"/>
      <w:lvlText w:val=""/>
      <w:lvlJc w:val="left"/>
      <w:pPr>
        <w:ind w:left="720" w:hanging="360"/>
      </w:pPr>
      <w:rPr>
        <w:rFonts w:ascii="Symbol" w:hAnsi="Symbol"/>
      </w:rPr>
    </w:lvl>
    <w:lvl w:ilvl="7" w:tplc="70C84C2A">
      <w:start w:val="1"/>
      <w:numFmt w:val="bullet"/>
      <w:lvlText w:val=""/>
      <w:lvlJc w:val="left"/>
      <w:pPr>
        <w:ind w:left="720" w:hanging="360"/>
      </w:pPr>
      <w:rPr>
        <w:rFonts w:ascii="Symbol" w:hAnsi="Symbol"/>
      </w:rPr>
    </w:lvl>
    <w:lvl w:ilvl="8" w:tplc="5E16CA1A">
      <w:start w:val="1"/>
      <w:numFmt w:val="bullet"/>
      <w:lvlText w:val=""/>
      <w:lvlJc w:val="left"/>
      <w:pPr>
        <w:ind w:left="720" w:hanging="360"/>
      </w:pPr>
      <w:rPr>
        <w:rFonts w:ascii="Symbol" w:hAnsi="Symbol"/>
      </w:rPr>
    </w:lvl>
  </w:abstractNum>
  <w:abstractNum w:abstractNumId="36" w15:restartNumberingAfterBreak="0">
    <w:nsid w:val="460C0B63"/>
    <w:multiLevelType w:val="hybridMultilevel"/>
    <w:tmpl w:val="67F45B2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467E0AAD"/>
    <w:multiLevelType w:val="hybridMultilevel"/>
    <w:tmpl w:val="5C6C2032"/>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8" w15:restartNumberingAfterBreak="0">
    <w:nsid w:val="4AB24CF1"/>
    <w:multiLevelType w:val="hybridMultilevel"/>
    <w:tmpl w:val="B36E03A6"/>
    <w:lvl w:ilvl="0" w:tplc="4AD2DD02">
      <w:start w:val="1"/>
      <w:numFmt w:val="decimal"/>
      <w:lvlText w:val="%1)"/>
      <w:lvlJc w:val="left"/>
      <w:pPr>
        <w:ind w:left="720" w:hanging="360"/>
      </w:pPr>
      <w:rPr>
        <w:rFonts w:ascii="Cambria" w:eastAsiaTheme="minorEastAsia" w:hAnsi="Cambria" w:cs="Times New Roman"/>
        <w:b/>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4C4A72C3"/>
    <w:multiLevelType w:val="multilevel"/>
    <w:tmpl w:val="7B946F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2C6C75"/>
    <w:multiLevelType w:val="hybridMultilevel"/>
    <w:tmpl w:val="1D267D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5094017E"/>
    <w:multiLevelType w:val="multilevel"/>
    <w:tmpl w:val="ED7084A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2" w15:restartNumberingAfterBreak="0">
    <w:nsid w:val="518B0667"/>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52206F64"/>
    <w:multiLevelType w:val="hybridMultilevel"/>
    <w:tmpl w:val="215C08CA"/>
    <w:lvl w:ilvl="0" w:tplc="7310BEF2">
      <w:start w:val="1"/>
      <w:numFmt w:val="bullet"/>
      <w:lvlText w:val=""/>
      <w:lvlJc w:val="left"/>
      <w:pPr>
        <w:ind w:left="1080" w:hanging="360"/>
      </w:pPr>
      <w:rPr>
        <w:rFonts w:ascii="Symbol" w:hAnsi="Symbol"/>
      </w:rPr>
    </w:lvl>
    <w:lvl w:ilvl="1" w:tplc="E26CFFC6">
      <w:start w:val="1"/>
      <w:numFmt w:val="bullet"/>
      <w:lvlText w:val=""/>
      <w:lvlJc w:val="left"/>
      <w:pPr>
        <w:ind w:left="1080" w:hanging="360"/>
      </w:pPr>
      <w:rPr>
        <w:rFonts w:ascii="Symbol" w:hAnsi="Symbol"/>
      </w:rPr>
    </w:lvl>
    <w:lvl w:ilvl="2" w:tplc="E1F88950">
      <w:start w:val="1"/>
      <w:numFmt w:val="bullet"/>
      <w:lvlText w:val=""/>
      <w:lvlJc w:val="left"/>
      <w:pPr>
        <w:ind w:left="1080" w:hanging="360"/>
      </w:pPr>
      <w:rPr>
        <w:rFonts w:ascii="Symbol" w:hAnsi="Symbol"/>
      </w:rPr>
    </w:lvl>
    <w:lvl w:ilvl="3" w:tplc="6A84DF4A">
      <w:start w:val="1"/>
      <w:numFmt w:val="bullet"/>
      <w:lvlText w:val=""/>
      <w:lvlJc w:val="left"/>
      <w:pPr>
        <w:ind w:left="1080" w:hanging="360"/>
      </w:pPr>
      <w:rPr>
        <w:rFonts w:ascii="Symbol" w:hAnsi="Symbol"/>
      </w:rPr>
    </w:lvl>
    <w:lvl w:ilvl="4" w:tplc="DC24D036">
      <w:start w:val="1"/>
      <w:numFmt w:val="bullet"/>
      <w:lvlText w:val=""/>
      <w:lvlJc w:val="left"/>
      <w:pPr>
        <w:ind w:left="1080" w:hanging="360"/>
      </w:pPr>
      <w:rPr>
        <w:rFonts w:ascii="Symbol" w:hAnsi="Symbol"/>
      </w:rPr>
    </w:lvl>
    <w:lvl w:ilvl="5" w:tplc="33328E94">
      <w:start w:val="1"/>
      <w:numFmt w:val="bullet"/>
      <w:lvlText w:val=""/>
      <w:lvlJc w:val="left"/>
      <w:pPr>
        <w:ind w:left="1080" w:hanging="360"/>
      </w:pPr>
      <w:rPr>
        <w:rFonts w:ascii="Symbol" w:hAnsi="Symbol"/>
      </w:rPr>
    </w:lvl>
    <w:lvl w:ilvl="6" w:tplc="5016CE40">
      <w:start w:val="1"/>
      <w:numFmt w:val="bullet"/>
      <w:lvlText w:val=""/>
      <w:lvlJc w:val="left"/>
      <w:pPr>
        <w:ind w:left="1080" w:hanging="360"/>
      </w:pPr>
      <w:rPr>
        <w:rFonts w:ascii="Symbol" w:hAnsi="Symbol"/>
      </w:rPr>
    </w:lvl>
    <w:lvl w:ilvl="7" w:tplc="10B0A858">
      <w:start w:val="1"/>
      <w:numFmt w:val="bullet"/>
      <w:lvlText w:val=""/>
      <w:lvlJc w:val="left"/>
      <w:pPr>
        <w:ind w:left="1080" w:hanging="360"/>
      </w:pPr>
      <w:rPr>
        <w:rFonts w:ascii="Symbol" w:hAnsi="Symbol"/>
      </w:rPr>
    </w:lvl>
    <w:lvl w:ilvl="8" w:tplc="ACBAF5DC">
      <w:start w:val="1"/>
      <w:numFmt w:val="bullet"/>
      <w:lvlText w:val=""/>
      <w:lvlJc w:val="left"/>
      <w:pPr>
        <w:ind w:left="1080" w:hanging="360"/>
      </w:pPr>
      <w:rPr>
        <w:rFonts w:ascii="Symbol" w:hAnsi="Symbol"/>
      </w:rPr>
    </w:lvl>
  </w:abstractNum>
  <w:abstractNum w:abstractNumId="44" w15:restartNumberingAfterBreak="0">
    <w:nsid w:val="58B96BB7"/>
    <w:multiLevelType w:val="hybridMultilevel"/>
    <w:tmpl w:val="607CE7D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5" w15:restartNumberingAfterBreak="0">
    <w:nsid w:val="5F0932F8"/>
    <w:multiLevelType w:val="hybridMultilevel"/>
    <w:tmpl w:val="E35AA87C"/>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6" w15:restartNumberingAfterBreak="0">
    <w:nsid w:val="5F4E030D"/>
    <w:multiLevelType w:val="multilevel"/>
    <w:tmpl w:val="8658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BB4281"/>
    <w:multiLevelType w:val="hybridMultilevel"/>
    <w:tmpl w:val="01E8840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8" w15:restartNumberingAfterBreak="0">
    <w:nsid w:val="62D26E93"/>
    <w:multiLevelType w:val="hybridMultilevel"/>
    <w:tmpl w:val="9A4828A6"/>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9" w15:restartNumberingAfterBreak="0">
    <w:nsid w:val="631A372D"/>
    <w:multiLevelType w:val="hybridMultilevel"/>
    <w:tmpl w:val="24645F8E"/>
    <w:lvl w:ilvl="0" w:tplc="025AAA38">
      <w:start w:val="1"/>
      <w:numFmt w:val="bullet"/>
      <w:lvlText w:val="‒"/>
      <w:lvlJc w:val="left"/>
      <w:pPr>
        <w:ind w:left="360" w:hanging="360"/>
      </w:pPr>
      <w:rPr>
        <w:rFonts w:ascii="Calibri" w:hAnsi="Calibri"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0" w15:restartNumberingAfterBreak="0">
    <w:nsid w:val="64346DF1"/>
    <w:multiLevelType w:val="hybridMultilevel"/>
    <w:tmpl w:val="0CA2EF4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1" w15:restartNumberingAfterBreak="0">
    <w:nsid w:val="64ED2EBC"/>
    <w:multiLevelType w:val="hybridMultilevel"/>
    <w:tmpl w:val="622C9462"/>
    <w:lvl w:ilvl="0" w:tplc="21400FCA">
      <w:start w:val="1"/>
      <w:numFmt w:val="bullet"/>
      <w:lvlText w:val=""/>
      <w:lvlJc w:val="left"/>
      <w:pPr>
        <w:ind w:left="1080" w:hanging="360"/>
      </w:pPr>
      <w:rPr>
        <w:rFonts w:ascii="Symbol" w:hAnsi="Symbol"/>
      </w:rPr>
    </w:lvl>
    <w:lvl w:ilvl="1" w:tplc="0AE8BF10">
      <w:start w:val="1"/>
      <w:numFmt w:val="bullet"/>
      <w:lvlText w:val=""/>
      <w:lvlJc w:val="left"/>
      <w:pPr>
        <w:ind w:left="1080" w:hanging="360"/>
      </w:pPr>
      <w:rPr>
        <w:rFonts w:ascii="Symbol" w:hAnsi="Symbol"/>
      </w:rPr>
    </w:lvl>
    <w:lvl w:ilvl="2" w:tplc="44DAF2FC">
      <w:start w:val="1"/>
      <w:numFmt w:val="bullet"/>
      <w:lvlText w:val=""/>
      <w:lvlJc w:val="left"/>
      <w:pPr>
        <w:ind w:left="1080" w:hanging="360"/>
      </w:pPr>
      <w:rPr>
        <w:rFonts w:ascii="Symbol" w:hAnsi="Symbol"/>
      </w:rPr>
    </w:lvl>
    <w:lvl w:ilvl="3" w:tplc="4EAED492">
      <w:start w:val="1"/>
      <w:numFmt w:val="bullet"/>
      <w:lvlText w:val=""/>
      <w:lvlJc w:val="left"/>
      <w:pPr>
        <w:ind w:left="1080" w:hanging="360"/>
      </w:pPr>
      <w:rPr>
        <w:rFonts w:ascii="Symbol" w:hAnsi="Symbol"/>
      </w:rPr>
    </w:lvl>
    <w:lvl w:ilvl="4" w:tplc="6A189BBE">
      <w:start w:val="1"/>
      <w:numFmt w:val="bullet"/>
      <w:lvlText w:val=""/>
      <w:lvlJc w:val="left"/>
      <w:pPr>
        <w:ind w:left="1080" w:hanging="360"/>
      </w:pPr>
      <w:rPr>
        <w:rFonts w:ascii="Symbol" w:hAnsi="Symbol"/>
      </w:rPr>
    </w:lvl>
    <w:lvl w:ilvl="5" w:tplc="42B0CB84">
      <w:start w:val="1"/>
      <w:numFmt w:val="bullet"/>
      <w:lvlText w:val=""/>
      <w:lvlJc w:val="left"/>
      <w:pPr>
        <w:ind w:left="1080" w:hanging="360"/>
      </w:pPr>
      <w:rPr>
        <w:rFonts w:ascii="Symbol" w:hAnsi="Symbol"/>
      </w:rPr>
    </w:lvl>
    <w:lvl w:ilvl="6" w:tplc="351CDBE2">
      <w:start w:val="1"/>
      <w:numFmt w:val="bullet"/>
      <w:lvlText w:val=""/>
      <w:lvlJc w:val="left"/>
      <w:pPr>
        <w:ind w:left="1080" w:hanging="360"/>
      </w:pPr>
      <w:rPr>
        <w:rFonts w:ascii="Symbol" w:hAnsi="Symbol"/>
      </w:rPr>
    </w:lvl>
    <w:lvl w:ilvl="7" w:tplc="14B0052C">
      <w:start w:val="1"/>
      <w:numFmt w:val="bullet"/>
      <w:lvlText w:val=""/>
      <w:lvlJc w:val="left"/>
      <w:pPr>
        <w:ind w:left="1080" w:hanging="360"/>
      </w:pPr>
      <w:rPr>
        <w:rFonts w:ascii="Symbol" w:hAnsi="Symbol"/>
      </w:rPr>
    </w:lvl>
    <w:lvl w:ilvl="8" w:tplc="E8BC2F92">
      <w:start w:val="1"/>
      <w:numFmt w:val="bullet"/>
      <w:lvlText w:val=""/>
      <w:lvlJc w:val="left"/>
      <w:pPr>
        <w:ind w:left="1080" w:hanging="360"/>
      </w:pPr>
      <w:rPr>
        <w:rFonts w:ascii="Symbol" w:hAnsi="Symbol"/>
      </w:rPr>
    </w:lvl>
  </w:abstractNum>
  <w:abstractNum w:abstractNumId="52" w15:restartNumberingAfterBreak="0">
    <w:nsid w:val="652D427F"/>
    <w:multiLevelType w:val="hybridMultilevel"/>
    <w:tmpl w:val="3330223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3" w15:restartNumberingAfterBreak="0">
    <w:nsid w:val="6617450A"/>
    <w:multiLevelType w:val="hybridMultilevel"/>
    <w:tmpl w:val="B1EE90B6"/>
    <w:lvl w:ilvl="0" w:tplc="240AD5AC">
      <w:start w:val="1"/>
      <w:numFmt w:val="bullet"/>
      <w:lvlText w:val=""/>
      <w:lvlJc w:val="left"/>
      <w:pPr>
        <w:ind w:left="1080" w:hanging="360"/>
      </w:pPr>
      <w:rPr>
        <w:rFonts w:ascii="Symbol" w:hAnsi="Symbol"/>
      </w:rPr>
    </w:lvl>
    <w:lvl w:ilvl="1" w:tplc="DE889EA6">
      <w:start w:val="1"/>
      <w:numFmt w:val="bullet"/>
      <w:lvlText w:val=""/>
      <w:lvlJc w:val="left"/>
      <w:pPr>
        <w:ind w:left="1080" w:hanging="360"/>
      </w:pPr>
      <w:rPr>
        <w:rFonts w:ascii="Symbol" w:hAnsi="Symbol"/>
      </w:rPr>
    </w:lvl>
    <w:lvl w:ilvl="2" w:tplc="BF8AC038">
      <w:start w:val="1"/>
      <w:numFmt w:val="bullet"/>
      <w:lvlText w:val=""/>
      <w:lvlJc w:val="left"/>
      <w:pPr>
        <w:ind w:left="1080" w:hanging="360"/>
      </w:pPr>
      <w:rPr>
        <w:rFonts w:ascii="Symbol" w:hAnsi="Symbol"/>
      </w:rPr>
    </w:lvl>
    <w:lvl w:ilvl="3" w:tplc="C6E004E4">
      <w:start w:val="1"/>
      <w:numFmt w:val="bullet"/>
      <w:lvlText w:val=""/>
      <w:lvlJc w:val="left"/>
      <w:pPr>
        <w:ind w:left="1080" w:hanging="360"/>
      </w:pPr>
      <w:rPr>
        <w:rFonts w:ascii="Symbol" w:hAnsi="Symbol"/>
      </w:rPr>
    </w:lvl>
    <w:lvl w:ilvl="4" w:tplc="FA5070E8">
      <w:start w:val="1"/>
      <w:numFmt w:val="bullet"/>
      <w:lvlText w:val=""/>
      <w:lvlJc w:val="left"/>
      <w:pPr>
        <w:ind w:left="1080" w:hanging="360"/>
      </w:pPr>
      <w:rPr>
        <w:rFonts w:ascii="Symbol" w:hAnsi="Symbol"/>
      </w:rPr>
    </w:lvl>
    <w:lvl w:ilvl="5" w:tplc="E7DEC522">
      <w:start w:val="1"/>
      <w:numFmt w:val="bullet"/>
      <w:lvlText w:val=""/>
      <w:lvlJc w:val="left"/>
      <w:pPr>
        <w:ind w:left="1080" w:hanging="360"/>
      </w:pPr>
      <w:rPr>
        <w:rFonts w:ascii="Symbol" w:hAnsi="Symbol"/>
      </w:rPr>
    </w:lvl>
    <w:lvl w:ilvl="6" w:tplc="5CCEA69E">
      <w:start w:val="1"/>
      <w:numFmt w:val="bullet"/>
      <w:lvlText w:val=""/>
      <w:lvlJc w:val="left"/>
      <w:pPr>
        <w:ind w:left="1080" w:hanging="360"/>
      </w:pPr>
      <w:rPr>
        <w:rFonts w:ascii="Symbol" w:hAnsi="Symbol"/>
      </w:rPr>
    </w:lvl>
    <w:lvl w:ilvl="7" w:tplc="64EC3CA8">
      <w:start w:val="1"/>
      <w:numFmt w:val="bullet"/>
      <w:lvlText w:val=""/>
      <w:lvlJc w:val="left"/>
      <w:pPr>
        <w:ind w:left="1080" w:hanging="360"/>
      </w:pPr>
      <w:rPr>
        <w:rFonts w:ascii="Symbol" w:hAnsi="Symbol"/>
      </w:rPr>
    </w:lvl>
    <w:lvl w:ilvl="8" w:tplc="51EE7996">
      <w:start w:val="1"/>
      <w:numFmt w:val="bullet"/>
      <w:lvlText w:val=""/>
      <w:lvlJc w:val="left"/>
      <w:pPr>
        <w:ind w:left="1080" w:hanging="360"/>
      </w:pPr>
      <w:rPr>
        <w:rFonts w:ascii="Symbol" w:hAnsi="Symbol"/>
      </w:rPr>
    </w:lvl>
  </w:abstractNum>
  <w:abstractNum w:abstractNumId="54" w15:restartNumberingAfterBreak="0">
    <w:nsid w:val="6AB873CB"/>
    <w:multiLevelType w:val="hybridMultilevel"/>
    <w:tmpl w:val="20468D42"/>
    <w:lvl w:ilvl="0" w:tplc="B1E64F12">
      <w:start w:val="1"/>
      <w:numFmt w:val="bullet"/>
      <w:lvlText w:val=""/>
      <w:lvlJc w:val="left"/>
      <w:pPr>
        <w:ind w:left="720" w:hanging="360"/>
      </w:pPr>
      <w:rPr>
        <w:rFonts w:ascii="Symbol" w:hAnsi="Symbol"/>
      </w:rPr>
    </w:lvl>
    <w:lvl w:ilvl="1" w:tplc="E3444712">
      <w:start w:val="1"/>
      <w:numFmt w:val="bullet"/>
      <w:lvlText w:val=""/>
      <w:lvlJc w:val="left"/>
      <w:pPr>
        <w:ind w:left="720" w:hanging="360"/>
      </w:pPr>
      <w:rPr>
        <w:rFonts w:ascii="Symbol" w:hAnsi="Symbol"/>
      </w:rPr>
    </w:lvl>
    <w:lvl w:ilvl="2" w:tplc="E8EEB6BE">
      <w:start w:val="1"/>
      <w:numFmt w:val="bullet"/>
      <w:lvlText w:val=""/>
      <w:lvlJc w:val="left"/>
      <w:pPr>
        <w:ind w:left="720" w:hanging="360"/>
      </w:pPr>
      <w:rPr>
        <w:rFonts w:ascii="Symbol" w:hAnsi="Symbol"/>
      </w:rPr>
    </w:lvl>
    <w:lvl w:ilvl="3" w:tplc="388EF6E6">
      <w:start w:val="1"/>
      <w:numFmt w:val="bullet"/>
      <w:lvlText w:val=""/>
      <w:lvlJc w:val="left"/>
      <w:pPr>
        <w:ind w:left="720" w:hanging="360"/>
      </w:pPr>
      <w:rPr>
        <w:rFonts w:ascii="Symbol" w:hAnsi="Symbol"/>
      </w:rPr>
    </w:lvl>
    <w:lvl w:ilvl="4" w:tplc="680853D0">
      <w:start w:val="1"/>
      <w:numFmt w:val="bullet"/>
      <w:lvlText w:val=""/>
      <w:lvlJc w:val="left"/>
      <w:pPr>
        <w:ind w:left="720" w:hanging="360"/>
      </w:pPr>
      <w:rPr>
        <w:rFonts w:ascii="Symbol" w:hAnsi="Symbol"/>
      </w:rPr>
    </w:lvl>
    <w:lvl w:ilvl="5" w:tplc="CE96F82E">
      <w:start w:val="1"/>
      <w:numFmt w:val="bullet"/>
      <w:lvlText w:val=""/>
      <w:lvlJc w:val="left"/>
      <w:pPr>
        <w:ind w:left="720" w:hanging="360"/>
      </w:pPr>
      <w:rPr>
        <w:rFonts w:ascii="Symbol" w:hAnsi="Symbol"/>
      </w:rPr>
    </w:lvl>
    <w:lvl w:ilvl="6" w:tplc="BAF249BC">
      <w:start w:val="1"/>
      <w:numFmt w:val="bullet"/>
      <w:lvlText w:val=""/>
      <w:lvlJc w:val="left"/>
      <w:pPr>
        <w:ind w:left="720" w:hanging="360"/>
      </w:pPr>
      <w:rPr>
        <w:rFonts w:ascii="Symbol" w:hAnsi="Symbol"/>
      </w:rPr>
    </w:lvl>
    <w:lvl w:ilvl="7" w:tplc="2B083FE2">
      <w:start w:val="1"/>
      <w:numFmt w:val="bullet"/>
      <w:lvlText w:val=""/>
      <w:lvlJc w:val="left"/>
      <w:pPr>
        <w:ind w:left="720" w:hanging="360"/>
      </w:pPr>
      <w:rPr>
        <w:rFonts w:ascii="Symbol" w:hAnsi="Symbol"/>
      </w:rPr>
    </w:lvl>
    <w:lvl w:ilvl="8" w:tplc="46F0FB3A">
      <w:start w:val="1"/>
      <w:numFmt w:val="bullet"/>
      <w:lvlText w:val=""/>
      <w:lvlJc w:val="left"/>
      <w:pPr>
        <w:ind w:left="720" w:hanging="360"/>
      </w:pPr>
      <w:rPr>
        <w:rFonts w:ascii="Symbol" w:hAnsi="Symbol"/>
      </w:rPr>
    </w:lvl>
  </w:abstractNum>
  <w:abstractNum w:abstractNumId="55" w15:restartNumberingAfterBreak="0">
    <w:nsid w:val="6B0E41B0"/>
    <w:multiLevelType w:val="multilevel"/>
    <w:tmpl w:val="940AE80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C84ACE"/>
    <w:multiLevelType w:val="hybridMultilevel"/>
    <w:tmpl w:val="27CE81C8"/>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7" w15:restartNumberingAfterBreak="0">
    <w:nsid w:val="6FA84348"/>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8" w15:restartNumberingAfterBreak="0">
    <w:nsid w:val="70E55647"/>
    <w:multiLevelType w:val="hybridMultilevel"/>
    <w:tmpl w:val="56D81712"/>
    <w:lvl w:ilvl="0" w:tplc="04070001">
      <w:start w:val="1"/>
      <w:numFmt w:val="bullet"/>
      <w:lvlText w:val=""/>
      <w:lvlJc w:val="left"/>
      <w:pPr>
        <w:ind w:left="814" w:hanging="360"/>
      </w:pPr>
      <w:rPr>
        <w:rFonts w:ascii="Symbol" w:hAnsi="Symbol" w:hint="default"/>
        <w:b/>
      </w:rPr>
    </w:lvl>
    <w:lvl w:ilvl="1" w:tplc="FFFFFFFF" w:tentative="1">
      <w:start w:val="1"/>
      <w:numFmt w:val="lowerLetter"/>
      <w:lvlText w:val="%2."/>
      <w:lvlJc w:val="left"/>
      <w:pPr>
        <w:ind w:left="1534" w:hanging="360"/>
      </w:pPr>
    </w:lvl>
    <w:lvl w:ilvl="2" w:tplc="FFFFFFFF" w:tentative="1">
      <w:start w:val="1"/>
      <w:numFmt w:val="lowerRoman"/>
      <w:lvlText w:val="%3."/>
      <w:lvlJc w:val="right"/>
      <w:pPr>
        <w:ind w:left="2254" w:hanging="180"/>
      </w:pPr>
    </w:lvl>
    <w:lvl w:ilvl="3" w:tplc="FFFFFFFF" w:tentative="1">
      <w:start w:val="1"/>
      <w:numFmt w:val="decimal"/>
      <w:lvlText w:val="%4."/>
      <w:lvlJc w:val="left"/>
      <w:pPr>
        <w:ind w:left="2974" w:hanging="360"/>
      </w:pPr>
    </w:lvl>
    <w:lvl w:ilvl="4" w:tplc="FFFFFFFF" w:tentative="1">
      <w:start w:val="1"/>
      <w:numFmt w:val="lowerLetter"/>
      <w:lvlText w:val="%5."/>
      <w:lvlJc w:val="left"/>
      <w:pPr>
        <w:ind w:left="3694" w:hanging="360"/>
      </w:pPr>
    </w:lvl>
    <w:lvl w:ilvl="5" w:tplc="FFFFFFFF" w:tentative="1">
      <w:start w:val="1"/>
      <w:numFmt w:val="lowerRoman"/>
      <w:lvlText w:val="%6."/>
      <w:lvlJc w:val="right"/>
      <w:pPr>
        <w:ind w:left="4414" w:hanging="180"/>
      </w:pPr>
    </w:lvl>
    <w:lvl w:ilvl="6" w:tplc="FFFFFFFF" w:tentative="1">
      <w:start w:val="1"/>
      <w:numFmt w:val="decimal"/>
      <w:lvlText w:val="%7."/>
      <w:lvlJc w:val="left"/>
      <w:pPr>
        <w:ind w:left="5134" w:hanging="360"/>
      </w:pPr>
    </w:lvl>
    <w:lvl w:ilvl="7" w:tplc="FFFFFFFF" w:tentative="1">
      <w:start w:val="1"/>
      <w:numFmt w:val="lowerLetter"/>
      <w:lvlText w:val="%8."/>
      <w:lvlJc w:val="left"/>
      <w:pPr>
        <w:ind w:left="5854" w:hanging="360"/>
      </w:pPr>
    </w:lvl>
    <w:lvl w:ilvl="8" w:tplc="FFFFFFFF" w:tentative="1">
      <w:start w:val="1"/>
      <w:numFmt w:val="lowerRoman"/>
      <w:lvlText w:val="%9."/>
      <w:lvlJc w:val="right"/>
      <w:pPr>
        <w:ind w:left="6574" w:hanging="180"/>
      </w:pPr>
    </w:lvl>
  </w:abstractNum>
  <w:abstractNum w:abstractNumId="59" w15:restartNumberingAfterBreak="0">
    <w:nsid w:val="70F415C3"/>
    <w:multiLevelType w:val="hybridMultilevel"/>
    <w:tmpl w:val="EB444740"/>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0" w15:restartNumberingAfterBreak="0">
    <w:nsid w:val="782B4A8F"/>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9520B42"/>
    <w:multiLevelType w:val="hybridMultilevel"/>
    <w:tmpl w:val="67F45B2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79B033A8"/>
    <w:multiLevelType w:val="hybridMultilevel"/>
    <w:tmpl w:val="C6540A9C"/>
    <w:lvl w:ilvl="0" w:tplc="701EA096">
      <w:start w:val="1"/>
      <w:numFmt w:val="bullet"/>
      <w:lvlText w:val=""/>
      <w:lvlJc w:val="left"/>
      <w:pPr>
        <w:ind w:left="1080" w:hanging="360"/>
      </w:pPr>
      <w:rPr>
        <w:rFonts w:ascii="Symbol" w:hAnsi="Symbol"/>
      </w:rPr>
    </w:lvl>
    <w:lvl w:ilvl="1" w:tplc="35FA2A98">
      <w:start w:val="1"/>
      <w:numFmt w:val="bullet"/>
      <w:lvlText w:val=""/>
      <w:lvlJc w:val="left"/>
      <w:pPr>
        <w:ind w:left="1080" w:hanging="360"/>
      </w:pPr>
      <w:rPr>
        <w:rFonts w:ascii="Symbol" w:hAnsi="Symbol"/>
      </w:rPr>
    </w:lvl>
    <w:lvl w:ilvl="2" w:tplc="7960BC2C">
      <w:start w:val="1"/>
      <w:numFmt w:val="bullet"/>
      <w:lvlText w:val=""/>
      <w:lvlJc w:val="left"/>
      <w:pPr>
        <w:ind w:left="1080" w:hanging="360"/>
      </w:pPr>
      <w:rPr>
        <w:rFonts w:ascii="Symbol" w:hAnsi="Symbol"/>
      </w:rPr>
    </w:lvl>
    <w:lvl w:ilvl="3" w:tplc="7654EC02">
      <w:start w:val="1"/>
      <w:numFmt w:val="bullet"/>
      <w:lvlText w:val=""/>
      <w:lvlJc w:val="left"/>
      <w:pPr>
        <w:ind w:left="1080" w:hanging="360"/>
      </w:pPr>
      <w:rPr>
        <w:rFonts w:ascii="Symbol" w:hAnsi="Symbol"/>
      </w:rPr>
    </w:lvl>
    <w:lvl w:ilvl="4" w:tplc="B6E4DB74">
      <w:start w:val="1"/>
      <w:numFmt w:val="bullet"/>
      <w:lvlText w:val=""/>
      <w:lvlJc w:val="left"/>
      <w:pPr>
        <w:ind w:left="1080" w:hanging="360"/>
      </w:pPr>
      <w:rPr>
        <w:rFonts w:ascii="Symbol" w:hAnsi="Symbol"/>
      </w:rPr>
    </w:lvl>
    <w:lvl w:ilvl="5" w:tplc="95623A4E">
      <w:start w:val="1"/>
      <w:numFmt w:val="bullet"/>
      <w:lvlText w:val=""/>
      <w:lvlJc w:val="left"/>
      <w:pPr>
        <w:ind w:left="1080" w:hanging="360"/>
      </w:pPr>
      <w:rPr>
        <w:rFonts w:ascii="Symbol" w:hAnsi="Symbol"/>
      </w:rPr>
    </w:lvl>
    <w:lvl w:ilvl="6" w:tplc="1E76F5CC">
      <w:start w:val="1"/>
      <w:numFmt w:val="bullet"/>
      <w:lvlText w:val=""/>
      <w:lvlJc w:val="left"/>
      <w:pPr>
        <w:ind w:left="1080" w:hanging="360"/>
      </w:pPr>
      <w:rPr>
        <w:rFonts w:ascii="Symbol" w:hAnsi="Symbol"/>
      </w:rPr>
    </w:lvl>
    <w:lvl w:ilvl="7" w:tplc="57864610">
      <w:start w:val="1"/>
      <w:numFmt w:val="bullet"/>
      <w:lvlText w:val=""/>
      <w:lvlJc w:val="left"/>
      <w:pPr>
        <w:ind w:left="1080" w:hanging="360"/>
      </w:pPr>
      <w:rPr>
        <w:rFonts w:ascii="Symbol" w:hAnsi="Symbol"/>
      </w:rPr>
    </w:lvl>
    <w:lvl w:ilvl="8" w:tplc="5DA04ACE">
      <w:start w:val="1"/>
      <w:numFmt w:val="bullet"/>
      <w:lvlText w:val=""/>
      <w:lvlJc w:val="left"/>
      <w:pPr>
        <w:ind w:left="1080" w:hanging="360"/>
      </w:pPr>
      <w:rPr>
        <w:rFonts w:ascii="Symbol" w:hAnsi="Symbol"/>
      </w:rPr>
    </w:lvl>
  </w:abstractNum>
  <w:abstractNum w:abstractNumId="63" w15:restartNumberingAfterBreak="0">
    <w:nsid w:val="7A851A07"/>
    <w:multiLevelType w:val="multilevel"/>
    <w:tmpl w:val="4FA0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BD72C57"/>
    <w:multiLevelType w:val="hybridMultilevel"/>
    <w:tmpl w:val="D788F712"/>
    <w:lvl w:ilvl="0" w:tplc="0407000F">
      <w:start w:val="1"/>
      <w:numFmt w:val="decimal"/>
      <w:lvlText w:val="%1."/>
      <w:lvlJc w:val="left"/>
      <w:pPr>
        <w:ind w:left="360" w:hanging="360"/>
      </w:pPr>
    </w:lvl>
    <w:lvl w:ilvl="1" w:tplc="025AAA38">
      <w:start w:val="1"/>
      <w:numFmt w:val="bullet"/>
      <w:lvlText w:val="‒"/>
      <w:lvlJc w:val="left"/>
      <w:pPr>
        <w:ind w:left="1080" w:hanging="360"/>
      </w:pPr>
      <w:rPr>
        <w:rFonts w:ascii="Calibri" w:hAnsi="Calibri" w:hint="default"/>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5" w15:restartNumberingAfterBreak="0">
    <w:nsid w:val="7C35478E"/>
    <w:multiLevelType w:val="hybridMultilevel"/>
    <w:tmpl w:val="AF80456E"/>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6" w15:restartNumberingAfterBreak="0">
    <w:nsid w:val="7C437A4D"/>
    <w:multiLevelType w:val="hybridMultilevel"/>
    <w:tmpl w:val="7262975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7" w15:restartNumberingAfterBreak="0">
    <w:nsid w:val="7F814669"/>
    <w:multiLevelType w:val="hybridMultilevel"/>
    <w:tmpl w:val="B36E03A6"/>
    <w:lvl w:ilvl="0" w:tplc="FFFFFFFF">
      <w:start w:val="1"/>
      <w:numFmt w:val="decimal"/>
      <w:lvlText w:val="%1)"/>
      <w:lvlJc w:val="left"/>
      <w:pPr>
        <w:ind w:left="720" w:hanging="360"/>
      </w:pPr>
      <w:rPr>
        <w:rFonts w:ascii="Cambria" w:eastAsiaTheme="minorEastAsia" w:hAnsi="Cambria" w:cs="Times New Roman"/>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49635366">
    <w:abstractNumId w:val="32"/>
  </w:num>
  <w:num w:numId="2" w16cid:durableId="1650670655">
    <w:abstractNumId w:val="23"/>
  </w:num>
  <w:num w:numId="3" w16cid:durableId="123744206">
    <w:abstractNumId w:val="56"/>
  </w:num>
  <w:num w:numId="4" w16cid:durableId="1399403540">
    <w:abstractNumId w:val="64"/>
  </w:num>
  <w:num w:numId="5" w16cid:durableId="581136070">
    <w:abstractNumId w:val="30"/>
  </w:num>
  <w:num w:numId="6" w16cid:durableId="5602668">
    <w:abstractNumId w:val="59"/>
  </w:num>
  <w:num w:numId="7" w16cid:durableId="1921211631">
    <w:abstractNumId w:val="36"/>
  </w:num>
  <w:num w:numId="8" w16cid:durableId="25910718">
    <w:abstractNumId w:val="13"/>
  </w:num>
  <w:num w:numId="9" w16cid:durableId="525217551">
    <w:abstractNumId w:val="34"/>
  </w:num>
  <w:num w:numId="10" w16cid:durableId="1100953420">
    <w:abstractNumId w:val="48"/>
  </w:num>
  <w:num w:numId="11" w16cid:durableId="1257401955">
    <w:abstractNumId w:val="44"/>
  </w:num>
  <w:num w:numId="12" w16cid:durableId="1075782050">
    <w:abstractNumId w:val="45"/>
  </w:num>
  <w:num w:numId="13" w16cid:durableId="1503935691">
    <w:abstractNumId w:val="9"/>
  </w:num>
  <w:num w:numId="14" w16cid:durableId="1329820998">
    <w:abstractNumId w:val="10"/>
  </w:num>
  <w:num w:numId="15" w16cid:durableId="2109235247">
    <w:abstractNumId w:val="8"/>
  </w:num>
  <w:num w:numId="16" w16cid:durableId="1599175908">
    <w:abstractNumId w:val="65"/>
  </w:num>
  <w:num w:numId="17" w16cid:durableId="1140609242">
    <w:abstractNumId w:val="52"/>
  </w:num>
  <w:num w:numId="18" w16cid:durableId="598755127">
    <w:abstractNumId w:val="50"/>
  </w:num>
  <w:num w:numId="19" w16cid:durableId="763037562">
    <w:abstractNumId w:val="49"/>
  </w:num>
  <w:num w:numId="20" w16cid:durableId="622423751">
    <w:abstractNumId w:val="61"/>
  </w:num>
  <w:num w:numId="21" w16cid:durableId="541015392">
    <w:abstractNumId w:val="16"/>
  </w:num>
  <w:num w:numId="22" w16cid:durableId="168451743">
    <w:abstractNumId w:val="24"/>
  </w:num>
  <w:num w:numId="23" w16cid:durableId="1737119945">
    <w:abstractNumId w:val="42"/>
  </w:num>
  <w:num w:numId="24" w16cid:durableId="629362868">
    <w:abstractNumId w:val="27"/>
  </w:num>
  <w:num w:numId="25" w16cid:durableId="1598555675">
    <w:abstractNumId w:val="20"/>
  </w:num>
  <w:num w:numId="26" w16cid:durableId="1735278930">
    <w:abstractNumId w:val="14"/>
  </w:num>
  <w:num w:numId="27" w16cid:durableId="916935363">
    <w:abstractNumId w:val="21"/>
  </w:num>
  <w:num w:numId="28" w16cid:durableId="59253671">
    <w:abstractNumId w:val="57"/>
  </w:num>
  <w:num w:numId="29" w16cid:durableId="43453973">
    <w:abstractNumId w:val="6"/>
  </w:num>
  <w:num w:numId="30" w16cid:durableId="304706814">
    <w:abstractNumId w:val="60"/>
  </w:num>
  <w:num w:numId="31" w16cid:durableId="1382703851">
    <w:abstractNumId w:val="28"/>
  </w:num>
  <w:num w:numId="32" w16cid:durableId="1784698">
    <w:abstractNumId w:val="37"/>
  </w:num>
  <w:num w:numId="33" w16cid:durableId="1661889882">
    <w:abstractNumId w:val="5"/>
  </w:num>
  <w:num w:numId="34" w16cid:durableId="336544323">
    <w:abstractNumId w:val="12"/>
  </w:num>
  <w:num w:numId="35" w16cid:durableId="2137067734">
    <w:abstractNumId w:val="15"/>
  </w:num>
  <w:num w:numId="36" w16cid:durableId="1484546722">
    <w:abstractNumId w:val="18"/>
  </w:num>
  <w:num w:numId="37" w16cid:durableId="1224950865">
    <w:abstractNumId w:val="33"/>
  </w:num>
  <w:num w:numId="38" w16cid:durableId="759452156">
    <w:abstractNumId w:val="11"/>
  </w:num>
  <w:num w:numId="39" w16cid:durableId="212276598">
    <w:abstractNumId w:val="19"/>
  </w:num>
  <w:num w:numId="40" w16cid:durableId="886991575">
    <w:abstractNumId w:val="1"/>
  </w:num>
  <w:num w:numId="41" w16cid:durableId="1115444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12218059">
    <w:abstractNumId w:val="0"/>
  </w:num>
  <w:num w:numId="43" w16cid:durableId="169122583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03190470">
    <w:abstractNumId w:val="40"/>
  </w:num>
  <w:num w:numId="45" w16cid:durableId="1690713881">
    <w:abstractNumId w:val="38"/>
  </w:num>
  <w:num w:numId="46" w16cid:durableId="601763425">
    <w:abstractNumId w:val="4"/>
  </w:num>
  <w:num w:numId="47" w16cid:durableId="651252925">
    <w:abstractNumId w:val="25"/>
  </w:num>
  <w:num w:numId="48" w16cid:durableId="1774202069">
    <w:abstractNumId w:val="22"/>
  </w:num>
  <w:num w:numId="49" w16cid:durableId="1693071811">
    <w:abstractNumId w:val="55"/>
  </w:num>
  <w:num w:numId="50" w16cid:durableId="113167873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59145912">
    <w:abstractNumId w:val="39"/>
  </w:num>
  <w:num w:numId="52" w16cid:durableId="813330826">
    <w:abstractNumId w:val="23"/>
  </w:num>
  <w:num w:numId="53" w16cid:durableId="2086804680">
    <w:abstractNumId w:val="47"/>
  </w:num>
  <w:num w:numId="54" w16cid:durableId="1551917317">
    <w:abstractNumId w:val="41"/>
  </w:num>
  <w:num w:numId="55" w16cid:durableId="1747650596">
    <w:abstractNumId w:val="63"/>
  </w:num>
  <w:num w:numId="56" w16cid:durableId="1608006351">
    <w:abstractNumId w:val="23"/>
    <w:lvlOverride w:ilvl="0">
      <w:startOverride w:val="3"/>
    </w:lvlOverride>
    <w:lvlOverride w:ilvl="1">
      <w:startOverride w:val="2"/>
    </w:lvlOverride>
  </w:num>
  <w:num w:numId="57" w16cid:durableId="2012679063">
    <w:abstractNumId w:val="23"/>
  </w:num>
  <w:num w:numId="58" w16cid:durableId="4712924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1263815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24324979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97863014">
    <w:abstractNumId w:val="23"/>
  </w:num>
  <w:num w:numId="62" w16cid:durableId="272903580">
    <w:abstractNumId w:val="23"/>
  </w:num>
  <w:num w:numId="63" w16cid:durableId="591201783">
    <w:abstractNumId w:val="23"/>
  </w:num>
  <w:num w:numId="64" w16cid:durableId="1546213407">
    <w:abstractNumId w:val="23"/>
  </w:num>
  <w:num w:numId="65" w16cid:durableId="1920675101">
    <w:abstractNumId w:val="23"/>
  </w:num>
  <w:num w:numId="66" w16cid:durableId="395326870">
    <w:abstractNumId w:val="23"/>
  </w:num>
  <w:num w:numId="67" w16cid:durableId="510334281">
    <w:abstractNumId w:val="23"/>
  </w:num>
  <w:num w:numId="68" w16cid:durableId="515533745">
    <w:abstractNumId w:val="31"/>
  </w:num>
  <w:num w:numId="69" w16cid:durableId="1710379485">
    <w:abstractNumId w:val="67"/>
  </w:num>
  <w:num w:numId="70" w16cid:durableId="695664687">
    <w:abstractNumId w:val="58"/>
  </w:num>
  <w:num w:numId="71" w16cid:durableId="1542204572">
    <w:abstractNumId w:val="46"/>
  </w:num>
  <w:num w:numId="72" w16cid:durableId="1181159143">
    <w:abstractNumId w:val="26"/>
  </w:num>
  <w:num w:numId="73" w16cid:durableId="1157844543">
    <w:abstractNumId w:val="66"/>
  </w:num>
  <w:num w:numId="74" w16cid:durableId="1123042639">
    <w:abstractNumId w:val="29"/>
  </w:num>
  <w:num w:numId="75" w16cid:durableId="479270421">
    <w:abstractNumId w:val="62"/>
  </w:num>
  <w:num w:numId="76" w16cid:durableId="1036388192">
    <w:abstractNumId w:val="54"/>
  </w:num>
  <w:num w:numId="77" w16cid:durableId="1441218809">
    <w:abstractNumId w:val="43"/>
  </w:num>
  <w:num w:numId="78" w16cid:durableId="761992992">
    <w:abstractNumId w:val="2"/>
  </w:num>
  <w:num w:numId="79" w16cid:durableId="208154320">
    <w:abstractNumId w:val="17"/>
  </w:num>
  <w:num w:numId="80" w16cid:durableId="1093942024">
    <w:abstractNumId w:val="7"/>
  </w:num>
  <w:num w:numId="81" w16cid:durableId="1842501389">
    <w:abstractNumId w:val="35"/>
  </w:num>
  <w:num w:numId="82" w16cid:durableId="2057926777">
    <w:abstractNumId w:val="53"/>
  </w:num>
  <w:num w:numId="83" w16cid:durableId="536430409">
    <w:abstractNumId w:val="51"/>
  </w:num>
  <w:numIdMacAtCleanup w:val="7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hult, Christoph">
    <w15:presenceInfo w15:providerId="AD" w15:userId="S::Christoph.Schult@iwh-halle.de::b547f6d4-13da-4f8f-b216-0136b892f1f3"/>
  </w15:person>
  <w15:person w15:author="Deuchert, Achim GIZ">
    <w15:presenceInfo w15:providerId="AD" w15:userId="S::achim.deuchert@giz.de::08474d3f-7275-4403-988e-dcde82542788"/>
  </w15:person>
  <w15:person w15:author="Albert, Joscha GIZ">
    <w15:presenceInfo w15:providerId="AD" w15:userId="S::joscha.albert@giz.de::c0cbfc80-854d-4663-a921-6af7a12d3a1c"/>
  </w15:person>
  <w15:person w15:author="GIZ">
    <w15:presenceInfo w15:providerId="None" w15:userId="GIZ"/>
  </w15:person>
  <w15:person w15:author="Nguyễn Hoàng Lan">
    <w15:presenceInfo w15:providerId="AD" w15:userId="S::lan.nguyenhoang@hust.edu.vn::71acc51c-0f95-4aa2-beef-eff1e6c2d5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de-DE" w:vendorID="64" w:dllVersion="0" w:nlCheck="1" w:checkStyle="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ctiveWritingStyle w:appName="MSWord" w:lang="fr-FR" w:vendorID="64" w:dllVersion="0" w:nlCheck="1" w:checkStyle="0"/>
  <w:trackRevisions/>
  <w:defaultTabStop w:val="227"/>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jIyMDA0MjE3NTSwNDFS0lEKTi0uzszPAykwrwUAlezwxCwAAAA="/>
    <w:docVar w:name="dgnword-docGUID" w:val="{8C4C9F43-A532-40E4-9128-3B159EE74F51}"/>
    <w:docVar w:name="dgnword-eventsink" w:val="115739240"/>
    <w:docVar w:name="dgnword-lastRevisionsView" w:val="0"/>
  </w:docVars>
  <w:rsids>
    <w:rsidRoot w:val="00E14EDE"/>
    <w:rsid w:val="00000168"/>
    <w:rsid w:val="000022BB"/>
    <w:rsid w:val="0000574E"/>
    <w:rsid w:val="00007946"/>
    <w:rsid w:val="000137C3"/>
    <w:rsid w:val="0001712F"/>
    <w:rsid w:val="00021828"/>
    <w:rsid w:val="000218C8"/>
    <w:rsid w:val="0002580A"/>
    <w:rsid w:val="0003016D"/>
    <w:rsid w:val="0003162C"/>
    <w:rsid w:val="00031E1E"/>
    <w:rsid w:val="000373C2"/>
    <w:rsid w:val="00040D86"/>
    <w:rsid w:val="00041F2A"/>
    <w:rsid w:val="00042A7A"/>
    <w:rsid w:val="00043544"/>
    <w:rsid w:val="00044D60"/>
    <w:rsid w:val="00051253"/>
    <w:rsid w:val="000517FD"/>
    <w:rsid w:val="00053B6C"/>
    <w:rsid w:val="00053CD7"/>
    <w:rsid w:val="00054046"/>
    <w:rsid w:val="0005611C"/>
    <w:rsid w:val="00064D13"/>
    <w:rsid w:val="0006795C"/>
    <w:rsid w:val="0007078D"/>
    <w:rsid w:val="00071FE8"/>
    <w:rsid w:val="00073DB1"/>
    <w:rsid w:val="00076EA5"/>
    <w:rsid w:val="00077E96"/>
    <w:rsid w:val="00077FB8"/>
    <w:rsid w:val="00080139"/>
    <w:rsid w:val="000802ED"/>
    <w:rsid w:val="00081B40"/>
    <w:rsid w:val="0008242F"/>
    <w:rsid w:val="0008324A"/>
    <w:rsid w:val="00083367"/>
    <w:rsid w:val="000844A4"/>
    <w:rsid w:val="0008657D"/>
    <w:rsid w:val="00087852"/>
    <w:rsid w:val="00093A01"/>
    <w:rsid w:val="000940AC"/>
    <w:rsid w:val="000A0F0C"/>
    <w:rsid w:val="000A1F96"/>
    <w:rsid w:val="000A240B"/>
    <w:rsid w:val="000A6868"/>
    <w:rsid w:val="000A7482"/>
    <w:rsid w:val="000B0A7E"/>
    <w:rsid w:val="000B0C4A"/>
    <w:rsid w:val="000B56C8"/>
    <w:rsid w:val="000B6E12"/>
    <w:rsid w:val="000B7813"/>
    <w:rsid w:val="000C536D"/>
    <w:rsid w:val="000D014C"/>
    <w:rsid w:val="000D072E"/>
    <w:rsid w:val="000D1B95"/>
    <w:rsid w:val="000D3E35"/>
    <w:rsid w:val="000D5EFF"/>
    <w:rsid w:val="000D665D"/>
    <w:rsid w:val="000D73D2"/>
    <w:rsid w:val="000E16BF"/>
    <w:rsid w:val="000E2C4C"/>
    <w:rsid w:val="000E33E8"/>
    <w:rsid w:val="000E42B8"/>
    <w:rsid w:val="000E5EF9"/>
    <w:rsid w:val="000E6089"/>
    <w:rsid w:val="000F1988"/>
    <w:rsid w:val="000F1EDA"/>
    <w:rsid w:val="000F4314"/>
    <w:rsid w:val="000F65B2"/>
    <w:rsid w:val="0010260C"/>
    <w:rsid w:val="001056A0"/>
    <w:rsid w:val="0010603B"/>
    <w:rsid w:val="00106930"/>
    <w:rsid w:val="00106C11"/>
    <w:rsid w:val="001070C4"/>
    <w:rsid w:val="001070DD"/>
    <w:rsid w:val="00113A5F"/>
    <w:rsid w:val="0011432C"/>
    <w:rsid w:val="00114AAB"/>
    <w:rsid w:val="00114DE0"/>
    <w:rsid w:val="0011512B"/>
    <w:rsid w:val="00116898"/>
    <w:rsid w:val="001179BE"/>
    <w:rsid w:val="001211BD"/>
    <w:rsid w:val="001217EC"/>
    <w:rsid w:val="0012270A"/>
    <w:rsid w:val="001244DB"/>
    <w:rsid w:val="00124EF6"/>
    <w:rsid w:val="00125BA3"/>
    <w:rsid w:val="00125BEB"/>
    <w:rsid w:val="001304E5"/>
    <w:rsid w:val="001312D6"/>
    <w:rsid w:val="00131409"/>
    <w:rsid w:val="00133096"/>
    <w:rsid w:val="0013484A"/>
    <w:rsid w:val="0014291B"/>
    <w:rsid w:val="00143082"/>
    <w:rsid w:val="00144072"/>
    <w:rsid w:val="00144AF3"/>
    <w:rsid w:val="00145978"/>
    <w:rsid w:val="00145D0F"/>
    <w:rsid w:val="001475F4"/>
    <w:rsid w:val="00150B34"/>
    <w:rsid w:val="001555A1"/>
    <w:rsid w:val="00155B32"/>
    <w:rsid w:val="001644DA"/>
    <w:rsid w:val="00165088"/>
    <w:rsid w:val="0016564A"/>
    <w:rsid w:val="00165E5A"/>
    <w:rsid w:val="001665E2"/>
    <w:rsid w:val="00166AEB"/>
    <w:rsid w:val="00166F7B"/>
    <w:rsid w:val="00167C8C"/>
    <w:rsid w:val="00173F37"/>
    <w:rsid w:val="001756F9"/>
    <w:rsid w:val="00181E79"/>
    <w:rsid w:val="00184289"/>
    <w:rsid w:val="001853C2"/>
    <w:rsid w:val="001869DC"/>
    <w:rsid w:val="0019462C"/>
    <w:rsid w:val="00194905"/>
    <w:rsid w:val="001965B3"/>
    <w:rsid w:val="00197FA0"/>
    <w:rsid w:val="001A2224"/>
    <w:rsid w:val="001A2E99"/>
    <w:rsid w:val="001A3B51"/>
    <w:rsid w:val="001A558A"/>
    <w:rsid w:val="001A5BB0"/>
    <w:rsid w:val="001A6F8B"/>
    <w:rsid w:val="001B3FD9"/>
    <w:rsid w:val="001B60E2"/>
    <w:rsid w:val="001B65E5"/>
    <w:rsid w:val="001B6D53"/>
    <w:rsid w:val="001C0048"/>
    <w:rsid w:val="001C0514"/>
    <w:rsid w:val="001C361F"/>
    <w:rsid w:val="001C4267"/>
    <w:rsid w:val="001C44D4"/>
    <w:rsid w:val="001C60B7"/>
    <w:rsid w:val="001C6163"/>
    <w:rsid w:val="001C68FA"/>
    <w:rsid w:val="001D21DF"/>
    <w:rsid w:val="001D3097"/>
    <w:rsid w:val="001E0540"/>
    <w:rsid w:val="001E0E7C"/>
    <w:rsid w:val="001E1F2B"/>
    <w:rsid w:val="001E36A4"/>
    <w:rsid w:val="001E6A59"/>
    <w:rsid w:val="001E7AC6"/>
    <w:rsid w:val="001E7BF0"/>
    <w:rsid w:val="001F103A"/>
    <w:rsid w:val="001F1A34"/>
    <w:rsid w:val="001F204B"/>
    <w:rsid w:val="001F2D39"/>
    <w:rsid w:val="001F5CD5"/>
    <w:rsid w:val="001F5ED1"/>
    <w:rsid w:val="002014FB"/>
    <w:rsid w:val="00201F4A"/>
    <w:rsid w:val="002028BA"/>
    <w:rsid w:val="002053B2"/>
    <w:rsid w:val="00205609"/>
    <w:rsid w:val="002078FE"/>
    <w:rsid w:val="0021149D"/>
    <w:rsid w:val="00211B6D"/>
    <w:rsid w:val="0021224A"/>
    <w:rsid w:val="00215A21"/>
    <w:rsid w:val="00216510"/>
    <w:rsid w:val="00216AA7"/>
    <w:rsid w:val="00216FF4"/>
    <w:rsid w:val="00217DB9"/>
    <w:rsid w:val="002210C1"/>
    <w:rsid w:val="00222ECE"/>
    <w:rsid w:val="00223E9B"/>
    <w:rsid w:val="00224472"/>
    <w:rsid w:val="00225255"/>
    <w:rsid w:val="00225D9E"/>
    <w:rsid w:val="00225FBA"/>
    <w:rsid w:val="00230045"/>
    <w:rsid w:val="00230B29"/>
    <w:rsid w:val="00231BDA"/>
    <w:rsid w:val="00231EEF"/>
    <w:rsid w:val="00240AC8"/>
    <w:rsid w:val="00241646"/>
    <w:rsid w:val="002416DC"/>
    <w:rsid w:val="00241B47"/>
    <w:rsid w:val="0024210D"/>
    <w:rsid w:val="00242CAF"/>
    <w:rsid w:val="00243DC4"/>
    <w:rsid w:val="002441FE"/>
    <w:rsid w:val="00246644"/>
    <w:rsid w:val="0024684D"/>
    <w:rsid w:val="00246EA6"/>
    <w:rsid w:val="00250A54"/>
    <w:rsid w:val="00251220"/>
    <w:rsid w:val="002527D0"/>
    <w:rsid w:val="002538B5"/>
    <w:rsid w:val="00254529"/>
    <w:rsid w:val="00255B6A"/>
    <w:rsid w:val="002567CA"/>
    <w:rsid w:val="00262EA7"/>
    <w:rsid w:val="00264852"/>
    <w:rsid w:val="00270062"/>
    <w:rsid w:val="002714D0"/>
    <w:rsid w:val="0027284E"/>
    <w:rsid w:val="00274B17"/>
    <w:rsid w:val="002762F1"/>
    <w:rsid w:val="002763C4"/>
    <w:rsid w:val="00276822"/>
    <w:rsid w:val="00276B94"/>
    <w:rsid w:val="00280325"/>
    <w:rsid w:val="00280A56"/>
    <w:rsid w:val="00282DF6"/>
    <w:rsid w:val="002854CE"/>
    <w:rsid w:val="002861D5"/>
    <w:rsid w:val="00293DDB"/>
    <w:rsid w:val="00295399"/>
    <w:rsid w:val="00295507"/>
    <w:rsid w:val="00295D9C"/>
    <w:rsid w:val="00296569"/>
    <w:rsid w:val="002A0B34"/>
    <w:rsid w:val="002A26CD"/>
    <w:rsid w:val="002A38DB"/>
    <w:rsid w:val="002B014C"/>
    <w:rsid w:val="002B1519"/>
    <w:rsid w:val="002B1C8F"/>
    <w:rsid w:val="002B2AD0"/>
    <w:rsid w:val="002B39CE"/>
    <w:rsid w:val="002B3D1C"/>
    <w:rsid w:val="002B3ED9"/>
    <w:rsid w:val="002B6202"/>
    <w:rsid w:val="002B62D8"/>
    <w:rsid w:val="002C105C"/>
    <w:rsid w:val="002C1C63"/>
    <w:rsid w:val="002C1CB5"/>
    <w:rsid w:val="002C1F26"/>
    <w:rsid w:val="002C701D"/>
    <w:rsid w:val="002D26A5"/>
    <w:rsid w:val="002D26CC"/>
    <w:rsid w:val="002D3F98"/>
    <w:rsid w:val="002D57ED"/>
    <w:rsid w:val="002D658F"/>
    <w:rsid w:val="002E0B28"/>
    <w:rsid w:val="002E1F75"/>
    <w:rsid w:val="002E3C60"/>
    <w:rsid w:val="002E4514"/>
    <w:rsid w:val="002E53BE"/>
    <w:rsid w:val="002E59B9"/>
    <w:rsid w:val="002F0A97"/>
    <w:rsid w:val="002F1B71"/>
    <w:rsid w:val="002F3ABA"/>
    <w:rsid w:val="002F672F"/>
    <w:rsid w:val="002F726D"/>
    <w:rsid w:val="00300BD7"/>
    <w:rsid w:val="00301B9A"/>
    <w:rsid w:val="00301E4F"/>
    <w:rsid w:val="00301E53"/>
    <w:rsid w:val="003024F6"/>
    <w:rsid w:val="00303F67"/>
    <w:rsid w:val="00307A33"/>
    <w:rsid w:val="003103E2"/>
    <w:rsid w:val="003109E6"/>
    <w:rsid w:val="00311323"/>
    <w:rsid w:val="003134C3"/>
    <w:rsid w:val="00316526"/>
    <w:rsid w:val="003208EF"/>
    <w:rsid w:val="00326266"/>
    <w:rsid w:val="003300BC"/>
    <w:rsid w:val="003308C5"/>
    <w:rsid w:val="00330F88"/>
    <w:rsid w:val="00332A7C"/>
    <w:rsid w:val="00333C31"/>
    <w:rsid w:val="00336D73"/>
    <w:rsid w:val="00337C5D"/>
    <w:rsid w:val="00340A54"/>
    <w:rsid w:val="00341031"/>
    <w:rsid w:val="003417E8"/>
    <w:rsid w:val="00342D78"/>
    <w:rsid w:val="00344ECD"/>
    <w:rsid w:val="00347ABD"/>
    <w:rsid w:val="00350222"/>
    <w:rsid w:val="00353D56"/>
    <w:rsid w:val="00354062"/>
    <w:rsid w:val="003602DB"/>
    <w:rsid w:val="00364AB3"/>
    <w:rsid w:val="0036721F"/>
    <w:rsid w:val="00370333"/>
    <w:rsid w:val="0037467A"/>
    <w:rsid w:val="00376F66"/>
    <w:rsid w:val="003901FB"/>
    <w:rsid w:val="003912EB"/>
    <w:rsid w:val="003920AE"/>
    <w:rsid w:val="0039329E"/>
    <w:rsid w:val="00397452"/>
    <w:rsid w:val="0039767C"/>
    <w:rsid w:val="0039772D"/>
    <w:rsid w:val="003A232E"/>
    <w:rsid w:val="003B04D0"/>
    <w:rsid w:val="003B32D3"/>
    <w:rsid w:val="003B3841"/>
    <w:rsid w:val="003C1F63"/>
    <w:rsid w:val="003C3754"/>
    <w:rsid w:val="003C5EB3"/>
    <w:rsid w:val="003D3A52"/>
    <w:rsid w:val="003D4006"/>
    <w:rsid w:val="003D4426"/>
    <w:rsid w:val="003E2AF2"/>
    <w:rsid w:val="003E3A94"/>
    <w:rsid w:val="003E6099"/>
    <w:rsid w:val="003E7E28"/>
    <w:rsid w:val="003F1172"/>
    <w:rsid w:val="003F1693"/>
    <w:rsid w:val="003F25C4"/>
    <w:rsid w:val="003F29F6"/>
    <w:rsid w:val="003F47E8"/>
    <w:rsid w:val="00400650"/>
    <w:rsid w:val="00401130"/>
    <w:rsid w:val="004014F0"/>
    <w:rsid w:val="00403EEB"/>
    <w:rsid w:val="00405BF8"/>
    <w:rsid w:val="00405F1F"/>
    <w:rsid w:val="00406DCB"/>
    <w:rsid w:val="00407E20"/>
    <w:rsid w:val="00410B8C"/>
    <w:rsid w:val="00411053"/>
    <w:rsid w:val="004111C5"/>
    <w:rsid w:val="004133A0"/>
    <w:rsid w:val="00414A16"/>
    <w:rsid w:val="004150F2"/>
    <w:rsid w:val="00415634"/>
    <w:rsid w:val="00416394"/>
    <w:rsid w:val="0041700D"/>
    <w:rsid w:val="00417268"/>
    <w:rsid w:val="00417399"/>
    <w:rsid w:val="004214C6"/>
    <w:rsid w:val="00421F0A"/>
    <w:rsid w:val="0042711F"/>
    <w:rsid w:val="00427D49"/>
    <w:rsid w:val="0043211E"/>
    <w:rsid w:val="0043637A"/>
    <w:rsid w:val="00436ADF"/>
    <w:rsid w:val="00437318"/>
    <w:rsid w:val="004404AC"/>
    <w:rsid w:val="00441599"/>
    <w:rsid w:val="00444B99"/>
    <w:rsid w:val="004462AA"/>
    <w:rsid w:val="0044774B"/>
    <w:rsid w:val="00447CCD"/>
    <w:rsid w:val="00453318"/>
    <w:rsid w:val="00454994"/>
    <w:rsid w:val="004550F7"/>
    <w:rsid w:val="004551D5"/>
    <w:rsid w:val="004557F0"/>
    <w:rsid w:val="00455C6A"/>
    <w:rsid w:val="00461C56"/>
    <w:rsid w:val="00463599"/>
    <w:rsid w:val="00463950"/>
    <w:rsid w:val="00464804"/>
    <w:rsid w:val="00464805"/>
    <w:rsid w:val="00470B57"/>
    <w:rsid w:val="004711FD"/>
    <w:rsid w:val="0047333C"/>
    <w:rsid w:val="004817B3"/>
    <w:rsid w:val="004906AE"/>
    <w:rsid w:val="00491B2D"/>
    <w:rsid w:val="0049298D"/>
    <w:rsid w:val="00493060"/>
    <w:rsid w:val="0049423E"/>
    <w:rsid w:val="004948A4"/>
    <w:rsid w:val="004948B1"/>
    <w:rsid w:val="00495ED1"/>
    <w:rsid w:val="004A1F7E"/>
    <w:rsid w:val="004A3BBB"/>
    <w:rsid w:val="004A7807"/>
    <w:rsid w:val="004B2F2E"/>
    <w:rsid w:val="004B481C"/>
    <w:rsid w:val="004B4F6A"/>
    <w:rsid w:val="004B63F8"/>
    <w:rsid w:val="004B759A"/>
    <w:rsid w:val="004C06E1"/>
    <w:rsid w:val="004C096A"/>
    <w:rsid w:val="004C0E0F"/>
    <w:rsid w:val="004C2577"/>
    <w:rsid w:val="004C31B3"/>
    <w:rsid w:val="004C3DA9"/>
    <w:rsid w:val="004C4899"/>
    <w:rsid w:val="004C4D21"/>
    <w:rsid w:val="004C6806"/>
    <w:rsid w:val="004C79CC"/>
    <w:rsid w:val="004D1356"/>
    <w:rsid w:val="004D1F4D"/>
    <w:rsid w:val="004D2BCC"/>
    <w:rsid w:val="004D34E3"/>
    <w:rsid w:val="004D3D82"/>
    <w:rsid w:val="004D6416"/>
    <w:rsid w:val="004D661A"/>
    <w:rsid w:val="004E0E1B"/>
    <w:rsid w:val="004E15F1"/>
    <w:rsid w:val="004E2031"/>
    <w:rsid w:val="004E28F9"/>
    <w:rsid w:val="004E341B"/>
    <w:rsid w:val="004E38DA"/>
    <w:rsid w:val="004E3A5F"/>
    <w:rsid w:val="004E5616"/>
    <w:rsid w:val="004E5D00"/>
    <w:rsid w:val="004F4C10"/>
    <w:rsid w:val="004F593F"/>
    <w:rsid w:val="004F5DEE"/>
    <w:rsid w:val="004F6504"/>
    <w:rsid w:val="005002C2"/>
    <w:rsid w:val="00503C64"/>
    <w:rsid w:val="0050480B"/>
    <w:rsid w:val="005048FA"/>
    <w:rsid w:val="00506BED"/>
    <w:rsid w:val="005071E8"/>
    <w:rsid w:val="00507AC3"/>
    <w:rsid w:val="00507ADF"/>
    <w:rsid w:val="00507DEE"/>
    <w:rsid w:val="00510EED"/>
    <w:rsid w:val="00512320"/>
    <w:rsid w:val="00513E59"/>
    <w:rsid w:val="00516470"/>
    <w:rsid w:val="00517836"/>
    <w:rsid w:val="00517C94"/>
    <w:rsid w:val="00521662"/>
    <w:rsid w:val="0052189E"/>
    <w:rsid w:val="00523E9D"/>
    <w:rsid w:val="00524387"/>
    <w:rsid w:val="0052548F"/>
    <w:rsid w:val="00527E21"/>
    <w:rsid w:val="00531F24"/>
    <w:rsid w:val="005375ED"/>
    <w:rsid w:val="0053788C"/>
    <w:rsid w:val="00540070"/>
    <w:rsid w:val="005426A0"/>
    <w:rsid w:val="005431EA"/>
    <w:rsid w:val="00546327"/>
    <w:rsid w:val="00546887"/>
    <w:rsid w:val="0055136A"/>
    <w:rsid w:val="005521D7"/>
    <w:rsid w:val="005525C6"/>
    <w:rsid w:val="0055592E"/>
    <w:rsid w:val="00557CFA"/>
    <w:rsid w:val="005641DF"/>
    <w:rsid w:val="00565E29"/>
    <w:rsid w:val="00566B7F"/>
    <w:rsid w:val="00567369"/>
    <w:rsid w:val="00570B6A"/>
    <w:rsid w:val="00571F24"/>
    <w:rsid w:val="00572A18"/>
    <w:rsid w:val="0057541F"/>
    <w:rsid w:val="00575DAB"/>
    <w:rsid w:val="00575E84"/>
    <w:rsid w:val="005760C4"/>
    <w:rsid w:val="00577C6E"/>
    <w:rsid w:val="00581330"/>
    <w:rsid w:val="00581EBC"/>
    <w:rsid w:val="00582423"/>
    <w:rsid w:val="0058290E"/>
    <w:rsid w:val="00582E31"/>
    <w:rsid w:val="0058391E"/>
    <w:rsid w:val="00583E6E"/>
    <w:rsid w:val="005846A2"/>
    <w:rsid w:val="005867A3"/>
    <w:rsid w:val="005901CB"/>
    <w:rsid w:val="00590A4F"/>
    <w:rsid w:val="00592097"/>
    <w:rsid w:val="0059406F"/>
    <w:rsid w:val="00594610"/>
    <w:rsid w:val="005A5F4B"/>
    <w:rsid w:val="005A772B"/>
    <w:rsid w:val="005B1409"/>
    <w:rsid w:val="005B1AB2"/>
    <w:rsid w:val="005B23EE"/>
    <w:rsid w:val="005B2E16"/>
    <w:rsid w:val="005B32F1"/>
    <w:rsid w:val="005B4511"/>
    <w:rsid w:val="005B6287"/>
    <w:rsid w:val="005C010B"/>
    <w:rsid w:val="005C054B"/>
    <w:rsid w:val="005C44BC"/>
    <w:rsid w:val="005C56E3"/>
    <w:rsid w:val="005C600A"/>
    <w:rsid w:val="005C6C41"/>
    <w:rsid w:val="005D062C"/>
    <w:rsid w:val="005D0ABD"/>
    <w:rsid w:val="005D16C1"/>
    <w:rsid w:val="005D228A"/>
    <w:rsid w:val="005E07C6"/>
    <w:rsid w:val="005E1184"/>
    <w:rsid w:val="005E3018"/>
    <w:rsid w:val="005E4815"/>
    <w:rsid w:val="005E7AD8"/>
    <w:rsid w:val="005F0352"/>
    <w:rsid w:val="005F0768"/>
    <w:rsid w:val="005F2FE9"/>
    <w:rsid w:val="005F3A39"/>
    <w:rsid w:val="005F4850"/>
    <w:rsid w:val="005F487B"/>
    <w:rsid w:val="00602B96"/>
    <w:rsid w:val="006031AC"/>
    <w:rsid w:val="0060339F"/>
    <w:rsid w:val="0060381E"/>
    <w:rsid w:val="00603FB7"/>
    <w:rsid w:val="00604B04"/>
    <w:rsid w:val="00611FFD"/>
    <w:rsid w:val="00613D2D"/>
    <w:rsid w:val="0061459D"/>
    <w:rsid w:val="00614ECB"/>
    <w:rsid w:val="0061513C"/>
    <w:rsid w:val="00622133"/>
    <w:rsid w:val="006225B5"/>
    <w:rsid w:val="00622A0B"/>
    <w:rsid w:val="006241F0"/>
    <w:rsid w:val="00626570"/>
    <w:rsid w:val="0063410E"/>
    <w:rsid w:val="00634F11"/>
    <w:rsid w:val="00635A5A"/>
    <w:rsid w:val="00635CA0"/>
    <w:rsid w:val="0063629F"/>
    <w:rsid w:val="0063672A"/>
    <w:rsid w:val="00636C6A"/>
    <w:rsid w:val="00641B53"/>
    <w:rsid w:val="0064232D"/>
    <w:rsid w:val="00643450"/>
    <w:rsid w:val="00647E55"/>
    <w:rsid w:val="00650621"/>
    <w:rsid w:val="006507A5"/>
    <w:rsid w:val="00652132"/>
    <w:rsid w:val="0065345F"/>
    <w:rsid w:val="006541BE"/>
    <w:rsid w:val="00654A59"/>
    <w:rsid w:val="0066005E"/>
    <w:rsid w:val="00661462"/>
    <w:rsid w:val="00662DFD"/>
    <w:rsid w:val="00663E81"/>
    <w:rsid w:val="006669DE"/>
    <w:rsid w:val="00666A11"/>
    <w:rsid w:val="00667E24"/>
    <w:rsid w:val="0067041E"/>
    <w:rsid w:val="006708F1"/>
    <w:rsid w:val="00670928"/>
    <w:rsid w:val="00671804"/>
    <w:rsid w:val="00671F31"/>
    <w:rsid w:val="00681530"/>
    <w:rsid w:val="00681E03"/>
    <w:rsid w:val="006820B3"/>
    <w:rsid w:val="00684610"/>
    <w:rsid w:val="006849BB"/>
    <w:rsid w:val="00685D66"/>
    <w:rsid w:val="00686EA9"/>
    <w:rsid w:val="00690AE2"/>
    <w:rsid w:val="00691C46"/>
    <w:rsid w:val="00693A81"/>
    <w:rsid w:val="00695C32"/>
    <w:rsid w:val="00695C77"/>
    <w:rsid w:val="006974CD"/>
    <w:rsid w:val="006A0998"/>
    <w:rsid w:val="006A0BEF"/>
    <w:rsid w:val="006A229E"/>
    <w:rsid w:val="006A42E8"/>
    <w:rsid w:val="006A4D73"/>
    <w:rsid w:val="006A4F26"/>
    <w:rsid w:val="006A53B7"/>
    <w:rsid w:val="006B21A5"/>
    <w:rsid w:val="006B23C4"/>
    <w:rsid w:val="006B4BB1"/>
    <w:rsid w:val="006B52C8"/>
    <w:rsid w:val="006B5CCA"/>
    <w:rsid w:val="006B64D5"/>
    <w:rsid w:val="006B6A50"/>
    <w:rsid w:val="006B6A60"/>
    <w:rsid w:val="006B6F17"/>
    <w:rsid w:val="006C05C2"/>
    <w:rsid w:val="006C230A"/>
    <w:rsid w:val="006C3DE6"/>
    <w:rsid w:val="006C40B0"/>
    <w:rsid w:val="006C55A1"/>
    <w:rsid w:val="006D04C1"/>
    <w:rsid w:val="006D218C"/>
    <w:rsid w:val="006D2507"/>
    <w:rsid w:val="006D3364"/>
    <w:rsid w:val="006D3A6C"/>
    <w:rsid w:val="006D4778"/>
    <w:rsid w:val="006D48BA"/>
    <w:rsid w:val="006D6360"/>
    <w:rsid w:val="006D6906"/>
    <w:rsid w:val="006E1B22"/>
    <w:rsid w:val="006E5A81"/>
    <w:rsid w:val="006F01E3"/>
    <w:rsid w:val="006F0C9E"/>
    <w:rsid w:val="006F1AAA"/>
    <w:rsid w:val="006F3483"/>
    <w:rsid w:val="006F5051"/>
    <w:rsid w:val="006F5F52"/>
    <w:rsid w:val="006F6BA9"/>
    <w:rsid w:val="006F717C"/>
    <w:rsid w:val="006F7D2E"/>
    <w:rsid w:val="00700E01"/>
    <w:rsid w:val="00701FB7"/>
    <w:rsid w:val="00702127"/>
    <w:rsid w:val="0070271B"/>
    <w:rsid w:val="00702D62"/>
    <w:rsid w:val="007035B4"/>
    <w:rsid w:val="00703BF2"/>
    <w:rsid w:val="007048CF"/>
    <w:rsid w:val="00704AD7"/>
    <w:rsid w:val="007059A5"/>
    <w:rsid w:val="007073FF"/>
    <w:rsid w:val="00707FAD"/>
    <w:rsid w:val="00710D2A"/>
    <w:rsid w:val="00713701"/>
    <w:rsid w:val="00720ABE"/>
    <w:rsid w:val="00724003"/>
    <w:rsid w:val="00726D1A"/>
    <w:rsid w:val="0073109B"/>
    <w:rsid w:val="0073137B"/>
    <w:rsid w:val="00731F1F"/>
    <w:rsid w:val="00733D92"/>
    <w:rsid w:val="00735976"/>
    <w:rsid w:val="00740E13"/>
    <w:rsid w:val="00742CEE"/>
    <w:rsid w:val="00743167"/>
    <w:rsid w:val="00747DB5"/>
    <w:rsid w:val="00753C48"/>
    <w:rsid w:val="007563B9"/>
    <w:rsid w:val="00761AFA"/>
    <w:rsid w:val="00761F69"/>
    <w:rsid w:val="00763F24"/>
    <w:rsid w:val="00765E31"/>
    <w:rsid w:val="00766444"/>
    <w:rsid w:val="0076703B"/>
    <w:rsid w:val="007671B2"/>
    <w:rsid w:val="00767D73"/>
    <w:rsid w:val="00767F2B"/>
    <w:rsid w:val="00771004"/>
    <w:rsid w:val="0077350C"/>
    <w:rsid w:val="0077377E"/>
    <w:rsid w:val="00773888"/>
    <w:rsid w:val="00775347"/>
    <w:rsid w:val="00777271"/>
    <w:rsid w:val="00777787"/>
    <w:rsid w:val="00780027"/>
    <w:rsid w:val="00784CE4"/>
    <w:rsid w:val="00792B91"/>
    <w:rsid w:val="007950AB"/>
    <w:rsid w:val="007A0D5E"/>
    <w:rsid w:val="007A16CF"/>
    <w:rsid w:val="007A298D"/>
    <w:rsid w:val="007A355D"/>
    <w:rsid w:val="007A4FB8"/>
    <w:rsid w:val="007A5227"/>
    <w:rsid w:val="007B1512"/>
    <w:rsid w:val="007B1953"/>
    <w:rsid w:val="007B247B"/>
    <w:rsid w:val="007B58D8"/>
    <w:rsid w:val="007B645C"/>
    <w:rsid w:val="007B7967"/>
    <w:rsid w:val="007C21E6"/>
    <w:rsid w:val="007C23E5"/>
    <w:rsid w:val="007C60BC"/>
    <w:rsid w:val="007D1021"/>
    <w:rsid w:val="007D1AC5"/>
    <w:rsid w:val="007D3147"/>
    <w:rsid w:val="007D40B6"/>
    <w:rsid w:val="007D48B9"/>
    <w:rsid w:val="007D69C7"/>
    <w:rsid w:val="007E09B4"/>
    <w:rsid w:val="007E15B9"/>
    <w:rsid w:val="007E24FB"/>
    <w:rsid w:val="007E66FF"/>
    <w:rsid w:val="007F1719"/>
    <w:rsid w:val="007F1ADA"/>
    <w:rsid w:val="007F2D76"/>
    <w:rsid w:val="007F3B0A"/>
    <w:rsid w:val="007F45AF"/>
    <w:rsid w:val="007F560D"/>
    <w:rsid w:val="007F5893"/>
    <w:rsid w:val="007F5A19"/>
    <w:rsid w:val="00801735"/>
    <w:rsid w:val="00802826"/>
    <w:rsid w:val="008076A8"/>
    <w:rsid w:val="00811854"/>
    <w:rsid w:val="0081504B"/>
    <w:rsid w:val="00815531"/>
    <w:rsid w:val="00816666"/>
    <w:rsid w:val="008211C5"/>
    <w:rsid w:val="00823766"/>
    <w:rsid w:val="00825A21"/>
    <w:rsid w:val="00827B99"/>
    <w:rsid w:val="00831477"/>
    <w:rsid w:val="008321B3"/>
    <w:rsid w:val="0083308E"/>
    <w:rsid w:val="008349E3"/>
    <w:rsid w:val="00834DDD"/>
    <w:rsid w:val="008366F7"/>
    <w:rsid w:val="00836774"/>
    <w:rsid w:val="00836807"/>
    <w:rsid w:val="00837E4D"/>
    <w:rsid w:val="00840926"/>
    <w:rsid w:val="008415DF"/>
    <w:rsid w:val="008426DD"/>
    <w:rsid w:val="00843C21"/>
    <w:rsid w:val="00843E4F"/>
    <w:rsid w:val="00845140"/>
    <w:rsid w:val="00845CF2"/>
    <w:rsid w:val="00845F13"/>
    <w:rsid w:val="00846190"/>
    <w:rsid w:val="00846281"/>
    <w:rsid w:val="00846879"/>
    <w:rsid w:val="00846C24"/>
    <w:rsid w:val="0084750D"/>
    <w:rsid w:val="00847C73"/>
    <w:rsid w:val="00852A4D"/>
    <w:rsid w:val="0085394F"/>
    <w:rsid w:val="008540C8"/>
    <w:rsid w:val="008544E6"/>
    <w:rsid w:val="00854729"/>
    <w:rsid w:val="008559E0"/>
    <w:rsid w:val="0085798A"/>
    <w:rsid w:val="00860FEF"/>
    <w:rsid w:val="00861A82"/>
    <w:rsid w:val="008660A2"/>
    <w:rsid w:val="008660D9"/>
    <w:rsid w:val="00866A54"/>
    <w:rsid w:val="00866DB7"/>
    <w:rsid w:val="00867581"/>
    <w:rsid w:val="00870682"/>
    <w:rsid w:val="00871303"/>
    <w:rsid w:val="0087151D"/>
    <w:rsid w:val="0087541F"/>
    <w:rsid w:val="00877846"/>
    <w:rsid w:val="00877979"/>
    <w:rsid w:val="00881B30"/>
    <w:rsid w:val="00882C2E"/>
    <w:rsid w:val="00883353"/>
    <w:rsid w:val="00890375"/>
    <w:rsid w:val="008910FA"/>
    <w:rsid w:val="008914C4"/>
    <w:rsid w:val="008978E8"/>
    <w:rsid w:val="008A03B9"/>
    <w:rsid w:val="008A2687"/>
    <w:rsid w:val="008A319A"/>
    <w:rsid w:val="008A320C"/>
    <w:rsid w:val="008A5643"/>
    <w:rsid w:val="008A5908"/>
    <w:rsid w:val="008A5F42"/>
    <w:rsid w:val="008A65D3"/>
    <w:rsid w:val="008A66FF"/>
    <w:rsid w:val="008B0B48"/>
    <w:rsid w:val="008B0F22"/>
    <w:rsid w:val="008B157E"/>
    <w:rsid w:val="008B1718"/>
    <w:rsid w:val="008B254A"/>
    <w:rsid w:val="008B2E71"/>
    <w:rsid w:val="008B352D"/>
    <w:rsid w:val="008B5C37"/>
    <w:rsid w:val="008B64C2"/>
    <w:rsid w:val="008C46F7"/>
    <w:rsid w:val="008C4E56"/>
    <w:rsid w:val="008C5FAB"/>
    <w:rsid w:val="008C7289"/>
    <w:rsid w:val="008D0995"/>
    <w:rsid w:val="008D3CBB"/>
    <w:rsid w:val="008D5F01"/>
    <w:rsid w:val="008E73BB"/>
    <w:rsid w:val="008F000E"/>
    <w:rsid w:val="008F04B6"/>
    <w:rsid w:val="008F23A1"/>
    <w:rsid w:val="008F2C02"/>
    <w:rsid w:val="008F53BB"/>
    <w:rsid w:val="008F5CCA"/>
    <w:rsid w:val="008F7E70"/>
    <w:rsid w:val="00900DE2"/>
    <w:rsid w:val="00901E14"/>
    <w:rsid w:val="0090260B"/>
    <w:rsid w:val="00903A0A"/>
    <w:rsid w:val="00903CB9"/>
    <w:rsid w:val="009046BB"/>
    <w:rsid w:val="00905060"/>
    <w:rsid w:val="00907074"/>
    <w:rsid w:val="00910881"/>
    <w:rsid w:val="009115D1"/>
    <w:rsid w:val="00912B88"/>
    <w:rsid w:val="0091691F"/>
    <w:rsid w:val="009201F3"/>
    <w:rsid w:val="009210CF"/>
    <w:rsid w:val="00921E19"/>
    <w:rsid w:val="00922E12"/>
    <w:rsid w:val="009238C7"/>
    <w:rsid w:val="0092397C"/>
    <w:rsid w:val="00926E2C"/>
    <w:rsid w:val="00927020"/>
    <w:rsid w:val="00930F93"/>
    <w:rsid w:val="00931BA0"/>
    <w:rsid w:val="00932DAD"/>
    <w:rsid w:val="0094110D"/>
    <w:rsid w:val="00941C11"/>
    <w:rsid w:val="009425C0"/>
    <w:rsid w:val="00943A28"/>
    <w:rsid w:val="00945D21"/>
    <w:rsid w:val="00946CE7"/>
    <w:rsid w:val="0095090A"/>
    <w:rsid w:val="0095120C"/>
    <w:rsid w:val="0095152A"/>
    <w:rsid w:val="00954269"/>
    <w:rsid w:val="00955548"/>
    <w:rsid w:val="0096085F"/>
    <w:rsid w:val="00960ECC"/>
    <w:rsid w:val="0096153D"/>
    <w:rsid w:val="00961939"/>
    <w:rsid w:val="00963F8D"/>
    <w:rsid w:val="00966E8A"/>
    <w:rsid w:val="009715B2"/>
    <w:rsid w:val="00973C01"/>
    <w:rsid w:val="009759C8"/>
    <w:rsid w:val="00977032"/>
    <w:rsid w:val="00982178"/>
    <w:rsid w:val="00982F13"/>
    <w:rsid w:val="00983067"/>
    <w:rsid w:val="00985087"/>
    <w:rsid w:val="00993398"/>
    <w:rsid w:val="00993B25"/>
    <w:rsid w:val="00994D88"/>
    <w:rsid w:val="00994E9E"/>
    <w:rsid w:val="00995A45"/>
    <w:rsid w:val="009969BF"/>
    <w:rsid w:val="00996C8C"/>
    <w:rsid w:val="00997F7E"/>
    <w:rsid w:val="009A2BBC"/>
    <w:rsid w:val="009A3A7F"/>
    <w:rsid w:val="009A5016"/>
    <w:rsid w:val="009A6035"/>
    <w:rsid w:val="009A7537"/>
    <w:rsid w:val="009B1604"/>
    <w:rsid w:val="009B36AA"/>
    <w:rsid w:val="009B442D"/>
    <w:rsid w:val="009B45AB"/>
    <w:rsid w:val="009B60E9"/>
    <w:rsid w:val="009B73FF"/>
    <w:rsid w:val="009C2C87"/>
    <w:rsid w:val="009C31A2"/>
    <w:rsid w:val="009C5FF5"/>
    <w:rsid w:val="009D13FA"/>
    <w:rsid w:val="009D2BF9"/>
    <w:rsid w:val="009D4A06"/>
    <w:rsid w:val="009D6C5C"/>
    <w:rsid w:val="009E0907"/>
    <w:rsid w:val="009E7BD7"/>
    <w:rsid w:val="009F13A9"/>
    <w:rsid w:val="009F36D4"/>
    <w:rsid w:val="009F7F02"/>
    <w:rsid w:val="00A007F0"/>
    <w:rsid w:val="00A01152"/>
    <w:rsid w:val="00A01260"/>
    <w:rsid w:val="00A0304D"/>
    <w:rsid w:val="00A05B15"/>
    <w:rsid w:val="00A069CB"/>
    <w:rsid w:val="00A07770"/>
    <w:rsid w:val="00A07E6B"/>
    <w:rsid w:val="00A11175"/>
    <w:rsid w:val="00A11588"/>
    <w:rsid w:val="00A116BB"/>
    <w:rsid w:val="00A13028"/>
    <w:rsid w:val="00A20E5C"/>
    <w:rsid w:val="00A237CB"/>
    <w:rsid w:val="00A326EA"/>
    <w:rsid w:val="00A3549D"/>
    <w:rsid w:val="00A369D8"/>
    <w:rsid w:val="00A36C64"/>
    <w:rsid w:val="00A406FA"/>
    <w:rsid w:val="00A4180F"/>
    <w:rsid w:val="00A428D1"/>
    <w:rsid w:val="00A42AC4"/>
    <w:rsid w:val="00A43729"/>
    <w:rsid w:val="00A4421D"/>
    <w:rsid w:val="00A44748"/>
    <w:rsid w:val="00A4777D"/>
    <w:rsid w:val="00A47B14"/>
    <w:rsid w:val="00A50E18"/>
    <w:rsid w:val="00A554E6"/>
    <w:rsid w:val="00A558E1"/>
    <w:rsid w:val="00A55C41"/>
    <w:rsid w:val="00A55F87"/>
    <w:rsid w:val="00A56001"/>
    <w:rsid w:val="00A60A35"/>
    <w:rsid w:val="00A61122"/>
    <w:rsid w:val="00A61892"/>
    <w:rsid w:val="00A63552"/>
    <w:rsid w:val="00A662EB"/>
    <w:rsid w:val="00A67206"/>
    <w:rsid w:val="00A70E25"/>
    <w:rsid w:val="00A718E1"/>
    <w:rsid w:val="00A725BB"/>
    <w:rsid w:val="00A74573"/>
    <w:rsid w:val="00A749C3"/>
    <w:rsid w:val="00A75330"/>
    <w:rsid w:val="00A75FC0"/>
    <w:rsid w:val="00A76B65"/>
    <w:rsid w:val="00A772BD"/>
    <w:rsid w:val="00A77585"/>
    <w:rsid w:val="00A82670"/>
    <w:rsid w:val="00A84E69"/>
    <w:rsid w:val="00A87380"/>
    <w:rsid w:val="00A8769A"/>
    <w:rsid w:val="00A929F7"/>
    <w:rsid w:val="00A930DD"/>
    <w:rsid w:val="00A94939"/>
    <w:rsid w:val="00A9775F"/>
    <w:rsid w:val="00AA1365"/>
    <w:rsid w:val="00AA1CB0"/>
    <w:rsid w:val="00AA3B00"/>
    <w:rsid w:val="00AA70AE"/>
    <w:rsid w:val="00AB0C43"/>
    <w:rsid w:val="00AB0EC0"/>
    <w:rsid w:val="00AB0ED0"/>
    <w:rsid w:val="00AB2903"/>
    <w:rsid w:val="00AB291C"/>
    <w:rsid w:val="00AB3158"/>
    <w:rsid w:val="00AB3558"/>
    <w:rsid w:val="00AB3600"/>
    <w:rsid w:val="00AB406D"/>
    <w:rsid w:val="00AB4F54"/>
    <w:rsid w:val="00AB502F"/>
    <w:rsid w:val="00AB5DF3"/>
    <w:rsid w:val="00AC2A33"/>
    <w:rsid w:val="00AC373F"/>
    <w:rsid w:val="00AC40CB"/>
    <w:rsid w:val="00AC6C28"/>
    <w:rsid w:val="00AC6ECA"/>
    <w:rsid w:val="00AC7556"/>
    <w:rsid w:val="00AD1715"/>
    <w:rsid w:val="00AD2B8D"/>
    <w:rsid w:val="00AD5780"/>
    <w:rsid w:val="00AD6175"/>
    <w:rsid w:val="00AD67FE"/>
    <w:rsid w:val="00AE2D66"/>
    <w:rsid w:val="00AE78A5"/>
    <w:rsid w:val="00AF05A1"/>
    <w:rsid w:val="00AF1E97"/>
    <w:rsid w:val="00AF23D4"/>
    <w:rsid w:val="00AF60F3"/>
    <w:rsid w:val="00B01E70"/>
    <w:rsid w:val="00B07897"/>
    <w:rsid w:val="00B07A20"/>
    <w:rsid w:val="00B07F4F"/>
    <w:rsid w:val="00B10067"/>
    <w:rsid w:val="00B10578"/>
    <w:rsid w:val="00B13139"/>
    <w:rsid w:val="00B1391B"/>
    <w:rsid w:val="00B13C53"/>
    <w:rsid w:val="00B14797"/>
    <w:rsid w:val="00B161AC"/>
    <w:rsid w:val="00B168BC"/>
    <w:rsid w:val="00B21FCA"/>
    <w:rsid w:val="00B253AF"/>
    <w:rsid w:val="00B25BEA"/>
    <w:rsid w:val="00B270C6"/>
    <w:rsid w:val="00B3327A"/>
    <w:rsid w:val="00B34D37"/>
    <w:rsid w:val="00B40BB1"/>
    <w:rsid w:val="00B41F25"/>
    <w:rsid w:val="00B42547"/>
    <w:rsid w:val="00B428D2"/>
    <w:rsid w:val="00B430AC"/>
    <w:rsid w:val="00B451DB"/>
    <w:rsid w:val="00B454A3"/>
    <w:rsid w:val="00B45CF3"/>
    <w:rsid w:val="00B46388"/>
    <w:rsid w:val="00B4660F"/>
    <w:rsid w:val="00B46E81"/>
    <w:rsid w:val="00B52954"/>
    <w:rsid w:val="00B53C11"/>
    <w:rsid w:val="00B53F32"/>
    <w:rsid w:val="00B56A50"/>
    <w:rsid w:val="00B60133"/>
    <w:rsid w:val="00B61133"/>
    <w:rsid w:val="00B620A3"/>
    <w:rsid w:val="00B64F02"/>
    <w:rsid w:val="00B65235"/>
    <w:rsid w:val="00B658CA"/>
    <w:rsid w:val="00B65CBF"/>
    <w:rsid w:val="00B66253"/>
    <w:rsid w:val="00B664CF"/>
    <w:rsid w:val="00B66729"/>
    <w:rsid w:val="00B66B44"/>
    <w:rsid w:val="00B71C14"/>
    <w:rsid w:val="00B778C0"/>
    <w:rsid w:val="00B832D1"/>
    <w:rsid w:val="00B83D0B"/>
    <w:rsid w:val="00B8716C"/>
    <w:rsid w:val="00B8722D"/>
    <w:rsid w:val="00B91A48"/>
    <w:rsid w:val="00B92B3F"/>
    <w:rsid w:val="00B92CE9"/>
    <w:rsid w:val="00B93211"/>
    <w:rsid w:val="00B9625B"/>
    <w:rsid w:val="00B97E40"/>
    <w:rsid w:val="00BA0476"/>
    <w:rsid w:val="00BA0ED1"/>
    <w:rsid w:val="00BA10B8"/>
    <w:rsid w:val="00BA3929"/>
    <w:rsid w:val="00BA4A48"/>
    <w:rsid w:val="00BA4C1C"/>
    <w:rsid w:val="00BA6C2D"/>
    <w:rsid w:val="00BA6E19"/>
    <w:rsid w:val="00BA6E80"/>
    <w:rsid w:val="00BA6F01"/>
    <w:rsid w:val="00BB0A12"/>
    <w:rsid w:val="00BB4D44"/>
    <w:rsid w:val="00BC0DB4"/>
    <w:rsid w:val="00BC329A"/>
    <w:rsid w:val="00BC54CD"/>
    <w:rsid w:val="00BC65E0"/>
    <w:rsid w:val="00BC6F7A"/>
    <w:rsid w:val="00BD35FE"/>
    <w:rsid w:val="00BD3988"/>
    <w:rsid w:val="00BD3AB1"/>
    <w:rsid w:val="00BD5946"/>
    <w:rsid w:val="00BD59FB"/>
    <w:rsid w:val="00BD6C81"/>
    <w:rsid w:val="00BD762E"/>
    <w:rsid w:val="00BE1A3A"/>
    <w:rsid w:val="00BE2177"/>
    <w:rsid w:val="00BE32F2"/>
    <w:rsid w:val="00BE3359"/>
    <w:rsid w:val="00BE3BB5"/>
    <w:rsid w:val="00BE5058"/>
    <w:rsid w:val="00BE5B21"/>
    <w:rsid w:val="00BE5BE6"/>
    <w:rsid w:val="00BF178A"/>
    <w:rsid w:val="00BF470F"/>
    <w:rsid w:val="00BF4AAF"/>
    <w:rsid w:val="00BF7094"/>
    <w:rsid w:val="00C0147A"/>
    <w:rsid w:val="00C0153C"/>
    <w:rsid w:val="00C037FD"/>
    <w:rsid w:val="00C044DF"/>
    <w:rsid w:val="00C047FB"/>
    <w:rsid w:val="00C056F5"/>
    <w:rsid w:val="00C065B9"/>
    <w:rsid w:val="00C06EFE"/>
    <w:rsid w:val="00C12A52"/>
    <w:rsid w:val="00C12FB5"/>
    <w:rsid w:val="00C1358C"/>
    <w:rsid w:val="00C14C9F"/>
    <w:rsid w:val="00C1763F"/>
    <w:rsid w:val="00C2156E"/>
    <w:rsid w:val="00C2276A"/>
    <w:rsid w:val="00C243F4"/>
    <w:rsid w:val="00C24570"/>
    <w:rsid w:val="00C32009"/>
    <w:rsid w:val="00C32725"/>
    <w:rsid w:val="00C3444E"/>
    <w:rsid w:val="00C35CC9"/>
    <w:rsid w:val="00C3674F"/>
    <w:rsid w:val="00C37983"/>
    <w:rsid w:val="00C37C4E"/>
    <w:rsid w:val="00C401C2"/>
    <w:rsid w:val="00C41D5E"/>
    <w:rsid w:val="00C43A02"/>
    <w:rsid w:val="00C44F5E"/>
    <w:rsid w:val="00C474D7"/>
    <w:rsid w:val="00C477AF"/>
    <w:rsid w:val="00C504ED"/>
    <w:rsid w:val="00C54753"/>
    <w:rsid w:val="00C6139E"/>
    <w:rsid w:val="00C63B18"/>
    <w:rsid w:val="00C71A91"/>
    <w:rsid w:val="00C72F35"/>
    <w:rsid w:val="00C767BD"/>
    <w:rsid w:val="00C77DF4"/>
    <w:rsid w:val="00C80BD5"/>
    <w:rsid w:val="00C813D2"/>
    <w:rsid w:val="00C85B49"/>
    <w:rsid w:val="00C86F27"/>
    <w:rsid w:val="00C8764D"/>
    <w:rsid w:val="00C90D95"/>
    <w:rsid w:val="00C916FD"/>
    <w:rsid w:val="00C95D52"/>
    <w:rsid w:val="00C964E2"/>
    <w:rsid w:val="00CA181F"/>
    <w:rsid w:val="00CA4328"/>
    <w:rsid w:val="00CA626C"/>
    <w:rsid w:val="00CA634C"/>
    <w:rsid w:val="00CA65D0"/>
    <w:rsid w:val="00CB0B7E"/>
    <w:rsid w:val="00CB17BD"/>
    <w:rsid w:val="00CB1A06"/>
    <w:rsid w:val="00CB1DF3"/>
    <w:rsid w:val="00CB1F32"/>
    <w:rsid w:val="00CB3989"/>
    <w:rsid w:val="00CB4864"/>
    <w:rsid w:val="00CB5520"/>
    <w:rsid w:val="00CC006E"/>
    <w:rsid w:val="00CC0F51"/>
    <w:rsid w:val="00CC163F"/>
    <w:rsid w:val="00CC4272"/>
    <w:rsid w:val="00CC589F"/>
    <w:rsid w:val="00CC58C2"/>
    <w:rsid w:val="00CC6440"/>
    <w:rsid w:val="00CC65B3"/>
    <w:rsid w:val="00CD0615"/>
    <w:rsid w:val="00CD12E6"/>
    <w:rsid w:val="00CD20E9"/>
    <w:rsid w:val="00CD4192"/>
    <w:rsid w:val="00CD4C13"/>
    <w:rsid w:val="00CD4FF3"/>
    <w:rsid w:val="00CD7523"/>
    <w:rsid w:val="00CE0309"/>
    <w:rsid w:val="00CE05E9"/>
    <w:rsid w:val="00CE1A67"/>
    <w:rsid w:val="00CE2DB0"/>
    <w:rsid w:val="00CE3360"/>
    <w:rsid w:val="00CE539A"/>
    <w:rsid w:val="00CF02B6"/>
    <w:rsid w:val="00CF0A95"/>
    <w:rsid w:val="00CF1A38"/>
    <w:rsid w:val="00CF2C31"/>
    <w:rsid w:val="00CF5005"/>
    <w:rsid w:val="00D029E1"/>
    <w:rsid w:val="00D055EE"/>
    <w:rsid w:val="00D058E3"/>
    <w:rsid w:val="00D066F7"/>
    <w:rsid w:val="00D07C21"/>
    <w:rsid w:val="00D113E3"/>
    <w:rsid w:val="00D12666"/>
    <w:rsid w:val="00D1337D"/>
    <w:rsid w:val="00D16101"/>
    <w:rsid w:val="00D16E17"/>
    <w:rsid w:val="00D174CE"/>
    <w:rsid w:val="00D17B16"/>
    <w:rsid w:val="00D17BFC"/>
    <w:rsid w:val="00D21BB7"/>
    <w:rsid w:val="00D252E7"/>
    <w:rsid w:val="00D25535"/>
    <w:rsid w:val="00D25C90"/>
    <w:rsid w:val="00D3317B"/>
    <w:rsid w:val="00D33934"/>
    <w:rsid w:val="00D436A6"/>
    <w:rsid w:val="00D43BDE"/>
    <w:rsid w:val="00D43E57"/>
    <w:rsid w:val="00D45223"/>
    <w:rsid w:val="00D47911"/>
    <w:rsid w:val="00D506F3"/>
    <w:rsid w:val="00D50EE4"/>
    <w:rsid w:val="00D51060"/>
    <w:rsid w:val="00D54388"/>
    <w:rsid w:val="00D55269"/>
    <w:rsid w:val="00D554C0"/>
    <w:rsid w:val="00D60B41"/>
    <w:rsid w:val="00D62A96"/>
    <w:rsid w:val="00D64562"/>
    <w:rsid w:val="00D64E32"/>
    <w:rsid w:val="00D65522"/>
    <w:rsid w:val="00D67E10"/>
    <w:rsid w:val="00D713F9"/>
    <w:rsid w:val="00D731E3"/>
    <w:rsid w:val="00D73240"/>
    <w:rsid w:val="00D7389B"/>
    <w:rsid w:val="00D744CA"/>
    <w:rsid w:val="00D756F2"/>
    <w:rsid w:val="00D76323"/>
    <w:rsid w:val="00D76BAB"/>
    <w:rsid w:val="00D77266"/>
    <w:rsid w:val="00D80A9C"/>
    <w:rsid w:val="00D82D8F"/>
    <w:rsid w:val="00D83E2F"/>
    <w:rsid w:val="00D841EE"/>
    <w:rsid w:val="00D91737"/>
    <w:rsid w:val="00D93621"/>
    <w:rsid w:val="00D93F82"/>
    <w:rsid w:val="00D97357"/>
    <w:rsid w:val="00DA114A"/>
    <w:rsid w:val="00DA2BCC"/>
    <w:rsid w:val="00DA3E7D"/>
    <w:rsid w:val="00DA5B04"/>
    <w:rsid w:val="00DB2870"/>
    <w:rsid w:val="00DB6938"/>
    <w:rsid w:val="00DB7F10"/>
    <w:rsid w:val="00DC0A96"/>
    <w:rsid w:val="00DC0AA0"/>
    <w:rsid w:val="00DC248C"/>
    <w:rsid w:val="00DC2A87"/>
    <w:rsid w:val="00DC593C"/>
    <w:rsid w:val="00DC5F04"/>
    <w:rsid w:val="00DC7CAA"/>
    <w:rsid w:val="00DD1EC2"/>
    <w:rsid w:val="00DD504C"/>
    <w:rsid w:val="00DD74FD"/>
    <w:rsid w:val="00DE0801"/>
    <w:rsid w:val="00DE40D4"/>
    <w:rsid w:val="00DE5F8C"/>
    <w:rsid w:val="00DF5EBE"/>
    <w:rsid w:val="00DF73EE"/>
    <w:rsid w:val="00DF7B88"/>
    <w:rsid w:val="00DF7EA7"/>
    <w:rsid w:val="00E00EBB"/>
    <w:rsid w:val="00E01513"/>
    <w:rsid w:val="00E01C84"/>
    <w:rsid w:val="00E024E7"/>
    <w:rsid w:val="00E028F2"/>
    <w:rsid w:val="00E0610E"/>
    <w:rsid w:val="00E07D28"/>
    <w:rsid w:val="00E116BF"/>
    <w:rsid w:val="00E1283B"/>
    <w:rsid w:val="00E12ECA"/>
    <w:rsid w:val="00E147EB"/>
    <w:rsid w:val="00E14EDE"/>
    <w:rsid w:val="00E1591E"/>
    <w:rsid w:val="00E15BCE"/>
    <w:rsid w:val="00E20C93"/>
    <w:rsid w:val="00E22E10"/>
    <w:rsid w:val="00E2631D"/>
    <w:rsid w:val="00E26398"/>
    <w:rsid w:val="00E26FD9"/>
    <w:rsid w:val="00E27431"/>
    <w:rsid w:val="00E2796F"/>
    <w:rsid w:val="00E32832"/>
    <w:rsid w:val="00E3406B"/>
    <w:rsid w:val="00E34300"/>
    <w:rsid w:val="00E3430A"/>
    <w:rsid w:val="00E347CD"/>
    <w:rsid w:val="00E4347A"/>
    <w:rsid w:val="00E43C98"/>
    <w:rsid w:val="00E4596A"/>
    <w:rsid w:val="00E46866"/>
    <w:rsid w:val="00E52BC2"/>
    <w:rsid w:val="00E5361D"/>
    <w:rsid w:val="00E53DC0"/>
    <w:rsid w:val="00E5508E"/>
    <w:rsid w:val="00E614CA"/>
    <w:rsid w:val="00E615B6"/>
    <w:rsid w:val="00E61717"/>
    <w:rsid w:val="00E61EBB"/>
    <w:rsid w:val="00E627C7"/>
    <w:rsid w:val="00E62BD5"/>
    <w:rsid w:val="00E648F8"/>
    <w:rsid w:val="00E6635C"/>
    <w:rsid w:val="00E66915"/>
    <w:rsid w:val="00E769A3"/>
    <w:rsid w:val="00E76D9E"/>
    <w:rsid w:val="00E775E6"/>
    <w:rsid w:val="00E83CA8"/>
    <w:rsid w:val="00E85980"/>
    <w:rsid w:val="00E85D7E"/>
    <w:rsid w:val="00E90757"/>
    <w:rsid w:val="00E937A3"/>
    <w:rsid w:val="00E95565"/>
    <w:rsid w:val="00E96251"/>
    <w:rsid w:val="00E96C3C"/>
    <w:rsid w:val="00E96E95"/>
    <w:rsid w:val="00E96FBF"/>
    <w:rsid w:val="00EA0C37"/>
    <w:rsid w:val="00EA42DF"/>
    <w:rsid w:val="00EA692F"/>
    <w:rsid w:val="00EA70C4"/>
    <w:rsid w:val="00EB1EED"/>
    <w:rsid w:val="00EB535F"/>
    <w:rsid w:val="00EB621C"/>
    <w:rsid w:val="00EB6806"/>
    <w:rsid w:val="00EC1BC4"/>
    <w:rsid w:val="00EC221D"/>
    <w:rsid w:val="00EC2572"/>
    <w:rsid w:val="00EC3C88"/>
    <w:rsid w:val="00EC47CA"/>
    <w:rsid w:val="00EC509C"/>
    <w:rsid w:val="00EC7E69"/>
    <w:rsid w:val="00ED0CCD"/>
    <w:rsid w:val="00ED1ABF"/>
    <w:rsid w:val="00ED4621"/>
    <w:rsid w:val="00ED4C58"/>
    <w:rsid w:val="00EE08CB"/>
    <w:rsid w:val="00EE2A77"/>
    <w:rsid w:val="00EE2CA1"/>
    <w:rsid w:val="00EE56B3"/>
    <w:rsid w:val="00EE65F9"/>
    <w:rsid w:val="00EE6E3E"/>
    <w:rsid w:val="00EF0EE7"/>
    <w:rsid w:val="00EF0FEE"/>
    <w:rsid w:val="00EF471D"/>
    <w:rsid w:val="00EF4B15"/>
    <w:rsid w:val="00EF5015"/>
    <w:rsid w:val="00EF6A4D"/>
    <w:rsid w:val="00EF702C"/>
    <w:rsid w:val="00EF793F"/>
    <w:rsid w:val="00F00250"/>
    <w:rsid w:val="00F00BA0"/>
    <w:rsid w:val="00F04E87"/>
    <w:rsid w:val="00F05746"/>
    <w:rsid w:val="00F076F9"/>
    <w:rsid w:val="00F13A75"/>
    <w:rsid w:val="00F17BA7"/>
    <w:rsid w:val="00F2164B"/>
    <w:rsid w:val="00F21FD1"/>
    <w:rsid w:val="00F22746"/>
    <w:rsid w:val="00F23319"/>
    <w:rsid w:val="00F235D6"/>
    <w:rsid w:val="00F240AF"/>
    <w:rsid w:val="00F248F4"/>
    <w:rsid w:val="00F24A4A"/>
    <w:rsid w:val="00F260C5"/>
    <w:rsid w:val="00F260D7"/>
    <w:rsid w:val="00F26872"/>
    <w:rsid w:val="00F26D18"/>
    <w:rsid w:val="00F27B7A"/>
    <w:rsid w:val="00F3089C"/>
    <w:rsid w:val="00F3198B"/>
    <w:rsid w:val="00F33C1F"/>
    <w:rsid w:val="00F3496D"/>
    <w:rsid w:val="00F43C71"/>
    <w:rsid w:val="00F4606D"/>
    <w:rsid w:val="00F47605"/>
    <w:rsid w:val="00F5219E"/>
    <w:rsid w:val="00F550DE"/>
    <w:rsid w:val="00F56046"/>
    <w:rsid w:val="00F62D11"/>
    <w:rsid w:val="00F64053"/>
    <w:rsid w:val="00F64306"/>
    <w:rsid w:val="00F67E6A"/>
    <w:rsid w:val="00F74DFB"/>
    <w:rsid w:val="00F75092"/>
    <w:rsid w:val="00F7517D"/>
    <w:rsid w:val="00F76CF2"/>
    <w:rsid w:val="00F7738D"/>
    <w:rsid w:val="00F77686"/>
    <w:rsid w:val="00F80257"/>
    <w:rsid w:val="00F8106F"/>
    <w:rsid w:val="00F82428"/>
    <w:rsid w:val="00F85970"/>
    <w:rsid w:val="00F86D08"/>
    <w:rsid w:val="00F87A8D"/>
    <w:rsid w:val="00F90774"/>
    <w:rsid w:val="00F93AEF"/>
    <w:rsid w:val="00F95E15"/>
    <w:rsid w:val="00F9798C"/>
    <w:rsid w:val="00FA02B7"/>
    <w:rsid w:val="00FA1786"/>
    <w:rsid w:val="00FA1CEE"/>
    <w:rsid w:val="00FA2BDE"/>
    <w:rsid w:val="00FA2C71"/>
    <w:rsid w:val="00FA5E81"/>
    <w:rsid w:val="00FA722E"/>
    <w:rsid w:val="00FA7D65"/>
    <w:rsid w:val="00FB052B"/>
    <w:rsid w:val="00FB454F"/>
    <w:rsid w:val="00FB67C3"/>
    <w:rsid w:val="00FB7FDB"/>
    <w:rsid w:val="00FC164C"/>
    <w:rsid w:val="00FC3382"/>
    <w:rsid w:val="00FC3AE3"/>
    <w:rsid w:val="00FC4718"/>
    <w:rsid w:val="00FC5D55"/>
    <w:rsid w:val="00FD0E53"/>
    <w:rsid w:val="00FD2075"/>
    <w:rsid w:val="00FD2B81"/>
    <w:rsid w:val="00FD52C9"/>
    <w:rsid w:val="00FD6336"/>
    <w:rsid w:val="00FD7F41"/>
    <w:rsid w:val="00FE049C"/>
    <w:rsid w:val="00FE0FF8"/>
    <w:rsid w:val="00FE1294"/>
    <w:rsid w:val="00FE4609"/>
    <w:rsid w:val="00FE617F"/>
    <w:rsid w:val="00FE6863"/>
    <w:rsid w:val="00FE7A65"/>
    <w:rsid w:val="00FF0BBA"/>
    <w:rsid w:val="00FF14D2"/>
    <w:rsid w:val="00FF7C69"/>
    <w:rsid w:val="1BE4DFE8"/>
    <w:rsid w:val="27E1463D"/>
    <w:rsid w:val="379D5331"/>
    <w:rsid w:val="446459DA"/>
    <w:rsid w:val="457B4A32"/>
    <w:rsid w:val="5FA65916"/>
    <w:rsid w:val="62E51E51"/>
    <w:rsid w:val="6AD758B0"/>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73629"/>
  <w15:docId w15:val="{8F66352C-2526-40DA-BA9B-06401F380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numPr>
        <w:numId w:val="2"/>
      </w:numPr>
      <w:spacing w:before="120" w:after="320" w:line="320" w:lineRule="atLeast"/>
      <w:jc w:val="both"/>
      <w:outlineLvl w:val="0"/>
    </w:pPr>
    <w:rPr>
      <w:rFonts w:ascii="Brandon Grotesque Bold" w:eastAsiaTheme="majorEastAsia" w:hAnsi="Brandon Grotesque Bold" w:cstheme="majorBidi"/>
      <w:bCs/>
      <w:color w:val="242B84"/>
      <w:sz w:val="26"/>
      <w:szCs w:val="28"/>
    </w:rPr>
  </w:style>
  <w:style w:type="paragraph" w:styleId="Heading2">
    <w:name w:val="heading 2"/>
    <w:basedOn w:val="Normal"/>
    <w:next w:val="Normal"/>
    <w:link w:val="Heading2Char"/>
    <w:autoRedefine/>
    <w:uiPriority w:val="9"/>
    <w:unhideWhenUsed/>
    <w:qFormat/>
    <w:rsid w:val="00702D62"/>
    <w:pPr>
      <w:keepNext/>
      <w:keepLines/>
      <w:numPr>
        <w:ilvl w:val="1"/>
        <w:numId w:val="2"/>
      </w:numPr>
      <w:spacing w:before="320" w:after="0" w:line="320" w:lineRule="atLeast"/>
      <w:ind w:left="578" w:hanging="578"/>
      <w:jc w:val="both"/>
      <w:outlineLvl w:val="1"/>
    </w:pPr>
    <w:rPr>
      <w:rFonts w:ascii="Brandon Grotesque Bold" w:eastAsiaTheme="majorEastAsia" w:hAnsi="Brandon Grotesque Bold" w:cstheme="majorBidi"/>
      <w:b/>
      <w:bCs/>
      <w:color w:val="5286D2"/>
      <w:sz w:val="24"/>
      <w:szCs w:val="26"/>
      <w:lang w:val="en-GB"/>
    </w:rPr>
  </w:style>
  <w:style w:type="paragraph" w:styleId="Heading3">
    <w:name w:val="heading 3"/>
    <w:basedOn w:val="Normal"/>
    <w:next w:val="Normal"/>
    <w:link w:val="Heading3Char"/>
    <w:uiPriority w:val="9"/>
    <w:unhideWhenUsed/>
    <w:qFormat/>
    <w:pPr>
      <w:keepNext/>
      <w:keepLines/>
      <w:numPr>
        <w:ilvl w:val="2"/>
        <w:numId w:val="2"/>
      </w:numPr>
      <w:spacing w:before="240" w:after="0"/>
      <w:outlineLvl w:val="2"/>
    </w:pPr>
    <w:rPr>
      <w:rFonts w:asciiTheme="majorHAnsi" w:eastAsiaTheme="majorEastAsia" w:hAnsiTheme="majorHAnsi" w:cstheme="majorBidi"/>
      <w:b/>
      <w:bCs/>
      <w:color w:val="242B84"/>
    </w:rPr>
  </w:style>
  <w:style w:type="paragraph" w:styleId="Heading4">
    <w:name w:val="heading 4"/>
    <w:basedOn w:val="Normal"/>
    <w:next w:val="Normal"/>
    <w:link w:val="Heading4Char"/>
    <w:uiPriority w:val="9"/>
    <w:unhideWhenUsed/>
    <w:qFormat/>
    <w:pPr>
      <w:keepNext/>
      <w:keepLines/>
      <w:numPr>
        <w:ilvl w:val="3"/>
        <w:numId w:val="2"/>
      </w:numPr>
      <w:spacing w:before="320" w:after="0" w:line="320" w:lineRule="exact"/>
      <w:outlineLvl w:val="3"/>
    </w:pPr>
    <w:rPr>
      <w:rFonts w:asciiTheme="majorHAnsi" w:eastAsiaTheme="majorEastAsia" w:hAnsiTheme="majorHAnsi" w:cstheme="majorBidi"/>
      <w:b/>
      <w:bCs/>
      <w:i/>
      <w:iCs/>
      <w:color w:val="242B84"/>
    </w:rPr>
  </w:style>
  <w:style w:type="paragraph" w:styleId="Heading5">
    <w:name w:val="heading 5"/>
    <w:basedOn w:val="Normal"/>
    <w:next w:val="Normal"/>
    <w:link w:val="Heading5Char"/>
    <w:uiPriority w:val="9"/>
    <w:unhideWhenUsed/>
    <w:qFormat/>
    <w:pPr>
      <w:keepNext/>
      <w:keepLines/>
      <w:numPr>
        <w:ilvl w:val="4"/>
        <w:numId w:val="2"/>
      </w:numPr>
      <w:spacing w:before="200" w:after="0"/>
      <w:outlineLvl w:val="4"/>
    </w:pPr>
    <w:rPr>
      <w:rFonts w:asciiTheme="majorHAnsi" w:eastAsiaTheme="majorEastAsia" w:hAnsiTheme="majorHAnsi" w:cstheme="majorBidi"/>
      <w:i/>
      <w:color w:val="5286D2"/>
    </w:rPr>
  </w:style>
  <w:style w:type="paragraph" w:styleId="Heading6">
    <w:name w:val="heading 6"/>
    <w:basedOn w:val="Normal"/>
    <w:next w:val="Normal"/>
    <w:link w:val="Heading6Char"/>
    <w:uiPriority w:val="9"/>
    <w:unhideWhenUsed/>
    <w:qFormat/>
    <w:pPr>
      <w:keepNext/>
      <w:keepLines/>
      <w:numPr>
        <w:ilvl w:val="5"/>
        <w:numId w:val="2"/>
      </w:numPr>
      <w:spacing w:before="200" w:after="0"/>
      <w:outlineLvl w:val="5"/>
    </w:pPr>
    <w:rPr>
      <w:rFonts w:asciiTheme="majorHAnsi" w:eastAsiaTheme="majorEastAsia" w:hAnsiTheme="majorHAnsi" w:cstheme="majorBidi"/>
      <w:i/>
      <w:iCs/>
      <w:color w:val="121541" w:themeColor="accent1" w:themeShade="7F"/>
    </w:rPr>
  </w:style>
  <w:style w:type="paragraph" w:styleId="Heading7">
    <w:name w:val="heading 7"/>
    <w:basedOn w:val="Normal"/>
    <w:next w:val="Normal"/>
    <w:link w:val="Heading7Char"/>
    <w:uiPriority w:val="9"/>
    <w:semiHidden/>
    <w:unhideWhenUsed/>
    <w:qFormat/>
    <w:pPr>
      <w:keepNext/>
      <w:keepLines/>
      <w:numPr>
        <w:ilvl w:val="6"/>
        <w:numId w:val="2"/>
      </w:numPr>
      <w:spacing w:before="200" w:after="0"/>
      <w:outlineLvl w:val="6"/>
    </w:pPr>
    <w:rPr>
      <w:rFonts w:asciiTheme="majorHAnsi" w:eastAsiaTheme="majorEastAsia" w:hAnsiTheme="majorHAnsi" w:cstheme="majorBidi"/>
      <w:i/>
      <w:iCs/>
      <w:color w:val="FFFFFF" w:themeColor="text1" w:themeTint="BF"/>
    </w:rPr>
  </w:style>
  <w:style w:type="paragraph" w:styleId="Heading8">
    <w:name w:val="heading 8"/>
    <w:basedOn w:val="Normal"/>
    <w:next w:val="Normal"/>
    <w:link w:val="Heading8Char"/>
    <w:uiPriority w:val="9"/>
    <w:semiHidden/>
    <w:unhideWhenUsed/>
    <w:qFormat/>
    <w:pPr>
      <w:keepNext/>
      <w:keepLines/>
      <w:numPr>
        <w:ilvl w:val="7"/>
        <w:numId w:val="2"/>
      </w:numPr>
      <w:spacing w:before="200" w:after="0"/>
      <w:outlineLvl w:val="7"/>
    </w:pPr>
    <w:rPr>
      <w:rFonts w:asciiTheme="majorHAnsi" w:eastAsiaTheme="majorEastAsia" w:hAnsiTheme="majorHAnsi" w:cstheme="majorBidi"/>
      <w:color w:val="FFFFFF" w:themeColor="text1" w:themeTint="BF"/>
      <w:sz w:val="20"/>
      <w:szCs w:val="20"/>
    </w:rPr>
  </w:style>
  <w:style w:type="paragraph" w:styleId="Heading9">
    <w:name w:val="heading 9"/>
    <w:basedOn w:val="Normal"/>
    <w:next w:val="Normal"/>
    <w:link w:val="Heading9Char"/>
    <w:uiPriority w:val="9"/>
    <w:semiHidden/>
    <w:unhideWhenUsed/>
    <w:qFormat/>
    <w:pPr>
      <w:keepNext/>
      <w:keepLines/>
      <w:numPr>
        <w:ilvl w:val="8"/>
        <w:numId w:val="2"/>
      </w:numPr>
      <w:spacing w:before="200" w:after="0"/>
      <w:outlineLvl w:val="8"/>
    </w:pPr>
    <w:rPr>
      <w:rFonts w:asciiTheme="majorHAnsi" w:eastAsiaTheme="majorEastAsia" w:hAnsiTheme="majorHAnsi" w:cstheme="majorBidi"/>
      <w:i/>
      <w:iCs/>
      <w:color w:val="FFFFFF"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Brandon Grotesque Bold" w:eastAsiaTheme="majorEastAsia" w:hAnsi="Brandon Grotesque Bold" w:cstheme="majorBidi"/>
      <w:bCs/>
      <w:color w:val="242B84"/>
      <w:sz w:val="26"/>
      <w:szCs w:val="28"/>
    </w:rPr>
  </w:style>
  <w:style w:type="character" w:customStyle="1" w:styleId="Heading2Char">
    <w:name w:val="Heading 2 Char"/>
    <w:basedOn w:val="DefaultParagraphFont"/>
    <w:link w:val="Heading2"/>
    <w:uiPriority w:val="9"/>
    <w:rsid w:val="00702D62"/>
    <w:rPr>
      <w:rFonts w:ascii="Brandon Grotesque Bold" w:eastAsiaTheme="majorEastAsia" w:hAnsi="Brandon Grotesque Bold" w:cstheme="majorBidi"/>
      <w:b/>
      <w:bCs/>
      <w:color w:val="5286D2"/>
      <w:sz w:val="24"/>
      <w:szCs w:val="26"/>
      <w:lang w:val="en-GB"/>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242B84"/>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242B84"/>
    </w:rPr>
  </w:style>
  <w:style w:type="character" w:customStyle="1" w:styleId="Heading5Char">
    <w:name w:val="Heading 5 Char"/>
    <w:basedOn w:val="DefaultParagraphFont"/>
    <w:link w:val="Heading5"/>
    <w:uiPriority w:val="9"/>
    <w:rPr>
      <w:rFonts w:asciiTheme="majorHAnsi" w:eastAsiaTheme="majorEastAsia" w:hAnsiTheme="majorHAnsi" w:cstheme="majorBidi"/>
      <w:i/>
      <w:color w:val="5286D2"/>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21541"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FFFFFF"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FFFFFF" w:themeColor="text1" w:themeTint="BF"/>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FFFFFF" w:themeColor="text1" w:themeTint="BF"/>
      <w:sz w:val="20"/>
      <w:szCs w:val="20"/>
    </w:rPr>
  </w:style>
  <w:style w:type="paragraph" w:styleId="BalloonText">
    <w:name w:val="Balloon Text"/>
    <w:basedOn w:val="Normal"/>
    <w:link w:val="BalloonTextChar"/>
    <w:uiPriority w:val="99"/>
    <w:semiHidden/>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pPr>
      <w:tabs>
        <w:tab w:val="center" w:pos="4536"/>
        <w:tab w:val="right" w:pos="9072"/>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536"/>
        <w:tab w:val="right" w:pos="9072"/>
      </w:tabs>
      <w:spacing w:after="0" w:line="240" w:lineRule="auto"/>
    </w:pPr>
    <w:rPr>
      <w:rFonts w:ascii="Brandon Grotesque Regular" w:hAnsi="Brandon Grotesque Regular"/>
      <w:sz w:val="19"/>
    </w:rPr>
  </w:style>
  <w:style w:type="character" w:customStyle="1" w:styleId="FooterChar">
    <w:name w:val="Footer Char"/>
    <w:basedOn w:val="DefaultParagraphFont"/>
    <w:link w:val="Footer"/>
    <w:uiPriority w:val="99"/>
    <w:rPr>
      <w:rFonts w:ascii="Brandon Grotesque Regular" w:hAnsi="Brandon Grotesque Regular"/>
      <w:sz w:val="19"/>
    </w:rPr>
  </w:style>
  <w:style w:type="character" w:customStyle="1" w:styleId="CharacterStyle1">
    <w:name w:val="Character Style 1"/>
    <w:uiPriority w:val="99"/>
    <w:semiHidden/>
    <w:rPr>
      <w:rFonts w:ascii="Futura Bk BT" w:hAnsi="Futura Bk BT"/>
      <w:color w:val="242B84"/>
      <w:sz w:val="40"/>
    </w:rPr>
  </w:style>
  <w:style w:type="paragraph" w:customStyle="1" w:styleId="IWHFlietext">
    <w:name w:val="IWH Fließtext"/>
    <w:basedOn w:val="Normal"/>
    <w:link w:val="IWHFlietextZchn"/>
    <w:qFormat/>
    <w:pPr>
      <w:spacing w:before="120" w:line="320" w:lineRule="exact"/>
      <w:jc w:val="both"/>
    </w:pPr>
    <w:rPr>
      <w:rFonts w:ascii="Cambria" w:eastAsiaTheme="minorEastAsia" w:hAnsi="Cambria" w:cs="Times New Roman"/>
      <w:szCs w:val="20"/>
      <w:lang w:eastAsia="de-DE"/>
    </w:rPr>
  </w:style>
  <w:style w:type="character" w:customStyle="1" w:styleId="IWHFlietextZchn">
    <w:name w:val="IWH Fließtext Zchn"/>
    <w:basedOn w:val="DefaultParagraphFont"/>
    <w:link w:val="IWHFlietext"/>
    <w:rPr>
      <w:rFonts w:ascii="Cambria" w:eastAsiaTheme="minorEastAsia" w:hAnsi="Cambria" w:cs="Times New Roman"/>
      <w:szCs w:val="20"/>
      <w:lang w:eastAsia="de-DE"/>
    </w:rPr>
  </w:style>
  <w:style w:type="paragraph" w:customStyle="1" w:styleId="IWHZwischenberschrift">
    <w:name w:val="IWH Zwischenüberschrift"/>
    <w:basedOn w:val="IWHFlietext"/>
    <w:next w:val="IWHFlietext"/>
    <w:semiHidden/>
    <w:pPr>
      <w:spacing w:after="0"/>
    </w:pPr>
    <w:rPr>
      <w:rFonts w:ascii="Futura Bk BT" w:hAnsi="Futura Bk BT"/>
      <w:color w:val="242B84"/>
    </w:rPr>
  </w:style>
  <w:style w:type="character" w:styleId="FootnoteReference">
    <w:name w:val="footnote reference"/>
    <w:aliases w:val="-E Fußnotenzeichen,(Diplomarbeit FZ),(Diplomarbeit FZ)1,(Diplomarbeit FZ)2,(Diplomarbeit FZ)3,(Diplomarbeit FZ)4,(Diplomarbeit FZ)5,(Diplomarbeit FZ)6,(Diplomarbeit FZ)7,(Diplomarbeit FZ)8,(Diplomarbeit FZ)9,-E Fuﬂnotenzeichen,number"/>
    <w:basedOn w:val="DefaultParagraphFont"/>
    <w:uiPriority w:val="99"/>
    <w:rPr>
      <w:vertAlign w:val="superscript"/>
    </w:rPr>
  </w:style>
  <w:style w:type="paragraph" w:customStyle="1" w:styleId="IWHFunotentext">
    <w:name w:val="IWH Fußnotentext"/>
    <w:basedOn w:val="FootnoteText"/>
    <w:next w:val="IWHFlietext"/>
    <w:qFormat/>
    <w:pPr>
      <w:spacing w:after="60" w:line="200" w:lineRule="exact"/>
      <w:jc w:val="both"/>
    </w:pPr>
    <w:rPr>
      <w:rFonts w:eastAsiaTheme="minorEastAsia" w:cs="Times New Roman"/>
      <w:color w:val="454544"/>
      <w:sz w:val="16"/>
      <w:lang w:eastAsia="de-DE"/>
    </w:rPr>
  </w:style>
  <w:style w:type="paragraph" w:styleId="FootnoteText">
    <w:name w:val="footnote text"/>
    <w:aliases w:val="IVSGV 6,-E Fußnotentext,Fußnotentext Ursprung,Fußnotentext Char1,Fußnotentext Char Char,Fußnotentext Char1 Char Char,Fußnotentext Char Char Char Char,Fußnotentext Char1 Char Char Char Char,Fußnotentext Char Char Char Char Char Char,fn"/>
    <w:basedOn w:val="Normal"/>
    <w:link w:val="FootnoteTextChar"/>
    <w:uiPriority w:val="99"/>
    <w:qFormat/>
    <w:pPr>
      <w:tabs>
        <w:tab w:val="left" w:pos="454"/>
      </w:tabs>
      <w:spacing w:after="0" w:line="240" w:lineRule="auto"/>
      <w:ind w:left="454" w:hanging="454"/>
    </w:pPr>
    <w:rPr>
      <w:sz w:val="20"/>
      <w:szCs w:val="20"/>
    </w:rPr>
  </w:style>
  <w:style w:type="character" w:customStyle="1" w:styleId="FootnoteTextChar">
    <w:name w:val="Footnote Text Char"/>
    <w:aliases w:val="IVSGV 6 Char,-E Fußnotentext Char,Fußnotentext Ursprung Char,Fußnotentext Char1 Char,Fußnotentext Char Char Char,Fußnotentext Char1 Char Char Char,Fußnotentext Char Char Char Char Char,Fußnotentext Char1 Char Char Char Char Char"/>
    <w:basedOn w:val="DefaultParagraphFont"/>
    <w:link w:val="FootnoteText"/>
    <w:uiPriority w:val="99"/>
    <w:rPr>
      <w:sz w:val="20"/>
      <w:szCs w:val="20"/>
    </w:rPr>
  </w:style>
  <w:style w:type="paragraph" w:customStyle="1" w:styleId="Style1">
    <w:name w:val="Style 1"/>
    <w:uiPriority w:val="99"/>
    <w:semiHidden/>
    <w:pPr>
      <w:widowControl w:val="0"/>
      <w:autoSpaceDE w:val="0"/>
      <w:autoSpaceDN w:val="0"/>
      <w:adjustRightInd w:val="0"/>
      <w:spacing w:after="0" w:line="240" w:lineRule="auto"/>
    </w:pPr>
    <w:rPr>
      <w:rFonts w:ascii="Times New Roman" w:eastAsiaTheme="minorEastAsia" w:hAnsi="Times New Roman" w:cs="Times New Roman"/>
      <w:sz w:val="20"/>
      <w:szCs w:val="20"/>
      <w:lang w:eastAsia="de-DE"/>
    </w:rPr>
  </w:style>
  <w:style w:type="table" w:styleId="TableGrid">
    <w:name w:val="Table Grid"/>
    <w:basedOn w:val="TableNormal"/>
    <w:uiPriority w:val="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basedOn w:val="DefaultParagraphFont"/>
    <w:link w:val="ListParagraph"/>
    <w:uiPriority w:val="34"/>
  </w:style>
  <w:style w:type="character" w:styleId="Hyperlink">
    <w:name w:val="Hyperlink"/>
    <w:basedOn w:val="DefaultParagraphFont"/>
    <w:uiPriority w:val="99"/>
    <w:rPr>
      <w:color w:val="5286D2"/>
    </w:rPr>
  </w:style>
  <w:style w:type="paragraph" w:styleId="Title">
    <w:name w:val="Title"/>
    <w:basedOn w:val="Normal"/>
    <w:next w:val="Normal"/>
    <w:link w:val="TitleChar"/>
    <w:uiPriority w:val="10"/>
    <w:qFormat/>
    <w:pPr>
      <w:numPr>
        <w:numId w:val="1"/>
      </w:numPr>
      <w:spacing w:after="300" w:line="240" w:lineRule="auto"/>
      <w:ind w:left="0" w:hanging="709"/>
      <w:contextualSpacing/>
    </w:pPr>
    <w:rPr>
      <w:rFonts w:ascii="Futura Bk BT" w:eastAsiaTheme="majorEastAsia" w:hAnsi="Futura Bk BT" w:cstheme="majorBidi"/>
      <w:color w:val="242B84"/>
      <w:spacing w:val="5"/>
      <w:kern w:val="28"/>
      <w:sz w:val="44"/>
      <w:szCs w:val="52"/>
    </w:rPr>
  </w:style>
  <w:style w:type="character" w:customStyle="1" w:styleId="TitleChar">
    <w:name w:val="Title Char"/>
    <w:basedOn w:val="DefaultParagraphFont"/>
    <w:link w:val="Title"/>
    <w:uiPriority w:val="10"/>
    <w:rPr>
      <w:rFonts w:ascii="Futura Bk BT" w:eastAsiaTheme="majorEastAsia" w:hAnsi="Futura Bk BT" w:cstheme="majorBidi"/>
      <w:color w:val="242B84"/>
      <w:spacing w:val="5"/>
      <w:kern w:val="28"/>
      <w:sz w:val="44"/>
      <w:szCs w:val="52"/>
    </w:rPr>
  </w:style>
  <w:style w:type="paragraph" w:customStyle="1" w:styleId="IWHZwischenberschrift2">
    <w:name w:val="IWH Zwischenüberschrift 2"/>
    <w:basedOn w:val="Normal"/>
    <w:semiHidden/>
    <w:pPr>
      <w:tabs>
        <w:tab w:val="left" w:pos="1823"/>
        <w:tab w:val="left" w:pos="4254"/>
      </w:tabs>
      <w:autoSpaceDE w:val="0"/>
      <w:autoSpaceDN w:val="0"/>
      <w:adjustRightInd w:val="0"/>
      <w:spacing w:before="200" w:line="340" w:lineRule="atLeast"/>
      <w:textAlignment w:val="center"/>
    </w:pPr>
    <w:rPr>
      <w:rFonts w:ascii="Futura Bk BT" w:eastAsiaTheme="minorEastAsia" w:hAnsi="Futura Bk BT" w:cs="Times New Roman"/>
      <w:color w:val="5286D2"/>
      <w:sz w:val="24"/>
      <w:szCs w:val="24"/>
      <w:lang w:eastAsia="ja-JP"/>
    </w:rPr>
  </w:style>
  <w:style w:type="paragraph" w:customStyle="1" w:styleId="IWHFunote">
    <w:name w:val="IWH Fußnote"/>
    <w:basedOn w:val="IWHFlietext"/>
    <w:qFormat/>
    <w:pPr>
      <w:tabs>
        <w:tab w:val="left" w:pos="454"/>
      </w:tabs>
      <w:autoSpaceDE w:val="0"/>
      <w:autoSpaceDN w:val="0"/>
      <w:adjustRightInd w:val="0"/>
      <w:spacing w:before="0" w:after="0" w:line="240" w:lineRule="auto"/>
      <w:ind w:left="454" w:hanging="454"/>
      <w:textAlignment w:val="center"/>
    </w:pPr>
    <w:rPr>
      <w:rFonts w:cs="Adobe Arabic"/>
      <w:color w:val="5F6972"/>
      <w:sz w:val="18"/>
      <w:szCs w:val="15"/>
      <w:lang w:eastAsia="ja-JP"/>
    </w:rPr>
  </w:style>
  <w:style w:type="paragraph" w:customStyle="1" w:styleId="IWHKasten1">
    <w:name w:val="IWH Kasten Ü1"/>
    <w:basedOn w:val="IWHFlietext"/>
    <w:next w:val="Normal"/>
    <w:qFormat/>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before="200" w:after="0" w:line="276" w:lineRule="auto"/>
      <w:textAlignment w:val="center"/>
    </w:pPr>
    <w:rPr>
      <w:rFonts w:ascii="Futura Hv BT" w:hAnsi="Futura Hv BT"/>
      <w:color w:val="242B84"/>
      <w:sz w:val="18"/>
      <w:szCs w:val="16"/>
      <w:lang w:eastAsia="ja-JP"/>
    </w:rPr>
  </w:style>
  <w:style w:type="paragraph" w:customStyle="1" w:styleId="IWHKasten2">
    <w:name w:val="IWH Kasten Ü2"/>
    <w:basedOn w:val="IWHKasten1"/>
    <w:next w:val="Normal"/>
    <w:link w:val="IWHKasten2Zchn"/>
    <w:qFormat/>
    <w:pPr>
      <w:spacing w:before="0" w:line="280" w:lineRule="atLeast"/>
    </w:pPr>
    <w:rPr>
      <w:rFonts w:ascii="Futura Lt BT" w:hAnsi="Futura Lt BT"/>
      <w:sz w:val="22"/>
    </w:rPr>
  </w:style>
  <w:style w:type="character" w:customStyle="1" w:styleId="IWHKasten2Zchn">
    <w:name w:val="IWH Kasten Ü2 Zchn"/>
    <w:basedOn w:val="DefaultParagraphFont"/>
    <w:link w:val="IWHKasten2"/>
    <w:rPr>
      <w:rFonts w:ascii="Futura Lt BT" w:eastAsiaTheme="minorEastAsia" w:hAnsi="Futura Lt BT" w:cs="Times New Roman"/>
      <w:color w:val="242B84"/>
      <w:szCs w:val="16"/>
      <w:shd w:val="clear" w:color="auto" w:fill="E3ECF8"/>
      <w:lang w:eastAsia="ja-JP"/>
    </w:rPr>
  </w:style>
  <w:style w:type="paragraph" w:customStyle="1" w:styleId="IWHKastenQuellen">
    <w:name w:val="IWH Kasten Quellen"/>
    <w:basedOn w:val="Normal"/>
    <w:qFormat/>
    <w:pPr>
      <w:pBdr>
        <w:top w:val="single" w:sz="4" w:space="1" w:color="E3ECF8"/>
        <w:left w:val="single" w:sz="4" w:space="4" w:color="E3ECF8"/>
        <w:bottom w:val="single" w:sz="4" w:space="1" w:color="E3ECF8"/>
        <w:right w:val="single" w:sz="4" w:space="4" w:color="E3ECF8"/>
      </w:pBdr>
      <w:shd w:val="clear" w:color="auto" w:fill="E3ECF8"/>
      <w:tabs>
        <w:tab w:val="left" w:pos="1823"/>
        <w:tab w:val="left" w:pos="4254"/>
      </w:tabs>
      <w:autoSpaceDE w:val="0"/>
      <w:autoSpaceDN w:val="0"/>
      <w:adjustRightInd w:val="0"/>
      <w:spacing w:after="120"/>
      <w:jc w:val="both"/>
      <w:textAlignment w:val="center"/>
    </w:pPr>
    <w:rPr>
      <w:rFonts w:ascii="Cambria" w:eastAsiaTheme="minorEastAsia" w:hAnsi="Cambria" w:cs="Times New Roman"/>
      <w:color w:val="5F6972"/>
      <w:sz w:val="18"/>
      <w:szCs w:val="15"/>
      <w:lang w:eastAsia="ja-JP"/>
    </w:rPr>
  </w:style>
  <w:style w:type="paragraph" w:customStyle="1" w:styleId="StandartText">
    <w:name w:val="Standart Text"/>
    <w:basedOn w:val="BodyText"/>
    <w:link w:val="StandartTextZchn"/>
    <w:qFormat/>
    <w:pPr>
      <w:spacing w:before="120" w:line="280" w:lineRule="atLeast"/>
      <w:jc w:val="both"/>
    </w:pPr>
    <w:rPr>
      <w:rFonts w:ascii="Calibri" w:eastAsiaTheme="minorEastAsia" w:hAnsi="Calibri" w:cs="Times New Roman"/>
      <w:szCs w:val="24"/>
      <w:lang w:eastAsia="de-DE"/>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character" w:customStyle="1" w:styleId="StandartTextZchn">
    <w:name w:val="Standart Text Zchn"/>
    <w:basedOn w:val="BodyTextChar"/>
    <w:link w:val="StandartText"/>
    <w:rPr>
      <w:rFonts w:ascii="Calibri" w:eastAsiaTheme="minorEastAsia" w:hAnsi="Calibri" w:cs="Times New Roman"/>
      <w:szCs w:val="24"/>
      <w:lang w:eastAsia="de-DE"/>
    </w:rPr>
  </w:style>
  <w:style w:type="paragraph" w:customStyle="1" w:styleId="Quelle">
    <w:name w:val="Quelle"/>
    <w:basedOn w:val="Normal"/>
    <w:qFormat/>
    <w:pPr>
      <w:tabs>
        <w:tab w:val="left" w:pos="680"/>
      </w:tabs>
      <w:spacing w:before="60" w:after="60" w:line="240" w:lineRule="auto"/>
      <w:jc w:val="both"/>
    </w:pPr>
    <w:rPr>
      <w:rFonts w:ascii="Cambria" w:eastAsia="Times New Roman" w:hAnsi="Cambria" w:cs="Times New Roman"/>
      <w:sz w:val="18"/>
      <w:szCs w:val="20"/>
      <w:lang w:eastAsia="de-DE"/>
    </w:rPr>
  </w:style>
  <w:style w:type="paragraph" w:customStyle="1" w:styleId="Tabellenerklrung">
    <w:name w:val="Tabellenerklärung"/>
    <w:basedOn w:val="Normal"/>
    <w:pPr>
      <w:spacing w:before="60" w:after="0" w:line="240" w:lineRule="auto"/>
      <w:jc w:val="both"/>
    </w:pPr>
    <w:rPr>
      <w:rFonts w:ascii="Times New Roman" w:eastAsia="Times New Roman" w:hAnsi="Times New Roman" w:cs="Times New Roman"/>
      <w:sz w:val="16"/>
      <w:szCs w:val="20"/>
      <w:lang w:eastAsia="de-DE"/>
    </w:rPr>
  </w:style>
  <w:style w:type="paragraph" w:customStyle="1" w:styleId="Tabelleninhalt">
    <w:name w:val="Tabelleninhalt"/>
    <w:basedOn w:val="Normal"/>
    <w:pPr>
      <w:spacing w:after="0" w:line="240" w:lineRule="auto"/>
    </w:pPr>
    <w:rPr>
      <w:rFonts w:ascii="Brandon Grotesque Regular" w:eastAsia="Times New Roman" w:hAnsi="Brandon Grotesque Regular" w:cs="Times New Roman"/>
      <w:sz w:val="16"/>
      <w:szCs w:val="20"/>
      <w:lang w:eastAsia="de-DE"/>
    </w:rPr>
  </w:style>
  <w:style w:type="paragraph" w:customStyle="1" w:styleId="BeschriftungTabelle">
    <w:name w:val="BeschriftungTabelle"/>
    <w:basedOn w:val="Caption"/>
    <w:next w:val="Normal"/>
    <w:pPr>
      <w:keepNext/>
      <w:spacing w:before="290" w:after="180" w:line="290" w:lineRule="atLeast"/>
      <w:ind w:left="1588" w:hanging="1588"/>
    </w:pPr>
    <w:rPr>
      <w:rFonts w:ascii="Arial" w:hAnsi="Arial"/>
      <w:bCs/>
      <w:color w:val="auto"/>
      <w:sz w:val="24"/>
      <w:szCs w:val="22"/>
    </w:rPr>
  </w:style>
  <w:style w:type="paragraph" w:styleId="Caption">
    <w:name w:val="caption"/>
    <w:aliases w:val="Beschriftung_tab,tab_überschrift Char,tab_überschrift,Tab_Überschrift,Table legend"/>
    <w:basedOn w:val="AbbTab-Nummerierung"/>
    <w:next w:val="Normal"/>
    <w:link w:val="CaptionChar"/>
    <w:autoRedefine/>
    <w:unhideWhenUsed/>
    <w:qFormat/>
    <w:rsid w:val="005C600A"/>
    <w:pPr>
      <w:spacing w:after="120"/>
    </w:pPr>
  </w:style>
  <w:style w:type="paragraph" w:customStyle="1" w:styleId="AbbTab-Nummerierung">
    <w:name w:val="Abb/Tab-Nummerierung"/>
    <w:basedOn w:val="Normal"/>
    <w:qFormat/>
    <w:rsid w:val="002B6202"/>
    <w:pPr>
      <w:keepLines/>
      <w:spacing w:after="0" w:line="320" w:lineRule="atLeast"/>
    </w:pPr>
    <w:rPr>
      <w:rFonts w:ascii="Brandon Grotesque Medium" w:eastAsia="Times New Roman" w:hAnsi="Brandon Grotesque Medium" w:cs="Times New Roman"/>
      <w:color w:val="242B84"/>
      <w:sz w:val="20"/>
      <w:szCs w:val="18"/>
      <w:lang w:eastAsia="de-DE"/>
    </w:rPr>
  </w:style>
  <w:style w:type="character" w:customStyle="1" w:styleId="CaptionChar">
    <w:name w:val="Caption Char"/>
    <w:aliases w:val="Beschriftung_tab Char,tab_überschrift Char Char,tab_überschrift Char1,Tab_Überschrift Char,Table legend Char"/>
    <w:link w:val="Caption"/>
    <w:locked/>
    <w:rsid w:val="005C600A"/>
    <w:rPr>
      <w:rFonts w:ascii="Brandon Grotesque Medium" w:eastAsia="Times New Roman" w:hAnsi="Brandon Grotesque Medium" w:cs="Times New Roman"/>
      <w:color w:val="242B84"/>
      <w:sz w:val="20"/>
      <w:szCs w:val="18"/>
      <w:lang w:eastAsia="de-DE"/>
    </w:rPr>
  </w:style>
  <w:style w:type="paragraph" w:customStyle="1" w:styleId="CitaviBibliographyEntry">
    <w:name w:val="Citavi Bibliography Entry"/>
    <w:basedOn w:val="Normal"/>
    <w:link w:val="CitaviBibliographyEntryZchn"/>
    <w:pPr>
      <w:spacing w:after="120"/>
    </w:pPr>
  </w:style>
  <w:style w:type="character" w:customStyle="1" w:styleId="CitaviBibliographyEntryZchn">
    <w:name w:val="Citavi Bibliography Entry Zchn"/>
    <w:basedOn w:val="Heading2Char"/>
    <w:link w:val="CitaviBibliographyEntry"/>
    <w:rPr>
      <w:rFonts w:ascii="Futura Bk BT" w:eastAsiaTheme="majorEastAsia" w:hAnsi="Futura Bk BT" w:cstheme="majorBidi"/>
      <w:b/>
      <w:bCs/>
      <w:color w:val="5286D2"/>
      <w:sz w:val="24"/>
      <w:szCs w:val="26"/>
      <w:lang w:val="en-US"/>
    </w:rPr>
  </w:style>
  <w:style w:type="paragraph" w:customStyle="1" w:styleId="CitaviBibliographyHeading">
    <w:name w:val="Citavi Bibliography Heading"/>
    <w:basedOn w:val="Heading1"/>
    <w:link w:val="CitaviBibliographyHeadingZchn"/>
  </w:style>
  <w:style w:type="character" w:customStyle="1" w:styleId="CitaviBibliographyHeadingZchn">
    <w:name w:val="Citavi Bibliography Heading Zchn"/>
    <w:basedOn w:val="Heading2Char"/>
    <w:link w:val="CitaviBibliographyHeading"/>
    <w:rPr>
      <w:rFonts w:ascii="Brandon Grotesque Bold" w:eastAsiaTheme="majorEastAsia" w:hAnsi="Brandon Grotesque Bold" w:cstheme="majorBidi"/>
      <w:b/>
      <w:bCs/>
      <w:color w:val="242B84"/>
      <w:sz w:val="26"/>
      <w:szCs w:val="28"/>
      <w:lang w:val="en-US"/>
    </w:rPr>
  </w:style>
  <w:style w:type="paragraph" w:styleId="TOC1">
    <w:name w:val="toc 1"/>
    <w:basedOn w:val="Normal"/>
    <w:next w:val="Normal"/>
    <w:autoRedefine/>
    <w:uiPriority w:val="39"/>
    <w:unhideWhenUsed/>
    <w:pPr>
      <w:tabs>
        <w:tab w:val="right" w:leader="dot" w:pos="9629"/>
      </w:tabs>
      <w:spacing w:after="100"/>
      <w:ind w:left="284" w:right="454" w:hanging="284"/>
      <w:jc w:val="both"/>
    </w:pPr>
    <w:rPr>
      <w:b/>
      <w:noProof/>
    </w:rPr>
  </w:style>
  <w:style w:type="paragraph" w:styleId="TOC2">
    <w:name w:val="toc 2"/>
    <w:basedOn w:val="Normal"/>
    <w:next w:val="Normal"/>
    <w:autoRedefine/>
    <w:uiPriority w:val="39"/>
    <w:unhideWhenUsed/>
    <w:pPr>
      <w:tabs>
        <w:tab w:val="left" w:pos="1418"/>
        <w:tab w:val="right" w:leader="dot" w:pos="9629"/>
      </w:tabs>
      <w:spacing w:after="100"/>
      <w:ind w:left="709" w:right="454" w:hanging="425"/>
    </w:pPr>
  </w:style>
  <w:style w:type="paragraph" w:styleId="TOC3">
    <w:name w:val="toc 3"/>
    <w:basedOn w:val="Normal"/>
    <w:next w:val="Normal"/>
    <w:autoRedefine/>
    <w:uiPriority w:val="39"/>
    <w:unhideWhenUsed/>
    <w:pPr>
      <w:tabs>
        <w:tab w:val="left" w:pos="1276"/>
        <w:tab w:val="right" w:leader="dot" w:pos="9629"/>
      </w:tabs>
      <w:spacing w:after="100"/>
      <w:ind w:left="1418" w:right="454" w:hanging="709"/>
      <w:jc w:val="both"/>
    </w:pPr>
  </w:style>
  <w:style w:type="character" w:styleId="FollowedHyperlink">
    <w:name w:val="FollowedHyperlink"/>
    <w:basedOn w:val="DefaultParagraphFont"/>
    <w:uiPriority w:val="99"/>
    <w:semiHidden/>
    <w:unhideWhenUsed/>
    <w:rPr>
      <w:color w:val="242B84" w:themeColor="followedHyperlink"/>
      <w:u w:val="single"/>
    </w:rPr>
  </w:style>
  <w:style w:type="paragraph" w:styleId="TableofFigures">
    <w:name w:val="table of figures"/>
    <w:basedOn w:val="Normal"/>
    <w:next w:val="Normal"/>
    <w:uiPriority w:val="99"/>
    <w:unhideWhenUsed/>
    <w:pPr>
      <w:spacing w:after="60"/>
      <w:ind w:left="1474" w:right="454" w:hanging="1474"/>
      <w:jc w:val="both"/>
    </w:pPr>
    <w:rPr>
      <w:color w:val="28313C" w:themeColor="accent3"/>
    </w:rPr>
  </w:style>
  <w:style w:type="paragraph" w:customStyle="1" w:styleId="IWHKasten3">
    <w:name w:val="IWH Kasten Ü3"/>
    <w:basedOn w:val="IWHKasten2"/>
    <w:qFormat/>
    <w:pPr>
      <w:spacing w:line="200" w:lineRule="atLeast"/>
    </w:pPr>
    <w:rPr>
      <w:rFonts w:ascii="Cambria" w:hAnsi="Cambria"/>
      <w:color w:val="28313C"/>
      <w:sz w:val="15"/>
      <w:szCs w:val="15"/>
    </w:rPr>
  </w:style>
  <w:style w:type="paragraph" w:customStyle="1" w:styleId="IWHAbbildungsinhalt">
    <w:name w:val="IWH Abbildungsinhalt"/>
    <w:basedOn w:val="IWHKasten3"/>
    <w:qFormat/>
    <w:pPr>
      <w:jc w:val="center"/>
    </w:pPr>
    <w:rPr>
      <w:rFonts w:ascii="Futura Bk BT" w:hAnsi="Futura Bk BT"/>
      <w:noProof/>
    </w:r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single" w:sz="8" w:space="0" w:color="7DA4DD" w:themeColor="accent2" w:themeTint="BF"/>
      </w:tblBorders>
    </w:tblPr>
    <w:tblStylePr w:type="firstRow">
      <w:pPr>
        <w:spacing w:before="0" w:after="0" w:line="240" w:lineRule="auto"/>
      </w:pPr>
      <w:rPr>
        <w:b/>
        <w:bCs/>
        <w:color w:val="FFFFFF" w:themeColor="background1"/>
      </w:rPr>
      <w:tblPr/>
      <w:tcPr>
        <w:tcBorders>
          <w:top w:val="single" w:sz="8"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shd w:val="clear" w:color="auto" w:fill="5286D2" w:themeFill="accent2"/>
      </w:tcPr>
    </w:tblStylePr>
    <w:tblStylePr w:type="lastRow">
      <w:pPr>
        <w:spacing w:before="0" w:after="0" w:line="240" w:lineRule="auto"/>
      </w:pPr>
      <w:rPr>
        <w:b/>
        <w:bCs/>
      </w:rPr>
      <w:tblPr/>
      <w:tcPr>
        <w:tcBorders>
          <w:top w:val="double" w:sz="6" w:space="0" w:color="7DA4DD" w:themeColor="accent2" w:themeTint="BF"/>
          <w:left w:val="single" w:sz="8" w:space="0" w:color="7DA4DD" w:themeColor="accent2" w:themeTint="BF"/>
          <w:bottom w:val="single" w:sz="8" w:space="0" w:color="7DA4DD" w:themeColor="accent2" w:themeTint="BF"/>
          <w:right w:val="single" w:sz="8" w:space="0" w:color="7DA4DD" w:themeColor="accent2" w:themeTint="BF"/>
          <w:insideH w:val="nil"/>
          <w:insideV w:val="nil"/>
        </w:tcBorders>
      </w:tcPr>
    </w:tblStylePr>
    <w:tblStylePr w:type="firstCol">
      <w:rPr>
        <w:b/>
        <w:bCs/>
      </w:rPr>
    </w:tblStylePr>
    <w:tblStylePr w:type="lastCol">
      <w:rPr>
        <w:b/>
        <w:bCs/>
      </w:rPr>
    </w:tblStylePr>
    <w:tblStylePr w:type="band1Vert">
      <w:tblPr/>
      <w:tcPr>
        <w:shd w:val="clear" w:color="auto" w:fill="D4E0F4" w:themeFill="accent2" w:themeFillTint="3F"/>
      </w:tcPr>
    </w:tblStylePr>
    <w:tblStylePr w:type="band1Horz">
      <w:tblPr/>
      <w:tcPr>
        <w:tcBorders>
          <w:insideH w:val="nil"/>
          <w:insideV w:val="nil"/>
        </w:tcBorders>
        <w:shd w:val="clear" w:color="auto" w:fill="D4E0F4" w:themeFill="accent2" w:themeFillTint="3F"/>
      </w:tcPr>
    </w:tblStylePr>
    <w:tblStylePr w:type="band2Horz">
      <w:tblPr/>
      <w:tcPr>
        <w:tcBorders>
          <w:insideH w:val="nil"/>
          <w:insideV w:val="nil"/>
        </w:tcBorders>
      </w:tcPr>
    </w:tblStylePr>
  </w:style>
  <w:style w:type="character" w:styleId="Strong">
    <w:name w:val="Strong"/>
    <w:basedOn w:val="DefaultParagraphFont"/>
    <w:uiPriority w:val="22"/>
    <w:qFormat/>
    <w:rPr>
      <w:b/>
      <w:bCs/>
    </w:r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single" w:sz="8" w:space="0" w:color="3640C7" w:themeColor="accent1" w:themeTint="BF"/>
      </w:tblBorders>
    </w:tblPr>
    <w:tblStylePr w:type="firstRow">
      <w:pPr>
        <w:spacing w:before="0" w:after="0" w:line="240" w:lineRule="auto"/>
      </w:pPr>
      <w:rPr>
        <w:b/>
        <w:bCs/>
        <w:color w:val="FFFFFF" w:themeColor="background1"/>
      </w:rPr>
      <w:tblPr/>
      <w:tcPr>
        <w:tcBorders>
          <w:top w:val="single" w:sz="8"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shd w:val="clear" w:color="auto" w:fill="242B84" w:themeFill="accent1"/>
      </w:tcPr>
    </w:tblStylePr>
    <w:tblStylePr w:type="lastRow">
      <w:pPr>
        <w:spacing w:before="0" w:after="0" w:line="240" w:lineRule="auto"/>
      </w:pPr>
      <w:rPr>
        <w:b/>
        <w:bCs/>
      </w:rPr>
      <w:tblPr/>
      <w:tcPr>
        <w:tcBorders>
          <w:top w:val="double" w:sz="6" w:space="0" w:color="3640C7" w:themeColor="accent1" w:themeTint="BF"/>
          <w:left w:val="single" w:sz="8" w:space="0" w:color="3640C7" w:themeColor="accent1" w:themeTint="BF"/>
          <w:bottom w:val="single" w:sz="8" w:space="0" w:color="3640C7" w:themeColor="accent1" w:themeTint="BF"/>
          <w:right w:val="single" w:sz="8" w:space="0" w:color="3640C7" w:themeColor="accent1" w:themeTint="BF"/>
          <w:insideH w:val="nil"/>
          <w:insideV w:val="nil"/>
        </w:tcBorders>
      </w:tcPr>
    </w:tblStylePr>
    <w:tblStylePr w:type="firstCol">
      <w:rPr>
        <w:b/>
        <w:bCs/>
      </w:rPr>
    </w:tblStylePr>
    <w:tblStylePr w:type="lastCol">
      <w:rPr>
        <w:b/>
        <w:bCs/>
      </w:rPr>
    </w:tblStylePr>
    <w:tblStylePr w:type="band1Vert">
      <w:tblPr/>
      <w:tcPr>
        <w:shd w:val="clear" w:color="auto" w:fill="BCBFED" w:themeFill="accent1" w:themeFillTint="3F"/>
      </w:tcPr>
    </w:tblStylePr>
    <w:tblStylePr w:type="band1Horz">
      <w:tblPr/>
      <w:tcPr>
        <w:tcBorders>
          <w:insideH w:val="nil"/>
          <w:insideV w:val="nil"/>
        </w:tcBorders>
        <w:shd w:val="clear" w:color="auto" w:fill="BCBFED" w:themeFill="accent1" w:themeFillTint="3F"/>
      </w:tcPr>
    </w:tblStylePr>
    <w:tblStylePr w:type="band2Horz">
      <w:tblPr/>
      <w:tcPr>
        <w:tcBorders>
          <w:insideH w:val="nil"/>
          <w:insideV w:val="nil"/>
        </w:tcBorders>
      </w:tcPr>
    </w:tblStylePr>
  </w:style>
  <w:style w:type="table" w:customStyle="1" w:styleId="iwhtabellevorlage">
    <w:name w:val="iwh_tabelle_vorlage"/>
    <w:basedOn w:val="TableNormal"/>
    <w:uiPriority w:val="99"/>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Bk BT" w:hAnsi="Futura Bk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Bk BT" w:hAnsi="Futura Bk BT"/>
        <w:b w:val="0"/>
        <w:bCs/>
        <w:sz w:val="16"/>
      </w:rPr>
    </w:tblStylePr>
    <w:tblStylePr w:type="lastCol">
      <w:rPr>
        <w:rFonts w:ascii="Futura Bk BT" w:hAnsi="Futura Bk BT"/>
        <w:b w:val="0"/>
        <w:bCs/>
        <w:sz w:val="16"/>
      </w:rPr>
    </w:tblStylePr>
    <w:tblStylePr w:type="band2Vert">
      <w:tblPr/>
      <w:tcPr>
        <w:vAlign w:val="bottom"/>
      </w:tcPr>
    </w:tblStylePr>
    <w:tblStylePr w:type="band1Horz">
      <w:rPr>
        <w:rFonts w:ascii="Futura Bk BT" w:hAnsi="Futura Bk BT"/>
        <w:b w:val="0"/>
        <w:sz w:val="16"/>
      </w:rPr>
      <w:tblPr/>
      <w:tcPr>
        <w:tcBorders>
          <w:insideH w:val="nil"/>
          <w:insideV w:val="nil"/>
        </w:tcBorders>
        <w:shd w:val="clear" w:color="auto" w:fill="D4E0F4" w:themeFill="accent2" w:themeFillTint="3F"/>
      </w:tcPr>
    </w:tblStylePr>
    <w:tblStylePr w:type="band2Horz">
      <w:rPr>
        <w:rFonts w:ascii="Futura Bk BT" w:hAnsi="Futura Bk BT"/>
        <w:b w:val="0"/>
        <w:sz w:val="16"/>
      </w:rPr>
      <w:tblPr/>
      <w:tcPr>
        <w:tcBorders>
          <w:insideH w:val="nil"/>
          <w:insideV w:val="nil"/>
        </w:tcBorders>
        <w:shd w:val="clear" w:color="auto" w:fill="FFFFFF" w:themeFill="background1"/>
      </w:tcPr>
    </w:tblStylePr>
    <w:tblStylePr w:type="nwCell">
      <w:rPr>
        <w:rFonts w:ascii="Futura Bk BT" w:hAnsi="Futura Bk BT"/>
        <w:b w:val="0"/>
        <w:sz w:val="16"/>
      </w:rPr>
    </w:tblStylePr>
  </w:style>
  <w:style w:type="paragraph" w:styleId="Revision">
    <w:name w:val="Revision"/>
    <w:hidden/>
    <w:uiPriority w:val="99"/>
    <w:semiHidden/>
    <w:pPr>
      <w:spacing w:after="0" w:line="240" w:lineRule="auto"/>
    </w:pPr>
  </w:style>
  <w:style w:type="table" w:customStyle="1" w:styleId="iwhtabellevorlage1">
    <w:name w:val="iwh_tabelle_vorlage1"/>
    <w:basedOn w:val="TableNormal"/>
    <w:uiPriority w:val="99"/>
    <w:pPr>
      <w:spacing w:after="0" w:line="240" w:lineRule="auto"/>
    </w:pPr>
    <w:rPr>
      <w:rFonts w:ascii="Futura Lt BT" w:hAnsi="Futura Lt BT"/>
      <w:sz w:val="16"/>
      <w:szCs w:val="20"/>
      <w:lang w:eastAsia="de-DE"/>
    </w:rPr>
    <w:tblPr>
      <w:tblStyleRowBandSize w:val="1"/>
      <w:tblStyleColBandSize w:val="1"/>
      <w:tblBorders>
        <w:top w:val="single" w:sz="4" w:space="0" w:color="auto"/>
        <w:left w:val="single" w:sz="4" w:space="0" w:color="auto"/>
        <w:bottom w:val="single" w:sz="4" w:space="0" w:color="auto"/>
        <w:right w:val="single" w:sz="4" w:space="0" w:color="auto"/>
      </w:tblBorders>
    </w:tblPr>
    <w:tcPr>
      <w:vAlign w:val="center"/>
    </w:tcPr>
    <w:tblStylePr w:type="firstRow">
      <w:pPr>
        <w:spacing w:before="0" w:after="0" w:line="240" w:lineRule="auto"/>
      </w:pPr>
      <w:rPr>
        <w:rFonts w:ascii="Segoe UI" w:hAnsi="Segoe UI"/>
        <w:b w:val="0"/>
        <w:bCs/>
        <w:color w:val="FFFFFF" w:themeColor="background1"/>
        <w:sz w:val="16"/>
      </w:rPr>
      <w:tblPr/>
      <w:tcPr>
        <w:tcBorders>
          <w:top w:val="single" w:sz="4" w:space="0" w:color="auto"/>
          <w:left w:val="single" w:sz="4" w:space="0" w:color="auto"/>
          <w:bottom w:val="single" w:sz="4" w:space="0" w:color="auto"/>
          <w:right w:val="single" w:sz="4" w:space="0" w:color="auto"/>
          <w:insideH w:val="nil"/>
          <w:insideV w:val="nil"/>
        </w:tcBorders>
        <w:shd w:val="clear" w:color="auto" w:fill="242B84" w:themeFill="accent1"/>
      </w:tcPr>
    </w:tblStylePr>
    <w:tblStylePr w:type="lastRow">
      <w:pPr>
        <w:spacing w:before="0" w:after="0" w:line="240" w:lineRule="auto"/>
      </w:pPr>
      <w:rPr>
        <w:rFonts w:ascii="Futura Bk BT" w:hAnsi="Futura Bk BT"/>
        <w:b w:val="0"/>
        <w:bCs/>
        <w:sz w:val="16"/>
      </w:rPr>
      <w:tblPr/>
      <w:tcPr>
        <w:tcBorders>
          <w:top w:val="single" w:sz="4" w:space="0" w:color="auto"/>
          <w:left w:val="single" w:sz="4" w:space="0" w:color="auto"/>
          <w:bottom w:val="single" w:sz="4" w:space="0" w:color="auto"/>
          <w:right w:val="single" w:sz="4" w:space="0" w:color="auto"/>
          <w:insideH w:val="nil"/>
          <w:insideV w:val="nil"/>
        </w:tcBorders>
      </w:tcPr>
    </w:tblStylePr>
    <w:tblStylePr w:type="firstCol">
      <w:rPr>
        <w:rFonts w:ascii="Futura Bk BT" w:hAnsi="Futura Bk BT"/>
        <w:b w:val="0"/>
        <w:bCs/>
        <w:sz w:val="16"/>
      </w:rPr>
    </w:tblStylePr>
    <w:tblStylePr w:type="lastCol">
      <w:rPr>
        <w:rFonts w:ascii="Futura Bk BT" w:hAnsi="Futura Bk BT"/>
        <w:b w:val="0"/>
        <w:bCs/>
        <w:sz w:val="16"/>
      </w:rPr>
    </w:tblStylePr>
    <w:tblStylePr w:type="band2Vert">
      <w:tblPr/>
      <w:tcPr>
        <w:vAlign w:val="bottom"/>
      </w:tcPr>
    </w:tblStylePr>
    <w:tblStylePr w:type="band1Horz">
      <w:rPr>
        <w:rFonts w:ascii="Futura Bk BT" w:hAnsi="Futura Bk BT"/>
        <w:b w:val="0"/>
        <w:sz w:val="16"/>
      </w:rPr>
      <w:tblPr/>
      <w:tcPr>
        <w:tcBorders>
          <w:insideH w:val="nil"/>
          <w:insideV w:val="nil"/>
        </w:tcBorders>
        <w:shd w:val="clear" w:color="auto" w:fill="D4E0F4" w:themeFill="accent2" w:themeFillTint="3F"/>
      </w:tcPr>
    </w:tblStylePr>
    <w:tblStylePr w:type="band2Horz">
      <w:rPr>
        <w:rFonts w:ascii="Futura Bk BT" w:hAnsi="Futura Bk BT"/>
        <w:b w:val="0"/>
        <w:sz w:val="16"/>
      </w:rPr>
      <w:tblPr/>
      <w:tcPr>
        <w:tcBorders>
          <w:insideH w:val="nil"/>
          <w:insideV w:val="nil"/>
        </w:tcBorders>
        <w:shd w:val="clear" w:color="auto" w:fill="FFFFFF" w:themeFill="background1"/>
      </w:tcPr>
    </w:tblStylePr>
    <w:tblStylePr w:type="nwCell">
      <w:rPr>
        <w:rFonts w:ascii="Futura Bk BT" w:hAnsi="Futura Bk BT"/>
        <w:b w:val="0"/>
        <w:sz w:val="16"/>
      </w:rPr>
    </w:tblStylePr>
  </w:style>
  <w:style w:type="character" w:customStyle="1" w:styleId="CommentTextChar">
    <w:name w:val="Comment Text Char"/>
    <w:basedOn w:val="DefaultParagraphFont"/>
    <w:uiPriority w:val="99"/>
    <w:semiHidden/>
    <w:rPr>
      <w:sz w:val="20"/>
      <w:szCs w:val="20"/>
    </w:rPr>
  </w:style>
  <w:style w:type="paragraph" w:styleId="Index5">
    <w:name w:val="index 5"/>
    <w:basedOn w:val="Normal"/>
    <w:next w:val="Normal"/>
    <w:autoRedefine/>
    <w:uiPriority w:val="99"/>
    <w:semiHidden/>
    <w:unhideWhenUsed/>
    <w:pPr>
      <w:spacing w:after="0" w:line="240" w:lineRule="auto"/>
      <w:ind w:left="1100" w:hanging="220"/>
    </w:pPr>
  </w:style>
  <w:style w:type="paragraph" w:customStyle="1" w:styleId="Text">
    <w:name w:val="Text"/>
    <w:basedOn w:val="BodyText"/>
    <w:link w:val="TextZchn"/>
    <w:qFormat/>
    <w:pPr>
      <w:spacing w:before="120" w:line="280" w:lineRule="atLeast"/>
    </w:pPr>
    <w:rPr>
      <w:rFonts w:ascii="Cambria" w:eastAsia="Times New Roman" w:hAnsi="Cambria" w:cs="Times New Roman"/>
      <w:szCs w:val="24"/>
      <w:lang w:val="x-none" w:eastAsia="x-none"/>
    </w:rPr>
  </w:style>
  <w:style w:type="character" w:customStyle="1" w:styleId="TextZchn">
    <w:name w:val="Text Zchn"/>
    <w:link w:val="Text"/>
    <w:rPr>
      <w:rFonts w:ascii="Cambria" w:eastAsia="Times New Roman" w:hAnsi="Cambria" w:cs="Times New Roman"/>
      <w:szCs w:val="24"/>
      <w:lang w:val="x-none" w:eastAsia="x-none"/>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sz w:val="24"/>
      <w:szCs w:val="24"/>
      <w:lang w:eastAsia="de-DE"/>
    </w:rPr>
  </w:style>
  <w:style w:type="paragraph" w:customStyle="1" w:styleId="Default">
    <w:name w:val="Default"/>
    <w:pPr>
      <w:autoSpaceDE w:val="0"/>
      <w:autoSpaceDN w:val="0"/>
      <w:adjustRightInd w:val="0"/>
      <w:spacing w:after="0" w:line="240" w:lineRule="auto"/>
    </w:pPr>
    <w:rPr>
      <w:rFonts w:ascii="Futura Std" w:hAnsi="Futura Std" w:cs="Futura Std"/>
      <w:color w:val="000000"/>
      <w:sz w:val="24"/>
      <w:szCs w:val="24"/>
    </w:rPr>
  </w:style>
  <w:style w:type="character" w:customStyle="1" w:styleId="cls-response">
    <w:name w:val="cls-response"/>
    <w:basedOn w:val="DefaultParagraphFont"/>
  </w:style>
  <w:style w:type="paragraph" w:styleId="Quote">
    <w:name w:val="Quote"/>
    <w:basedOn w:val="Normal"/>
    <w:next w:val="Normal"/>
    <w:link w:val="QuoteChar"/>
    <w:uiPriority w:val="29"/>
    <w:qFormat/>
    <w:pPr>
      <w:spacing w:before="200" w:after="160"/>
      <w:ind w:left="864" w:right="864"/>
      <w:jc w:val="center"/>
    </w:pPr>
    <w:rPr>
      <w:i/>
      <w:iCs/>
      <w:color w:val="FFFFFF" w:themeColor="text1" w:themeTint="BF"/>
    </w:rPr>
  </w:style>
  <w:style w:type="character" w:customStyle="1" w:styleId="QuoteChar">
    <w:name w:val="Quote Char"/>
    <w:basedOn w:val="DefaultParagraphFont"/>
    <w:link w:val="Quote"/>
    <w:uiPriority w:val="29"/>
    <w:rPr>
      <w:i/>
      <w:iCs/>
      <w:color w:val="FFFFFF" w:themeColor="text1" w:themeTint="BF"/>
    </w:rPr>
  </w:style>
  <w:style w:type="paragraph" w:styleId="IntenseQuote">
    <w:name w:val="Intense Quote"/>
    <w:basedOn w:val="Normal"/>
    <w:next w:val="Normal"/>
    <w:link w:val="IntenseQuoteChar"/>
    <w:uiPriority w:val="30"/>
    <w:qFormat/>
    <w:pPr>
      <w:pBdr>
        <w:top w:val="single" w:sz="4" w:space="10" w:color="242B84" w:themeColor="accent1"/>
        <w:bottom w:val="single" w:sz="4" w:space="10" w:color="242B84" w:themeColor="accent1"/>
      </w:pBdr>
      <w:spacing w:before="360" w:after="360"/>
      <w:ind w:left="864" w:right="864"/>
      <w:jc w:val="center"/>
    </w:pPr>
    <w:rPr>
      <w:i/>
      <w:iCs/>
      <w:color w:val="242B84" w:themeColor="accent1"/>
    </w:rPr>
  </w:style>
  <w:style w:type="character" w:customStyle="1" w:styleId="IntenseQuoteChar">
    <w:name w:val="Intense Quote Char"/>
    <w:basedOn w:val="DefaultParagraphFont"/>
    <w:link w:val="IntenseQuote"/>
    <w:uiPriority w:val="30"/>
    <w:rPr>
      <w:i/>
      <w:iCs/>
      <w:color w:val="242B84" w:themeColor="accent1"/>
    </w:r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6B819C" w:themeColor="accent3" w:themeTint="99"/>
        <w:left w:val="single" w:sz="4" w:space="0" w:color="6B819C" w:themeColor="accent3" w:themeTint="99"/>
        <w:bottom w:val="single" w:sz="4" w:space="0" w:color="6B819C" w:themeColor="accent3" w:themeTint="99"/>
        <w:right w:val="single" w:sz="4" w:space="0" w:color="6B819C" w:themeColor="accent3" w:themeTint="99"/>
        <w:insideH w:val="single" w:sz="4" w:space="0" w:color="6B819C" w:themeColor="accent3" w:themeTint="99"/>
        <w:insideV w:val="single" w:sz="4" w:space="0" w:color="6B819C" w:themeColor="accent3" w:themeTint="99"/>
      </w:tblBorders>
    </w:tblPr>
    <w:tblStylePr w:type="firstRow">
      <w:rPr>
        <w:b/>
        <w:bCs/>
        <w:color w:val="FFFFFF" w:themeColor="background1"/>
      </w:rPr>
      <w:tblPr/>
      <w:tcPr>
        <w:tcBorders>
          <w:top w:val="single" w:sz="4" w:space="0" w:color="28313C" w:themeColor="accent3"/>
          <w:left w:val="single" w:sz="4" w:space="0" w:color="28313C" w:themeColor="accent3"/>
          <w:bottom w:val="single" w:sz="4" w:space="0" w:color="28313C" w:themeColor="accent3"/>
          <w:right w:val="single" w:sz="4" w:space="0" w:color="28313C" w:themeColor="accent3"/>
          <w:insideH w:val="nil"/>
          <w:insideV w:val="nil"/>
        </w:tcBorders>
        <w:shd w:val="clear" w:color="auto" w:fill="28313C" w:themeFill="accent3"/>
      </w:tcPr>
    </w:tblStylePr>
    <w:tblStylePr w:type="lastRow">
      <w:rPr>
        <w:b/>
        <w:bCs/>
      </w:rPr>
      <w:tblPr/>
      <w:tcPr>
        <w:tcBorders>
          <w:top w:val="double" w:sz="4" w:space="0" w:color="28313C" w:themeColor="accent3"/>
        </w:tcBorders>
      </w:tcPr>
    </w:tblStylePr>
    <w:tblStylePr w:type="firstCol">
      <w:rPr>
        <w:b/>
        <w:bCs/>
      </w:rPr>
    </w:tblStylePr>
    <w:tblStylePr w:type="lastCol">
      <w:rPr>
        <w:b/>
        <w:bCs/>
      </w:rPr>
    </w:tblStylePr>
    <w:tblStylePr w:type="band1Vert">
      <w:tblPr/>
      <w:tcPr>
        <w:shd w:val="clear" w:color="auto" w:fill="CDD5DE" w:themeFill="accent3" w:themeFillTint="33"/>
      </w:tcPr>
    </w:tblStylePr>
    <w:tblStylePr w:type="band1Horz">
      <w:tblPr/>
      <w:tcPr>
        <w:shd w:val="clear" w:color="auto" w:fill="CDD5DE" w:themeFill="accent3" w:themeFillTint="33"/>
      </w:tcPr>
    </w:tblStylePr>
  </w:style>
  <w:style w:type="character" w:customStyle="1" w:styleId="markedcontent">
    <w:name w:val="markedcontent"/>
    <w:basedOn w:val="DefaultParagraphFont"/>
  </w:style>
  <w:style w:type="table" w:styleId="GridTable1Light">
    <w:name w:val="Grid Table 1 Light"/>
    <w:basedOn w:val="TableNormal"/>
    <w:uiPriority w:val="46"/>
    <w:pPr>
      <w:spacing w:after="0" w:line="240" w:lineRule="auto"/>
    </w:pPr>
    <w:tblPr>
      <w:tblStyleRowBandSize w:val="1"/>
      <w:tblStyleColBandSize w:val="1"/>
      <w:tblInd w:w="0" w:type="nil"/>
      <w:tblBorders>
        <w:top w:val="single" w:sz="4" w:space="0" w:color="FFFFFF" w:themeColor="text1" w:themeTint="66"/>
        <w:left w:val="single" w:sz="4" w:space="0" w:color="FFFFFF" w:themeColor="text1" w:themeTint="66"/>
        <w:bottom w:val="single" w:sz="4" w:space="0" w:color="FFFFFF" w:themeColor="text1" w:themeTint="66"/>
        <w:right w:val="single" w:sz="4" w:space="0" w:color="FFFFFF" w:themeColor="text1" w:themeTint="66"/>
        <w:insideH w:val="single" w:sz="4" w:space="0" w:color="FFFFFF" w:themeColor="text1" w:themeTint="66"/>
        <w:insideV w:val="single" w:sz="4" w:space="0" w:color="FFFFFF" w:themeColor="text1" w:themeTint="66"/>
      </w:tblBorders>
    </w:tblPr>
    <w:tblStylePr w:type="firstRow">
      <w:rPr>
        <w:b/>
        <w:bCs/>
      </w:rPr>
      <w:tblPr/>
      <w:tcPr>
        <w:tcBorders>
          <w:bottom w:val="single" w:sz="12" w:space="0" w:color="FFFFFF" w:themeColor="text1" w:themeTint="99"/>
        </w:tcBorders>
      </w:tcPr>
    </w:tblStylePr>
    <w:tblStylePr w:type="lastRow">
      <w:rPr>
        <w:b/>
        <w:bCs/>
      </w:rPr>
      <w:tblPr/>
      <w:tcPr>
        <w:tcBorders>
          <w:top w:val="double" w:sz="2" w:space="0" w:color="FFFFFF" w:themeColor="text1" w:themeTint="99"/>
        </w:tcBorders>
      </w:tcPr>
    </w:tblStylePr>
    <w:tblStylePr w:type="firstCol">
      <w:rPr>
        <w:b/>
        <w:bCs/>
      </w:rPr>
    </w:tblStylePr>
    <w:tblStylePr w:type="lastCol">
      <w:rPr>
        <w:b/>
        <w:bCs/>
      </w:rPr>
    </w:tblStylePr>
  </w:style>
  <w:style w:type="paragraph" w:customStyle="1" w:styleId="AbbTab-berschrift">
    <w:name w:val="Abb/Tab-Überschrift"/>
    <w:basedOn w:val="IWHFlietext"/>
    <w:qFormat/>
    <w:pPr>
      <w:spacing w:before="0" w:after="60"/>
    </w:pPr>
    <w:rPr>
      <w:rFonts w:ascii="Brandon Grotesque Regular" w:hAnsi="Brandon Grotesque Regular"/>
      <w:color w:val="242B84"/>
      <w:sz w:val="20"/>
    </w:rPr>
  </w:style>
  <w:style w:type="paragraph" w:styleId="TOCHeading">
    <w:name w:val="TOC Heading"/>
    <w:basedOn w:val="Heading1"/>
    <w:next w:val="Normal"/>
    <w:uiPriority w:val="39"/>
    <w:unhideWhenUsed/>
    <w:qFormat/>
    <w:rsid w:val="005E3018"/>
    <w:pPr>
      <w:numPr>
        <w:numId w:val="0"/>
      </w:numPr>
      <w:spacing w:before="240" w:after="0" w:line="259" w:lineRule="auto"/>
      <w:jc w:val="left"/>
      <w:outlineLvl w:val="9"/>
    </w:pPr>
    <w:rPr>
      <w:rFonts w:asciiTheme="majorHAnsi" w:hAnsiTheme="majorHAnsi"/>
      <w:bCs w:val="0"/>
      <w:color w:val="1B2062" w:themeColor="accent1" w:themeShade="BF"/>
      <w:sz w:val="32"/>
      <w:szCs w:val="32"/>
      <w:lang w:val="en-GB" w:eastAsia="en-GB"/>
    </w:rPr>
  </w:style>
  <w:style w:type="paragraph" w:customStyle="1" w:styleId="FirstParagraph">
    <w:name w:val="First Paragraph"/>
    <w:basedOn w:val="BodyText"/>
    <w:next w:val="BodyText"/>
    <w:qFormat/>
    <w:rsid w:val="00C44F5E"/>
    <w:pPr>
      <w:spacing w:before="180" w:after="180" w:line="269" w:lineRule="auto"/>
    </w:pPr>
    <w:rPr>
      <w:rFonts w:ascii="Aptos" w:eastAsiaTheme="minorEastAsia" w:hAnsi="Aptos"/>
      <w:color w:val="263545"/>
      <w:sz w:val="20"/>
      <w:szCs w:val="24"/>
      <w:lang w:val="en-US" w:eastAsia="zh-CN"/>
    </w:rPr>
  </w:style>
  <w:style w:type="paragraph" w:customStyle="1" w:styleId="Compact">
    <w:name w:val="Compact"/>
    <w:basedOn w:val="BodyText"/>
    <w:qFormat/>
    <w:rsid w:val="00C44F5E"/>
    <w:pPr>
      <w:spacing w:before="36" w:after="36" w:line="269" w:lineRule="auto"/>
    </w:pPr>
    <w:rPr>
      <w:rFonts w:ascii="Aptos" w:eastAsiaTheme="minorEastAsia" w:hAnsi="Aptos"/>
      <w:color w:val="263545"/>
      <w:sz w:val="20"/>
      <w:szCs w:val="24"/>
      <w:lang w:val="en-US" w:eastAsia="zh-CN"/>
    </w:rPr>
  </w:style>
  <w:style w:type="character" w:customStyle="1" w:styleId="VerbatimChar">
    <w:name w:val="Verbatim Char"/>
    <w:basedOn w:val="CaptionChar"/>
    <w:link w:val="SourceCode"/>
    <w:rsid w:val="00C44F5E"/>
    <w:rPr>
      <w:rFonts w:ascii="Consolas" w:eastAsia="Times New Roman" w:hAnsi="Consolas" w:cs="Times New Roman"/>
      <w:color w:val="242B84"/>
      <w:sz w:val="20"/>
      <w:szCs w:val="18"/>
      <w:lang w:eastAsia="de-DE"/>
    </w:rPr>
  </w:style>
  <w:style w:type="paragraph" w:customStyle="1" w:styleId="SourceCode">
    <w:name w:val="Source Code"/>
    <w:basedOn w:val="Normal"/>
    <w:link w:val="VerbatimChar"/>
    <w:rsid w:val="00C44F5E"/>
    <w:pPr>
      <w:wordWrap w:val="0"/>
      <w:spacing w:after="100" w:line="269" w:lineRule="auto"/>
    </w:pPr>
    <w:rPr>
      <w:rFonts w:ascii="Consolas" w:hAnsi="Consolas"/>
    </w:rPr>
  </w:style>
  <w:style w:type="paragraph" w:customStyle="1" w:styleId="ImageCaption">
    <w:name w:val="Image Caption"/>
    <w:basedOn w:val="Caption"/>
    <w:rsid w:val="00DE5F8C"/>
    <w:pPr>
      <w:keepNext/>
      <w:keepLines w:val="0"/>
      <w:spacing w:line="269" w:lineRule="auto"/>
    </w:pPr>
    <w:rPr>
      <w:rFonts w:ascii="Aptos" w:eastAsiaTheme="minorEastAsia" w:hAnsi="Aptos" w:cstheme="minorBidi"/>
      <w:color w:val="263545"/>
      <w:szCs w:val="24"/>
      <w:lang w:val="en-US" w:eastAsia="zh-CN"/>
    </w:rPr>
  </w:style>
  <w:style w:type="paragraph" w:customStyle="1" w:styleId="CaptionedFigure">
    <w:name w:val="Captioned Figure"/>
    <w:basedOn w:val="Normal"/>
    <w:rsid w:val="00DE5F8C"/>
    <w:pPr>
      <w:keepNext/>
      <w:spacing w:after="100" w:line="269" w:lineRule="auto"/>
    </w:pPr>
    <w:rPr>
      <w:rFonts w:ascii="Aptos" w:eastAsiaTheme="minorEastAsia" w:hAnsi="Aptos"/>
      <w:color w:val="263545"/>
      <w:sz w:val="20"/>
      <w:szCs w:val="24"/>
      <w:lang w:val="en-US" w:eastAsia="zh-CN"/>
    </w:rPr>
  </w:style>
  <w:style w:type="paragraph" w:customStyle="1" w:styleId="ReportNote">
    <w:name w:val="Report Note"/>
    <w:rsid w:val="00DE5F8C"/>
    <w:pPr>
      <w:spacing w:after="60" w:line="252" w:lineRule="auto"/>
    </w:pPr>
    <w:rPr>
      <w:rFonts w:ascii="Aptos" w:eastAsiaTheme="minorEastAsia" w:hAnsi="Aptos"/>
      <w:color w:val="536779"/>
      <w:sz w:val="17"/>
      <w:szCs w:val="24"/>
      <w:lang w:val="en-US" w:eastAsia="zh-CN"/>
    </w:rPr>
  </w:style>
  <w:style w:type="character" w:styleId="Emphasis">
    <w:name w:val="Emphasis"/>
    <w:basedOn w:val="DefaultParagraphFont"/>
    <w:uiPriority w:val="20"/>
    <w:qFormat/>
    <w:rsid w:val="00735976"/>
    <w:rPr>
      <w:i/>
      <w:iCs/>
    </w:rPr>
  </w:style>
  <w:style w:type="character" w:styleId="IntenseEmphasis">
    <w:name w:val="Intense Emphasis"/>
    <w:basedOn w:val="DefaultParagraphFont"/>
    <w:uiPriority w:val="21"/>
    <w:qFormat/>
    <w:rsid w:val="00735976"/>
    <w:rPr>
      <w:i/>
      <w:iCs/>
      <w:color w:val="242B84" w:themeColor="accent1"/>
    </w:rPr>
  </w:style>
  <w:style w:type="character" w:styleId="Mention">
    <w:name w:val="Mention"/>
    <w:basedOn w:val="DefaultParagraphFont"/>
    <w:uiPriority w:val="99"/>
    <w:unhideWhenUsed/>
    <w:rsid w:val="00D029E1"/>
    <w:rPr>
      <w:color w:val="2B579A"/>
      <w:shd w:val="clear" w:color="auto" w:fill="E1DFDD"/>
    </w:rPr>
  </w:style>
  <w:style w:type="paragraph" w:customStyle="1" w:styleId="code-line">
    <w:name w:val="code-line"/>
    <w:basedOn w:val="Normal"/>
    <w:rsid w:val="00B56A50"/>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05611C"/>
    <w:rPr>
      <w:color w:val="605E5C"/>
      <w:shd w:val="clear" w:color="auto" w:fill="E1DFDD"/>
    </w:rPr>
  </w:style>
  <w:style w:type="paragraph" w:styleId="CommentText">
    <w:name w:val="annotation text"/>
    <w:basedOn w:val="Normal"/>
    <w:link w:val="CommentTextChar1"/>
    <w:uiPriority w:val="99"/>
    <w:semiHidden/>
    <w:pPr>
      <w:spacing w:line="240" w:lineRule="auto"/>
    </w:pPr>
    <w:rPr>
      <w:sz w:val="20"/>
      <w:szCs w:val="20"/>
    </w:rPr>
  </w:style>
  <w:style w:type="character" w:customStyle="1" w:styleId="CommentTextChar1">
    <w:name w:val="Comment Text Char1"/>
    <w:basedOn w:val="DefaultParagraphFont"/>
    <w:link w:val="CommentText"/>
    <w:uiPriority w:val="99"/>
    <w:semiHidden/>
    <w:rPr>
      <w:sz w:val="20"/>
      <w:szCs w:val="20"/>
    </w:rPr>
  </w:style>
  <w:style w:type="character" w:styleId="CommentReference">
    <w:name w:val="annotation reference"/>
    <w:basedOn w:val="DefaultParagraphFont"/>
    <w:uiPriority w:val="99"/>
    <w:semiHidden/>
    <w:rPr>
      <w:sz w:val="16"/>
      <w:szCs w:val="16"/>
    </w:rPr>
  </w:style>
  <w:style w:type="paragraph" w:styleId="CommentSubject">
    <w:name w:val="annotation subject"/>
    <w:basedOn w:val="CommentText"/>
    <w:next w:val="CommentText"/>
    <w:link w:val="CommentSubjectChar"/>
    <w:uiPriority w:val="99"/>
    <w:semiHidden/>
    <w:rsid w:val="00F260C5"/>
    <w:rPr>
      <w:b/>
      <w:bCs/>
    </w:rPr>
  </w:style>
  <w:style w:type="character" w:customStyle="1" w:styleId="CommentSubjectChar">
    <w:name w:val="Comment Subject Char"/>
    <w:basedOn w:val="CommentTextChar1"/>
    <w:link w:val="CommentSubject"/>
    <w:uiPriority w:val="99"/>
    <w:semiHidden/>
    <w:rsid w:val="00F260C5"/>
    <w:rPr>
      <w:b/>
      <w:bCs/>
      <w:sz w:val="20"/>
      <w:szCs w:val="20"/>
    </w:rPr>
  </w:style>
  <w:style w:type="character" w:styleId="LineNumber">
    <w:name w:val="line number"/>
    <w:basedOn w:val="DefaultParagraphFont"/>
    <w:uiPriority w:val="99"/>
    <w:semiHidden/>
    <w:unhideWhenUsed/>
    <w:rsid w:val="00205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160">
      <w:bodyDiv w:val="1"/>
      <w:marLeft w:val="0"/>
      <w:marRight w:val="0"/>
      <w:marTop w:val="0"/>
      <w:marBottom w:val="0"/>
      <w:divBdr>
        <w:top w:val="none" w:sz="0" w:space="0" w:color="auto"/>
        <w:left w:val="none" w:sz="0" w:space="0" w:color="auto"/>
        <w:bottom w:val="none" w:sz="0" w:space="0" w:color="auto"/>
        <w:right w:val="none" w:sz="0" w:space="0" w:color="auto"/>
      </w:divBdr>
    </w:div>
    <w:div w:id="65735101">
      <w:bodyDiv w:val="1"/>
      <w:marLeft w:val="0"/>
      <w:marRight w:val="0"/>
      <w:marTop w:val="0"/>
      <w:marBottom w:val="0"/>
      <w:divBdr>
        <w:top w:val="none" w:sz="0" w:space="0" w:color="auto"/>
        <w:left w:val="none" w:sz="0" w:space="0" w:color="auto"/>
        <w:bottom w:val="none" w:sz="0" w:space="0" w:color="auto"/>
        <w:right w:val="none" w:sz="0" w:space="0" w:color="auto"/>
      </w:divBdr>
      <w:divsChild>
        <w:div w:id="52046742">
          <w:marLeft w:val="360"/>
          <w:marRight w:val="0"/>
          <w:marTop w:val="0"/>
          <w:marBottom w:val="0"/>
          <w:divBdr>
            <w:top w:val="none" w:sz="0" w:space="0" w:color="auto"/>
            <w:left w:val="none" w:sz="0" w:space="0" w:color="auto"/>
            <w:bottom w:val="none" w:sz="0" w:space="0" w:color="auto"/>
            <w:right w:val="none" w:sz="0" w:space="0" w:color="auto"/>
          </w:divBdr>
        </w:div>
        <w:div w:id="709497967">
          <w:marLeft w:val="360"/>
          <w:marRight w:val="0"/>
          <w:marTop w:val="0"/>
          <w:marBottom w:val="0"/>
          <w:divBdr>
            <w:top w:val="none" w:sz="0" w:space="0" w:color="auto"/>
            <w:left w:val="none" w:sz="0" w:space="0" w:color="auto"/>
            <w:bottom w:val="none" w:sz="0" w:space="0" w:color="auto"/>
            <w:right w:val="none" w:sz="0" w:space="0" w:color="auto"/>
          </w:divBdr>
        </w:div>
        <w:div w:id="1338924385">
          <w:marLeft w:val="360"/>
          <w:marRight w:val="0"/>
          <w:marTop w:val="0"/>
          <w:marBottom w:val="0"/>
          <w:divBdr>
            <w:top w:val="none" w:sz="0" w:space="0" w:color="auto"/>
            <w:left w:val="none" w:sz="0" w:space="0" w:color="auto"/>
            <w:bottom w:val="none" w:sz="0" w:space="0" w:color="auto"/>
            <w:right w:val="none" w:sz="0" w:space="0" w:color="auto"/>
          </w:divBdr>
        </w:div>
        <w:div w:id="1779181505">
          <w:marLeft w:val="360"/>
          <w:marRight w:val="0"/>
          <w:marTop w:val="0"/>
          <w:marBottom w:val="0"/>
          <w:divBdr>
            <w:top w:val="none" w:sz="0" w:space="0" w:color="auto"/>
            <w:left w:val="none" w:sz="0" w:space="0" w:color="auto"/>
            <w:bottom w:val="none" w:sz="0" w:space="0" w:color="auto"/>
            <w:right w:val="none" w:sz="0" w:space="0" w:color="auto"/>
          </w:divBdr>
        </w:div>
        <w:div w:id="1921015727">
          <w:marLeft w:val="360"/>
          <w:marRight w:val="0"/>
          <w:marTop w:val="0"/>
          <w:marBottom w:val="0"/>
          <w:divBdr>
            <w:top w:val="none" w:sz="0" w:space="0" w:color="auto"/>
            <w:left w:val="none" w:sz="0" w:space="0" w:color="auto"/>
            <w:bottom w:val="none" w:sz="0" w:space="0" w:color="auto"/>
            <w:right w:val="none" w:sz="0" w:space="0" w:color="auto"/>
          </w:divBdr>
        </w:div>
      </w:divsChild>
    </w:div>
    <w:div w:id="100347960">
      <w:bodyDiv w:val="1"/>
      <w:marLeft w:val="0"/>
      <w:marRight w:val="0"/>
      <w:marTop w:val="0"/>
      <w:marBottom w:val="0"/>
      <w:divBdr>
        <w:top w:val="none" w:sz="0" w:space="0" w:color="auto"/>
        <w:left w:val="none" w:sz="0" w:space="0" w:color="auto"/>
        <w:bottom w:val="none" w:sz="0" w:space="0" w:color="auto"/>
        <w:right w:val="none" w:sz="0" w:space="0" w:color="auto"/>
      </w:divBdr>
    </w:div>
    <w:div w:id="105349090">
      <w:bodyDiv w:val="1"/>
      <w:marLeft w:val="0"/>
      <w:marRight w:val="0"/>
      <w:marTop w:val="0"/>
      <w:marBottom w:val="0"/>
      <w:divBdr>
        <w:top w:val="none" w:sz="0" w:space="0" w:color="auto"/>
        <w:left w:val="none" w:sz="0" w:space="0" w:color="auto"/>
        <w:bottom w:val="none" w:sz="0" w:space="0" w:color="auto"/>
        <w:right w:val="none" w:sz="0" w:space="0" w:color="auto"/>
      </w:divBdr>
    </w:div>
    <w:div w:id="201789926">
      <w:bodyDiv w:val="1"/>
      <w:marLeft w:val="0"/>
      <w:marRight w:val="0"/>
      <w:marTop w:val="0"/>
      <w:marBottom w:val="0"/>
      <w:divBdr>
        <w:top w:val="none" w:sz="0" w:space="0" w:color="auto"/>
        <w:left w:val="none" w:sz="0" w:space="0" w:color="auto"/>
        <w:bottom w:val="none" w:sz="0" w:space="0" w:color="auto"/>
        <w:right w:val="none" w:sz="0" w:space="0" w:color="auto"/>
      </w:divBdr>
      <w:divsChild>
        <w:div w:id="304508664">
          <w:marLeft w:val="360"/>
          <w:marRight w:val="0"/>
          <w:marTop w:val="0"/>
          <w:marBottom w:val="0"/>
          <w:divBdr>
            <w:top w:val="none" w:sz="0" w:space="0" w:color="auto"/>
            <w:left w:val="none" w:sz="0" w:space="0" w:color="auto"/>
            <w:bottom w:val="none" w:sz="0" w:space="0" w:color="auto"/>
            <w:right w:val="none" w:sz="0" w:space="0" w:color="auto"/>
          </w:divBdr>
        </w:div>
        <w:div w:id="347174757">
          <w:marLeft w:val="360"/>
          <w:marRight w:val="0"/>
          <w:marTop w:val="0"/>
          <w:marBottom w:val="0"/>
          <w:divBdr>
            <w:top w:val="none" w:sz="0" w:space="0" w:color="auto"/>
            <w:left w:val="none" w:sz="0" w:space="0" w:color="auto"/>
            <w:bottom w:val="none" w:sz="0" w:space="0" w:color="auto"/>
            <w:right w:val="none" w:sz="0" w:space="0" w:color="auto"/>
          </w:divBdr>
        </w:div>
        <w:div w:id="412556499">
          <w:marLeft w:val="360"/>
          <w:marRight w:val="0"/>
          <w:marTop w:val="0"/>
          <w:marBottom w:val="0"/>
          <w:divBdr>
            <w:top w:val="none" w:sz="0" w:space="0" w:color="auto"/>
            <w:left w:val="none" w:sz="0" w:space="0" w:color="auto"/>
            <w:bottom w:val="none" w:sz="0" w:space="0" w:color="auto"/>
            <w:right w:val="none" w:sz="0" w:space="0" w:color="auto"/>
          </w:divBdr>
        </w:div>
        <w:div w:id="618150783">
          <w:marLeft w:val="360"/>
          <w:marRight w:val="0"/>
          <w:marTop w:val="0"/>
          <w:marBottom w:val="0"/>
          <w:divBdr>
            <w:top w:val="none" w:sz="0" w:space="0" w:color="auto"/>
            <w:left w:val="none" w:sz="0" w:space="0" w:color="auto"/>
            <w:bottom w:val="none" w:sz="0" w:space="0" w:color="auto"/>
            <w:right w:val="none" w:sz="0" w:space="0" w:color="auto"/>
          </w:divBdr>
        </w:div>
      </w:divsChild>
    </w:div>
    <w:div w:id="290521815">
      <w:bodyDiv w:val="1"/>
      <w:marLeft w:val="0"/>
      <w:marRight w:val="0"/>
      <w:marTop w:val="0"/>
      <w:marBottom w:val="0"/>
      <w:divBdr>
        <w:top w:val="none" w:sz="0" w:space="0" w:color="auto"/>
        <w:left w:val="none" w:sz="0" w:space="0" w:color="auto"/>
        <w:bottom w:val="none" w:sz="0" w:space="0" w:color="auto"/>
        <w:right w:val="none" w:sz="0" w:space="0" w:color="auto"/>
      </w:divBdr>
    </w:div>
    <w:div w:id="346101083">
      <w:bodyDiv w:val="1"/>
      <w:marLeft w:val="0"/>
      <w:marRight w:val="0"/>
      <w:marTop w:val="0"/>
      <w:marBottom w:val="0"/>
      <w:divBdr>
        <w:top w:val="none" w:sz="0" w:space="0" w:color="auto"/>
        <w:left w:val="none" w:sz="0" w:space="0" w:color="auto"/>
        <w:bottom w:val="none" w:sz="0" w:space="0" w:color="auto"/>
        <w:right w:val="none" w:sz="0" w:space="0" w:color="auto"/>
      </w:divBdr>
      <w:divsChild>
        <w:div w:id="405107105">
          <w:marLeft w:val="360"/>
          <w:marRight w:val="0"/>
          <w:marTop w:val="0"/>
          <w:marBottom w:val="0"/>
          <w:divBdr>
            <w:top w:val="none" w:sz="0" w:space="0" w:color="auto"/>
            <w:left w:val="none" w:sz="0" w:space="0" w:color="auto"/>
            <w:bottom w:val="none" w:sz="0" w:space="0" w:color="auto"/>
            <w:right w:val="none" w:sz="0" w:space="0" w:color="auto"/>
          </w:divBdr>
        </w:div>
        <w:div w:id="719600287">
          <w:marLeft w:val="360"/>
          <w:marRight w:val="0"/>
          <w:marTop w:val="0"/>
          <w:marBottom w:val="0"/>
          <w:divBdr>
            <w:top w:val="none" w:sz="0" w:space="0" w:color="auto"/>
            <w:left w:val="none" w:sz="0" w:space="0" w:color="auto"/>
            <w:bottom w:val="none" w:sz="0" w:space="0" w:color="auto"/>
            <w:right w:val="none" w:sz="0" w:space="0" w:color="auto"/>
          </w:divBdr>
        </w:div>
        <w:div w:id="789058298">
          <w:marLeft w:val="360"/>
          <w:marRight w:val="0"/>
          <w:marTop w:val="0"/>
          <w:marBottom w:val="0"/>
          <w:divBdr>
            <w:top w:val="none" w:sz="0" w:space="0" w:color="auto"/>
            <w:left w:val="none" w:sz="0" w:space="0" w:color="auto"/>
            <w:bottom w:val="none" w:sz="0" w:space="0" w:color="auto"/>
            <w:right w:val="none" w:sz="0" w:space="0" w:color="auto"/>
          </w:divBdr>
        </w:div>
        <w:div w:id="1558317791">
          <w:marLeft w:val="360"/>
          <w:marRight w:val="0"/>
          <w:marTop w:val="0"/>
          <w:marBottom w:val="0"/>
          <w:divBdr>
            <w:top w:val="none" w:sz="0" w:space="0" w:color="auto"/>
            <w:left w:val="none" w:sz="0" w:space="0" w:color="auto"/>
            <w:bottom w:val="none" w:sz="0" w:space="0" w:color="auto"/>
            <w:right w:val="none" w:sz="0" w:space="0" w:color="auto"/>
          </w:divBdr>
        </w:div>
        <w:div w:id="1643003926">
          <w:marLeft w:val="360"/>
          <w:marRight w:val="0"/>
          <w:marTop w:val="0"/>
          <w:marBottom w:val="0"/>
          <w:divBdr>
            <w:top w:val="none" w:sz="0" w:space="0" w:color="auto"/>
            <w:left w:val="none" w:sz="0" w:space="0" w:color="auto"/>
            <w:bottom w:val="none" w:sz="0" w:space="0" w:color="auto"/>
            <w:right w:val="none" w:sz="0" w:space="0" w:color="auto"/>
          </w:divBdr>
        </w:div>
        <w:div w:id="1831167676">
          <w:marLeft w:val="360"/>
          <w:marRight w:val="0"/>
          <w:marTop w:val="0"/>
          <w:marBottom w:val="0"/>
          <w:divBdr>
            <w:top w:val="none" w:sz="0" w:space="0" w:color="auto"/>
            <w:left w:val="none" w:sz="0" w:space="0" w:color="auto"/>
            <w:bottom w:val="none" w:sz="0" w:space="0" w:color="auto"/>
            <w:right w:val="none" w:sz="0" w:space="0" w:color="auto"/>
          </w:divBdr>
        </w:div>
      </w:divsChild>
    </w:div>
    <w:div w:id="358630650">
      <w:bodyDiv w:val="1"/>
      <w:marLeft w:val="0"/>
      <w:marRight w:val="0"/>
      <w:marTop w:val="0"/>
      <w:marBottom w:val="0"/>
      <w:divBdr>
        <w:top w:val="none" w:sz="0" w:space="0" w:color="auto"/>
        <w:left w:val="none" w:sz="0" w:space="0" w:color="auto"/>
        <w:bottom w:val="none" w:sz="0" w:space="0" w:color="auto"/>
        <w:right w:val="none" w:sz="0" w:space="0" w:color="auto"/>
      </w:divBdr>
      <w:divsChild>
        <w:div w:id="388455122">
          <w:marLeft w:val="360"/>
          <w:marRight w:val="0"/>
          <w:marTop w:val="0"/>
          <w:marBottom w:val="0"/>
          <w:divBdr>
            <w:top w:val="none" w:sz="0" w:space="0" w:color="auto"/>
            <w:left w:val="none" w:sz="0" w:space="0" w:color="auto"/>
            <w:bottom w:val="none" w:sz="0" w:space="0" w:color="auto"/>
            <w:right w:val="none" w:sz="0" w:space="0" w:color="auto"/>
          </w:divBdr>
        </w:div>
        <w:div w:id="1038353063">
          <w:marLeft w:val="360"/>
          <w:marRight w:val="0"/>
          <w:marTop w:val="0"/>
          <w:marBottom w:val="0"/>
          <w:divBdr>
            <w:top w:val="none" w:sz="0" w:space="0" w:color="auto"/>
            <w:left w:val="none" w:sz="0" w:space="0" w:color="auto"/>
            <w:bottom w:val="none" w:sz="0" w:space="0" w:color="auto"/>
            <w:right w:val="none" w:sz="0" w:space="0" w:color="auto"/>
          </w:divBdr>
        </w:div>
        <w:div w:id="1354072020">
          <w:marLeft w:val="360"/>
          <w:marRight w:val="0"/>
          <w:marTop w:val="0"/>
          <w:marBottom w:val="0"/>
          <w:divBdr>
            <w:top w:val="none" w:sz="0" w:space="0" w:color="auto"/>
            <w:left w:val="none" w:sz="0" w:space="0" w:color="auto"/>
            <w:bottom w:val="none" w:sz="0" w:space="0" w:color="auto"/>
            <w:right w:val="none" w:sz="0" w:space="0" w:color="auto"/>
          </w:divBdr>
        </w:div>
        <w:div w:id="1384214438">
          <w:marLeft w:val="360"/>
          <w:marRight w:val="0"/>
          <w:marTop w:val="0"/>
          <w:marBottom w:val="0"/>
          <w:divBdr>
            <w:top w:val="none" w:sz="0" w:space="0" w:color="auto"/>
            <w:left w:val="none" w:sz="0" w:space="0" w:color="auto"/>
            <w:bottom w:val="none" w:sz="0" w:space="0" w:color="auto"/>
            <w:right w:val="none" w:sz="0" w:space="0" w:color="auto"/>
          </w:divBdr>
        </w:div>
        <w:div w:id="1700738209">
          <w:marLeft w:val="360"/>
          <w:marRight w:val="0"/>
          <w:marTop w:val="0"/>
          <w:marBottom w:val="0"/>
          <w:divBdr>
            <w:top w:val="none" w:sz="0" w:space="0" w:color="auto"/>
            <w:left w:val="none" w:sz="0" w:space="0" w:color="auto"/>
            <w:bottom w:val="none" w:sz="0" w:space="0" w:color="auto"/>
            <w:right w:val="none" w:sz="0" w:space="0" w:color="auto"/>
          </w:divBdr>
        </w:div>
      </w:divsChild>
    </w:div>
    <w:div w:id="387997377">
      <w:bodyDiv w:val="1"/>
      <w:marLeft w:val="0"/>
      <w:marRight w:val="0"/>
      <w:marTop w:val="0"/>
      <w:marBottom w:val="0"/>
      <w:divBdr>
        <w:top w:val="none" w:sz="0" w:space="0" w:color="auto"/>
        <w:left w:val="none" w:sz="0" w:space="0" w:color="auto"/>
        <w:bottom w:val="none" w:sz="0" w:space="0" w:color="auto"/>
        <w:right w:val="none" w:sz="0" w:space="0" w:color="auto"/>
      </w:divBdr>
    </w:div>
    <w:div w:id="389035336">
      <w:bodyDiv w:val="1"/>
      <w:marLeft w:val="0"/>
      <w:marRight w:val="0"/>
      <w:marTop w:val="0"/>
      <w:marBottom w:val="0"/>
      <w:divBdr>
        <w:top w:val="none" w:sz="0" w:space="0" w:color="auto"/>
        <w:left w:val="none" w:sz="0" w:space="0" w:color="auto"/>
        <w:bottom w:val="none" w:sz="0" w:space="0" w:color="auto"/>
        <w:right w:val="none" w:sz="0" w:space="0" w:color="auto"/>
      </w:divBdr>
    </w:div>
    <w:div w:id="438834929">
      <w:bodyDiv w:val="1"/>
      <w:marLeft w:val="0"/>
      <w:marRight w:val="0"/>
      <w:marTop w:val="0"/>
      <w:marBottom w:val="0"/>
      <w:divBdr>
        <w:top w:val="none" w:sz="0" w:space="0" w:color="auto"/>
        <w:left w:val="none" w:sz="0" w:space="0" w:color="auto"/>
        <w:bottom w:val="none" w:sz="0" w:space="0" w:color="auto"/>
        <w:right w:val="none" w:sz="0" w:space="0" w:color="auto"/>
      </w:divBdr>
      <w:divsChild>
        <w:div w:id="652176835">
          <w:marLeft w:val="360"/>
          <w:marRight w:val="0"/>
          <w:marTop w:val="0"/>
          <w:marBottom w:val="0"/>
          <w:divBdr>
            <w:top w:val="none" w:sz="0" w:space="0" w:color="auto"/>
            <w:left w:val="none" w:sz="0" w:space="0" w:color="auto"/>
            <w:bottom w:val="none" w:sz="0" w:space="0" w:color="auto"/>
            <w:right w:val="none" w:sz="0" w:space="0" w:color="auto"/>
          </w:divBdr>
        </w:div>
        <w:div w:id="797574672">
          <w:marLeft w:val="360"/>
          <w:marRight w:val="0"/>
          <w:marTop w:val="0"/>
          <w:marBottom w:val="0"/>
          <w:divBdr>
            <w:top w:val="none" w:sz="0" w:space="0" w:color="auto"/>
            <w:left w:val="none" w:sz="0" w:space="0" w:color="auto"/>
            <w:bottom w:val="none" w:sz="0" w:space="0" w:color="auto"/>
            <w:right w:val="none" w:sz="0" w:space="0" w:color="auto"/>
          </w:divBdr>
        </w:div>
        <w:div w:id="854270206">
          <w:marLeft w:val="360"/>
          <w:marRight w:val="0"/>
          <w:marTop w:val="0"/>
          <w:marBottom w:val="0"/>
          <w:divBdr>
            <w:top w:val="none" w:sz="0" w:space="0" w:color="auto"/>
            <w:left w:val="none" w:sz="0" w:space="0" w:color="auto"/>
            <w:bottom w:val="none" w:sz="0" w:space="0" w:color="auto"/>
            <w:right w:val="none" w:sz="0" w:space="0" w:color="auto"/>
          </w:divBdr>
        </w:div>
        <w:div w:id="1505239751">
          <w:marLeft w:val="360"/>
          <w:marRight w:val="0"/>
          <w:marTop w:val="0"/>
          <w:marBottom w:val="0"/>
          <w:divBdr>
            <w:top w:val="none" w:sz="0" w:space="0" w:color="auto"/>
            <w:left w:val="none" w:sz="0" w:space="0" w:color="auto"/>
            <w:bottom w:val="none" w:sz="0" w:space="0" w:color="auto"/>
            <w:right w:val="none" w:sz="0" w:space="0" w:color="auto"/>
          </w:divBdr>
        </w:div>
        <w:div w:id="1972519114">
          <w:marLeft w:val="360"/>
          <w:marRight w:val="0"/>
          <w:marTop w:val="0"/>
          <w:marBottom w:val="0"/>
          <w:divBdr>
            <w:top w:val="none" w:sz="0" w:space="0" w:color="auto"/>
            <w:left w:val="none" w:sz="0" w:space="0" w:color="auto"/>
            <w:bottom w:val="none" w:sz="0" w:space="0" w:color="auto"/>
            <w:right w:val="none" w:sz="0" w:space="0" w:color="auto"/>
          </w:divBdr>
        </w:div>
      </w:divsChild>
    </w:div>
    <w:div w:id="511342247">
      <w:bodyDiv w:val="1"/>
      <w:marLeft w:val="0"/>
      <w:marRight w:val="0"/>
      <w:marTop w:val="0"/>
      <w:marBottom w:val="0"/>
      <w:divBdr>
        <w:top w:val="none" w:sz="0" w:space="0" w:color="auto"/>
        <w:left w:val="none" w:sz="0" w:space="0" w:color="auto"/>
        <w:bottom w:val="none" w:sz="0" w:space="0" w:color="auto"/>
        <w:right w:val="none" w:sz="0" w:space="0" w:color="auto"/>
      </w:divBdr>
    </w:div>
    <w:div w:id="619144399">
      <w:bodyDiv w:val="1"/>
      <w:marLeft w:val="0"/>
      <w:marRight w:val="0"/>
      <w:marTop w:val="0"/>
      <w:marBottom w:val="0"/>
      <w:divBdr>
        <w:top w:val="none" w:sz="0" w:space="0" w:color="auto"/>
        <w:left w:val="none" w:sz="0" w:space="0" w:color="auto"/>
        <w:bottom w:val="none" w:sz="0" w:space="0" w:color="auto"/>
        <w:right w:val="none" w:sz="0" w:space="0" w:color="auto"/>
      </w:divBdr>
    </w:div>
    <w:div w:id="629559118">
      <w:bodyDiv w:val="1"/>
      <w:marLeft w:val="0"/>
      <w:marRight w:val="0"/>
      <w:marTop w:val="0"/>
      <w:marBottom w:val="0"/>
      <w:divBdr>
        <w:top w:val="none" w:sz="0" w:space="0" w:color="auto"/>
        <w:left w:val="none" w:sz="0" w:space="0" w:color="auto"/>
        <w:bottom w:val="none" w:sz="0" w:space="0" w:color="auto"/>
        <w:right w:val="none" w:sz="0" w:space="0" w:color="auto"/>
      </w:divBdr>
    </w:div>
    <w:div w:id="699015128">
      <w:bodyDiv w:val="1"/>
      <w:marLeft w:val="0"/>
      <w:marRight w:val="0"/>
      <w:marTop w:val="0"/>
      <w:marBottom w:val="0"/>
      <w:divBdr>
        <w:top w:val="none" w:sz="0" w:space="0" w:color="auto"/>
        <w:left w:val="none" w:sz="0" w:space="0" w:color="auto"/>
        <w:bottom w:val="none" w:sz="0" w:space="0" w:color="auto"/>
        <w:right w:val="none" w:sz="0" w:space="0" w:color="auto"/>
      </w:divBdr>
    </w:div>
    <w:div w:id="747314819">
      <w:bodyDiv w:val="1"/>
      <w:marLeft w:val="0"/>
      <w:marRight w:val="0"/>
      <w:marTop w:val="0"/>
      <w:marBottom w:val="0"/>
      <w:divBdr>
        <w:top w:val="none" w:sz="0" w:space="0" w:color="auto"/>
        <w:left w:val="none" w:sz="0" w:space="0" w:color="auto"/>
        <w:bottom w:val="none" w:sz="0" w:space="0" w:color="auto"/>
        <w:right w:val="none" w:sz="0" w:space="0" w:color="auto"/>
      </w:divBdr>
    </w:div>
    <w:div w:id="794297508">
      <w:bodyDiv w:val="1"/>
      <w:marLeft w:val="0"/>
      <w:marRight w:val="0"/>
      <w:marTop w:val="0"/>
      <w:marBottom w:val="0"/>
      <w:divBdr>
        <w:top w:val="none" w:sz="0" w:space="0" w:color="auto"/>
        <w:left w:val="none" w:sz="0" w:space="0" w:color="auto"/>
        <w:bottom w:val="none" w:sz="0" w:space="0" w:color="auto"/>
        <w:right w:val="none" w:sz="0" w:space="0" w:color="auto"/>
      </w:divBdr>
    </w:div>
    <w:div w:id="857738874">
      <w:bodyDiv w:val="1"/>
      <w:marLeft w:val="0"/>
      <w:marRight w:val="0"/>
      <w:marTop w:val="0"/>
      <w:marBottom w:val="0"/>
      <w:divBdr>
        <w:top w:val="none" w:sz="0" w:space="0" w:color="auto"/>
        <w:left w:val="none" w:sz="0" w:space="0" w:color="auto"/>
        <w:bottom w:val="none" w:sz="0" w:space="0" w:color="auto"/>
        <w:right w:val="none" w:sz="0" w:space="0" w:color="auto"/>
      </w:divBdr>
    </w:div>
    <w:div w:id="900097909">
      <w:bodyDiv w:val="1"/>
      <w:marLeft w:val="0"/>
      <w:marRight w:val="0"/>
      <w:marTop w:val="0"/>
      <w:marBottom w:val="0"/>
      <w:divBdr>
        <w:top w:val="none" w:sz="0" w:space="0" w:color="auto"/>
        <w:left w:val="none" w:sz="0" w:space="0" w:color="auto"/>
        <w:bottom w:val="none" w:sz="0" w:space="0" w:color="auto"/>
        <w:right w:val="none" w:sz="0" w:space="0" w:color="auto"/>
      </w:divBdr>
    </w:div>
    <w:div w:id="1086414843">
      <w:bodyDiv w:val="1"/>
      <w:marLeft w:val="0"/>
      <w:marRight w:val="0"/>
      <w:marTop w:val="0"/>
      <w:marBottom w:val="0"/>
      <w:divBdr>
        <w:top w:val="none" w:sz="0" w:space="0" w:color="auto"/>
        <w:left w:val="none" w:sz="0" w:space="0" w:color="auto"/>
        <w:bottom w:val="none" w:sz="0" w:space="0" w:color="auto"/>
        <w:right w:val="none" w:sz="0" w:space="0" w:color="auto"/>
      </w:divBdr>
      <w:divsChild>
        <w:div w:id="532839534">
          <w:marLeft w:val="360"/>
          <w:marRight w:val="0"/>
          <w:marTop w:val="0"/>
          <w:marBottom w:val="0"/>
          <w:divBdr>
            <w:top w:val="none" w:sz="0" w:space="0" w:color="auto"/>
            <w:left w:val="none" w:sz="0" w:space="0" w:color="auto"/>
            <w:bottom w:val="none" w:sz="0" w:space="0" w:color="auto"/>
            <w:right w:val="none" w:sz="0" w:space="0" w:color="auto"/>
          </w:divBdr>
        </w:div>
        <w:div w:id="837110047">
          <w:marLeft w:val="360"/>
          <w:marRight w:val="0"/>
          <w:marTop w:val="0"/>
          <w:marBottom w:val="0"/>
          <w:divBdr>
            <w:top w:val="none" w:sz="0" w:space="0" w:color="auto"/>
            <w:left w:val="none" w:sz="0" w:space="0" w:color="auto"/>
            <w:bottom w:val="none" w:sz="0" w:space="0" w:color="auto"/>
            <w:right w:val="none" w:sz="0" w:space="0" w:color="auto"/>
          </w:divBdr>
        </w:div>
      </w:divsChild>
    </w:div>
    <w:div w:id="1099250756">
      <w:bodyDiv w:val="1"/>
      <w:marLeft w:val="0"/>
      <w:marRight w:val="0"/>
      <w:marTop w:val="0"/>
      <w:marBottom w:val="0"/>
      <w:divBdr>
        <w:top w:val="none" w:sz="0" w:space="0" w:color="auto"/>
        <w:left w:val="none" w:sz="0" w:space="0" w:color="auto"/>
        <w:bottom w:val="none" w:sz="0" w:space="0" w:color="auto"/>
        <w:right w:val="none" w:sz="0" w:space="0" w:color="auto"/>
      </w:divBdr>
    </w:div>
    <w:div w:id="1142964008">
      <w:bodyDiv w:val="1"/>
      <w:marLeft w:val="0"/>
      <w:marRight w:val="0"/>
      <w:marTop w:val="0"/>
      <w:marBottom w:val="0"/>
      <w:divBdr>
        <w:top w:val="none" w:sz="0" w:space="0" w:color="auto"/>
        <w:left w:val="none" w:sz="0" w:space="0" w:color="auto"/>
        <w:bottom w:val="none" w:sz="0" w:space="0" w:color="auto"/>
        <w:right w:val="none" w:sz="0" w:space="0" w:color="auto"/>
      </w:divBdr>
    </w:div>
    <w:div w:id="1180047601">
      <w:bodyDiv w:val="1"/>
      <w:marLeft w:val="0"/>
      <w:marRight w:val="0"/>
      <w:marTop w:val="0"/>
      <w:marBottom w:val="0"/>
      <w:divBdr>
        <w:top w:val="none" w:sz="0" w:space="0" w:color="auto"/>
        <w:left w:val="none" w:sz="0" w:space="0" w:color="auto"/>
        <w:bottom w:val="none" w:sz="0" w:space="0" w:color="auto"/>
        <w:right w:val="none" w:sz="0" w:space="0" w:color="auto"/>
      </w:divBdr>
    </w:div>
    <w:div w:id="1215510116">
      <w:bodyDiv w:val="1"/>
      <w:marLeft w:val="0"/>
      <w:marRight w:val="0"/>
      <w:marTop w:val="0"/>
      <w:marBottom w:val="0"/>
      <w:divBdr>
        <w:top w:val="none" w:sz="0" w:space="0" w:color="auto"/>
        <w:left w:val="none" w:sz="0" w:space="0" w:color="auto"/>
        <w:bottom w:val="none" w:sz="0" w:space="0" w:color="auto"/>
        <w:right w:val="none" w:sz="0" w:space="0" w:color="auto"/>
      </w:divBdr>
      <w:divsChild>
        <w:div w:id="63769114">
          <w:marLeft w:val="360"/>
          <w:marRight w:val="0"/>
          <w:marTop w:val="0"/>
          <w:marBottom w:val="0"/>
          <w:divBdr>
            <w:top w:val="none" w:sz="0" w:space="0" w:color="auto"/>
            <w:left w:val="none" w:sz="0" w:space="0" w:color="auto"/>
            <w:bottom w:val="none" w:sz="0" w:space="0" w:color="auto"/>
            <w:right w:val="none" w:sz="0" w:space="0" w:color="auto"/>
          </w:divBdr>
        </w:div>
        <w:div w:id="864758425">
          <w:marLeft w:val="360"/>
          <w:marRight w:val="0"/>
          <w:marTop w:val="0"/>
          <w:marBottom w:val="0"/>
          <w:divBdr>
            <w:top w:val="none" w:sz="0" w:space="0" w:color="auto"/>
            <w:left w:val="none" w:sz="0" w:space="0" w:color="auto"/>
            <w:bottom w:val="none" w:sz="0" w:space="0" w:color="auto"/>
            <w:right w:val="none" w:sz="0" w:space="0" w:color="auto"/>
          </w:divBdr>
        </w:div>
        <w:div w:id="866214342">
          <w:marLeft w:val="360"/>
          <w:marRight w:val="0"/>
          <w:marTop w:val="0"/>
          <w:marBottom w:val="0"/>
          <w:divBdr>
            <w:top w:val="none" w:sz="0" w:space="0" w:color="auto"/>
            <w:left w:val="none" w:sz="0" w:space="0" w:color="auto"/>
            <w:bottom w:val="none" w:sz="0" w:space="0" w:color="auto"/>
            <w:right w:val="none" w:sz="0" w:space="0" w:color="auto"/>
          </w:divBdr>
        </w:div>
      </w:divsChild>
    </w:div>
    <w:div w:id="1305624191">
      <w:bodyDiv w:val="1"/>
      <w:marLeft w:val="0"/>
      <w:marRight w:val="0"/>
      <w:marTop w:val="0"/>
      <w:marBottom w:val="0"/>
      <w:divBdr>
        <w:top w:val="none" w:sz="0" w:space="0" w:color="auto"/>
        <w:left w:val="none" w:sz="0" w:space="0" w:color="auto"/>
        <w:bottom w:val="none" w:sz="0" w:space="0" w:color="auto"/>
        <w:right w:val="none" w:sz="0" w:space="0" w:color="auto"/>
      </w:divBdr>
    </w:div>
    <w:div w:id="1326669387">
      <w:bodyDiv w:val="1"/>
      <w:marLeft w:val="0"/>
      <w:marRight w:val="0"/>
      <w:marTop w:val="0"/>
      <w:marBottom w:val="0"/>
      <w:divBdr>
        <w:top w:val="none" w:sz="0" w:space="0" w:color="auto"/>
        <w:left w:val="none" w:sz="0" w:space="0" w:color="auto"/>
        <w:bottom w:val="none" w:sz="0" w:space="0" w:color="auto"/>
        <w:right w:val="none" w:sz="0" w:space="0" w:color="auto"/>
      </w:divBdr>
    </w:div>
    <w:div w:id="1349067037">
      <w:bodyDiv w:val="1"/>
      <w:marLeft w:val="0"/>
      <w:marRight w:val="0"/>
      <w:marTop w:val="0"/>
      <w:marBottom w:val="0"/>
      <w:divBdr>
        <w:top w:val="none" w:sz="0" w:space="0" w:color="auto"/>
        <w:left w:val="none" w:sz="0" w:space="0" w:color="auto"/>
        <w:bottom w:val="none" w:sz="0" w:space="0" w:color="auto"/>
        <w:right w:val="none" w:sz="0" w:space="0" w:color="auto"/>
      </w:divBdr>
      <w:divsChild>
        <w:div w:id="1178542042">
          <w:marLeft w:val="446"/>
          <w:marRight w:val="0"/>
          <w:marTop w:val="0"/>
          <w:marBottom w:val="0"/>
          <w:divBdr>
            <w:top w:val="none" w:sz="0" w:space="0" w:color="auto"/>
            <w:left w:val="none" w:sz="0" w:space="0" w:color="auto"/>
            <w:bottom w:val="none" w:sz="0" w:space="0" w:color="auto"/>
            <w:right w:val="none" w:sz="0" w:space="0" w:color="auto"/>
          </w:divBdr>
        </w:div>
        <w:div w:id="1319066926">
          <w:marLeft w:val="1166"/>
          <w:marRight w:val="0"/>
          <w:marTop w:val="0"/>
          <w:marBottom w:val="0"/>
          <w:divBdr>
            <w:top w:val="none" w:sz="0" w:space="0" w:color="auto"/>
            <w:left w:val="none" w:sz="0" w:space="0" w:color="auto"/>
            <w:bottom w:val="none" w:sz="0" w:space="0" w:color="auto"/>
            <w:right w:val="none" w:sz="0" w:space="0" w:color="auto"/>
          </w:divBdr>
        </w:div>
        <w:div w:id="1770007947">
          <w:marLeft w:val="446"/>
          <w:marRight w:val="0"/>
          <w:marTop w:val="0"/>
          <w:marBottom w:val="0"/>
          <w:divBdr>
            <w:top w:val="none" w:sz="0" w:space="0" w:color="auto"/>
            <w:left w:val="none" w:sz="0" w:space="0" w:color="auto"/>
            <w:bottom w:val="none" w:sz="0" w:space="0" w:color="auto"/>
            <w:right w:val="none" w:sz="0" w:space="0" w:color="auto"/>
          </w:divBdr>
        </w:div>
      </w:divsChild>
    </w:div>
    <w:div w:id="1400790434">
      <w:bodyDiv w:val="1"/>
      <w:marLeft w:val="0"/>
      <w:marRight w:val="0"/>
      <w:marTop w:val="0"/>
      <w:marBottom w:val="0"/>
      <w:divBdr>
        <w:top w:val="none" w:sz="0" w:space="0" w:color="auto"/>
        <w:left w:val="none" w:sz="0" w:space="0" w:color="auto"/>
        <w:bottom w:val="none" w:sz="0" w:space="0" w:color="auto"/>
        <w:right w:val="none" w:sz="0" w:space="0" w:color="auto"/>
      </w:divBdr>
    </w:div>
    <w:div w:id="1401564187">
      <w:bodyDiv w:val="1"/>
      <w:marLeft w:val="0"/>
      <w:marRight w:val="0"/>
      <w:marTop w:val="0"/>
      <w:marBottom w:val="0"/>
      <w:divBdr>
        <w:top w:val="none" w:sz="0" w:space="0" w:color="auto"/>
        <w:left w:val="none" w:sz="0" w:space="0" w:color="auto"/>
        <w:bottom w:val="none" w:sz="0" w:space="0" w:color="auto"/>
        <w:right w:val="none" w:sz="0" w:space="0" w:color="auto"/>
      </w:divBdr>
    </w:div>
    <w:div w:id="1443572949">
      <w:bodyDiv w:val="1"/>
      <w:marLeft w:val="0"/>
      <w:marRight w:val="0"/>
      <w:marTop w:val="0"/>
      <w:marBottom w:val="0"/>
      <w:divBdr>
        <w:top w:val="none" w:sz="0" w:space="0" w:color="auto"/>
        <w:left w:val="none" w:sz="0" w:space="0" w:color="auto"/>
        <w:bottom w:val="none" w:sz="0" w:space="0" w:color="auto"/>
        <w:right w:val="none" w:sz="0" w:space="0" w:color="auto"/>
      </w:divBdr>
    </w:div>
    <w:div w:id="1584992999">
      <w:bodyDiv w:val="1"/>
      <w:marLeft w:val="0"/>
      <w:marRight w:val="0"/>
      <w:marTop w:val="0"/>
      <w:marBottom w:val="0"/>
      <w:divBdr>
        <w:top w:val="none" w:sz="0" w:space="0" w:color="auto"/>
        <w:left w:val="none" w:sz="0" w:space="0" w:color="auto"/>
        <w:bottom w:val="none" w:sz="0" w:space="0" w:color="auto"/>
        <w:right w:val="none" w:sz="0" w:space="0" w:color="auto"/>
      </w:divBdr>
    </w:div>
    <w:div w:id="1631354819">
      <w:bodyDiv w:val="1"/>
      <w:marLeft w:val="0"/>
      <w:marRight w:val="0"/>
      <w:marTop w:val="0"/>
      <w:marBottom w:val="0"/>
      <w:divBdr>
        <w:top w:val="none" w:sz="0" w:space="0" w:color="auto"/>
        <w:left w:val="none" w:sz="0" w:space="0" w:color="auto"/>
        <w:bottom w:val="none" w:sz="0" w:space="0" w:color="auto"/>
        <w:right w:val="none" w:sz="0" w:space="0" w:color="auto"/>
      </w:divBdr>
      <w:divsChild>
        <w:div w:id="337391711">
          <w:marLeft w:val="360"/>
          <w:marRight w:val="0"/>
          <w:marTop w:val="0"/>
          <w:marBottom w:val="0"/>
          <w:divBdr>
            <w:top w:val="none" w:sz="0" w:space="0" w:color="auto"/>
            <w:left w:val="none" w:sz="0" w:space="0" w:color="auto"/>
            <w:bottom w:val="none" w:sz="0" w:space="0" w:color="auto"/>
            <w:right w:val="none" w:sz="0" w:space="0" w:color="auto"/>
          </w:divBdr>
        </w:div>
        <w:div w:id="490751557">
          <w:marLeft w:val="360"/>
          <w:marRight w:val="0"/>
          <w:marTop w:val="0"/>
          <w:marBottom w:val="0"/>
          <w:divBdr>
            <w:top w:val="none" w:sz="0" w:space="0" w:color="auto"/>
            <w:left w:val="none" w:sz="0" w:space="0" w:color="auto"/>
            <w:bottom w:val="none" w:sz="0" w:space="0" w:color="auto"/>
            <w:right w:val="none" w:sz="0" w:space="0" w:color="auto"/>
          </w:divBdr>
        </w:div>
        <w:div w:id="652219120">
          <w:marLeft w:val="360"/>
          <w:marRight w:val="0"/>
          <w:marTop w:val="0"/>
          <w:marBottom w:val="0"/>
          <w:divBdr>
            <w:top w:val="none" w:sz="0" w:space="0" w:color="auto"/>
            <w:left w:val="none" w:sz="0" w:space="0" w:color="auto"/>
            <w:bottom w:val="none" w:sz="0" w:space="0" w:color="auto"/>
            <w:right w:val="none" w:sz="0" w:space="0" w:color="auto"/>
          </w:divBdr>
        </w:div>
        <w:div w:id="846865014">
          <w:marLeft w:val="360"/>
          <w:marRight w:val="0"/>
          <w:marTop w:val="0"/>
          <w:marBottom w:val="0"/>
          <w:divBdr>
            <w:top w:val="none" w:sz="0" w:space="0" w:color="auto"/>
            <w:left w:val="none" w:sz="0" w:space="0" w:color="auto"/>
            <w:bottom w:val="none" w:sz="0" w:space="0" w:color="auto"/>
            <w:right w:val="none" w:sz="0" w:space="0" w:color="auto"/>
          </w:divBdr>
        </w:div>
        <w:div w:id="1005939676">
          <w:marLeft w:val="360"/>
          <w:marRight w:val="0"/>
          <w:marTop w:val="0"/>
          <w:marBottom w:val="0"/>
          <w:divBdr>
            <w:top w:val="none" w:sz="0" w:space="0" w:color="auto"/>
            <w:left w:val="none" w:sz="0" w:space="0" w:color="auto"/>
            <w:bottom w:val="none" w:sz="0" w:space="0" w:color="auto"/>
            <w:right w:val="none" w:sz="0" w:space="0" w:color="auto"/>
          </w:divBdr>
        </w:div>
        <w:div w:id="2086485253">
          <w:marLeft w:val="360"/>
          <w:marRight w:val="0"/>
          <w:marTop w:val="0"/>
          <w:marBottom w:val="0"/>
          <w:divBdr>
            <w:top w:val="none" w:sz="0" w:space="0" w:color="auto"/>
            <w:left w:val="none" w:sz="0" w:space="0" w:color="auto"/>
            <w:bottom w:val="none" w:sz="0" w:space="0" w:color="auto"/>
            <w:right w:val="none" w:sz="0" w:space="0" w:color="auto"/>
          </w:divBdr>
        </w:div>
      </w:divsChild>
    </w:div>
    <w:div w:id="1785075179">
      <w:bodyDiv w:val="1"/>
      <w:marLeft w:val="0"/>
      <w:marRight w:val="0"/>
      <w:marTop w:val="0"/>
      <w:marBottom w:val="0"/>
      <w:divBdr>
        <w:top w:val="none" w:sz="0" w:space="0" w:color="auto"/>
        <w:left w:val="none" w:sz="0" w:space="0" w:color="auto"/>
        <w:bottom w:val="none" w:sz="0" w:space="0" w:color="auto"/>
        <w:right w:val="none" w:sz="0" w:space="0" w:color="auto"/>
      </w:divBdr>
      <w:divsChild>
        <w:div w:id="340812626">
          <w:marLeft w:val="446"/>
          <w:marRight w:val="0"/>
          <w:marTop w:val="0"/>
          <w:marBottom w:val="0"/>
          <w:divBdr>
            <w:top w:val="none" w:sz="0" w:space="0" w:color="auto"/>
            <w:left w:val="none" w:sz="0" w:space="0" w:color="auto"/>
            <w:bottom w:val="none" w:sz="0" w:space="0" w:color="auto"/>
            <w:right w:val="none" w:sz="0" w:space="0" w:color="auto"/>
          </w:divBdr>
        </w:div>
        <w:div w:id="1149050838">
          <w:marLeft w:val="446"/>
          <w:marRight w:val="0"/>
          <w:marTop w:val="0"/>
          <w:marBottom w:val="0"/>
          <w:divBdr>
            <w:top w:val="none" w:sz="0" w:space="0" w:color="auto"/>
            <w:left w:val="none" w:sz="0" w:space="0" w:color="auto"/>
            <w:bottom w:val="none" w:sz="0" w:space="0" w:color="auto"/>
            <w:right w:val="none" w:sz="0" w:space="0" w:color="auto"/>
          </w:divBdr>
        </w:div>
        <w:div w:id="1810197843">
          <w:marLeft w:val="446"/>
          <w:marRight w:val="0"/>
          <w:marTop w:val="0"/>
          <w:marBottom w:val="0"/>
          <w:divBdr>
            <w:top w:val="none" w:sz="0" w:space="0" w:color="auto"/>
            <w:left w:val="none" w:sz="0" w:space="0" w:color="auto"/>
            <w:bottom w:val="none" w:sz="0" w:space="0" w:color="auto"/>
            <w:right w:val="none" w:sz="0" w:space="0" w:color="auto"/>
          </w:divBdr>
        </w:div>
      </w:divsChild>
    </w:div>
    <w:div w:id="1792089274">
      <w:bodyDiv w:val="1"/>
      <w:marLeft w:val="0"/>
      <w:marRight w:val="0"/>
      <w:marTop w:val="0"/>
      <w:marBottom w:val="0"/>
      <w:divBdr>
        <w:top w:val="none" w:sz="0" w:space="0" w:color="auto"/>
        <w:left w:val="none" w:sz="0" w:space="0" w:color="auto"/>
        <w:bottom w:val="none" w:sz="0" w:space="0" w:color="auto"/>
        <w:right w:val="none" w:sz="0" w:space="0" w:color="auto"/>
      </w:divBdr>
      <w:divsChild>
        <w:div w:id="481968218">
          <w:marLeft w:val="360"/>
          <w:marRight w:val="0"/>
          <w:marTop w:val="0"/>
          <w:marBottom w:val="0"/>
          <w:divBdr>
            <w:top w:val="none" w:sz="0" w:space="0" w:color="auto"/>
            <w:left w:val="none" w:sz="0" w:space="0" w:color="auto"/>
            <w:bottom w:val="none" w:sz="0" w:space="0" w:color="auto"/>
            <w:right w:val="none" w:sz="0" w:space="0" w:color="auto"/>
          </w:divBdr>
        </w:div>
        <w:div w:id="722289299">
          <w:marLeft w:val="360"/>
          <w:marRight w:val="0"/>
          <w:marTop w:val="0"/>
          <w:marBottom w:val="0"/>
          <w:divBdr>
            <w:top w:val="none" w:sz="0" w:space="0" w:color="auto"/>
            <w:left w:val="none" w:sz="0" w:space="0" w:color="auto"/>
            <w:bottom w:val="none" w:sz="0" w:space="0" w:color="auto"/>
            <w:right w:val="none" w:sz="0" w:space="0" w:color="auto"/>
          </w:divBdr>
        </w:div>
        <w:div w:id="2107531250">
          <w:marLeft w:val="360"/>
          <w:marRight w:val="0"/>
          <w:marTop w:val="0"/>
          <w:marBottom w:val="0"/>
          <w:divBdr>
            <w:top w:val="none" w:sz="0" w:space="0" w:color="auto"/>
            <w:left w:val="none" w:sz="0" w:space="0" w:color="auto"/>
            <w:bottom w:val="none" w:sz="0" w:space="0" w:color="auto"/>
            <w:right w:val="none" w:sz="0" w:space="0" w:color="auto"/>
          </w:divBdr>
        </w:div>
      </w:divsChild>
    </w:div>
    <w:div w:id="1818449310">
      <w:bodyDiv w:val="1"/>
      <w:marLeft w:val="0"/>
      <w:marRight w:val="0"/>
      <w:marTop w:val="0"/>
      <w:marBottom w:val="0"/>
      <w:divBdr>
        <w:top w:val="none" w:sz="0" w:space="0" w:color="auto"/>
        <w:left w:val="none" w:sz="0" w:space="0" w:color="auto"/>
        <w:bottom w:val="none" w:sz="0" w:space="0" w:color="auto"/>
        <w:right w:val="none" w:sz="0" w:space="0" w:color="auto"/>
      </w:divBdr>
    </w:div>
    <w:div w:id="1838837816">
      <w:bodyDiv w:val="1"/>
      <w:marLeft w:val="0"/>
      <w:marRight w:val="0"/>
      <w:marTop w:val="0"/>
      <w:marBottom w:val="0"/>
      <w:divBdr>
        <w:top w:val="none" w:sz="0" w:space="0" w:color="auto"/>
        <w:left w:val="none" w:sz="0" w:space="0" w:color="auto"/>
        <w:bottom w:val="none" w:sz="0" w:space="0" w:color="auto"/>
        <w:right w:val="none" w:sz="0" w:space="0" w:color="auto"/>
      </w:divBdr>
    </w:div>
    <w:div w:id="1889956231">
      <w:bodyDiv w:val="1"/>
      <w:marLeft w:val="0"/>
      <w:marRight w:val="0"/>
      <w:marTop w:val="0"/>
      <w:marBottom w:val="0"/>
      <w:divBdr>
        <w:top w:val="none" w:sz="0" w:space="0" w:color="auto"/>
        <w:left w:val="none" w:sz="0" w:space="0" w:color="auto"/>
        <w:bottom w:val="none" w:sz="0" w:space="0" w:color="auto"/>
        <w:right w:val="none" w:sz="0" w:space="0" w:color="auto"/>
      </w:divBdr>
    </w:div>
    <w:div w:id="1901358468">
      <w:bodyDiv w:val="1"/>
      <w:marLeft w:val="0"/>
      <w:marRight w:val="0"/>
      <w:marTop w:val="0"/>
      <w:marBottom w:val="0"/>
      <w:divBdr>
        <w:top w:val="none" w:sz="0" w:space="0" w:color="auto"/>
        <w:left w:val="none" w:sz="0" w:space="0" w:color="auto"/>
        <w:bottom w:val="none" w:sz="0" w:space="0" w:color="auto"/>
        <w:right w:val="none" w:sz="0" w:space="0" w:color="auto"/>
      </w:divBdr>
    </w:div>
    <w:div w:id="1904754581">
      <w:bodyDiv w:val="1"/>
      <w:marLeft w:val="0"/>
      <w:marRight w:val="0"/>
      <w:marTop w:val="0"/>
      <w:marBottom w:val="0"/>
      <w:divBdr>
        <w:top w:val="none" w:sz="0" w:space="0" w:color="auto"/>
        <w:left w:val="none" w:sz="0" w:space="0" w:color="auto"/>
        <w:bottom w:val="none" w:sz="0" w:space="0" w:color="auto"/>
        <w:right w:val="none" w:sz="0" w:space="0" w:color="auto"/>
      </w:divBdr>
    </w:div>
    <w:div w:id="2090271282">
      <w:bodyDiv w:val="1"/>
      <w:marLeft w:val="0"/>
      <w:marRight w:val="0"/>
      <w:marTop w:val="0"/>
      <w:marBottom w:val="0"/>
      <w:divBdr>
        <w:top w:val="none" w:sz="0" w:space="0" w:color="auto"/>
        <w:left w:val="none" w:sz="0" w:space="0" w:color="auto"/>
        <w:bottom w:val="none" w:sz="0" w:space="0" w:color="auto"/>
        <w:right w:val="none" w:sz="0" w:space="0" w:color="auto"/>
      </w:divBdr>
    </w:div>
    <w:div w:id="2103137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its.worldbank.org/trade/comtrade/en/country/ALL/year/2023/tradeflow/Exports/partner/WLD/product/854140?utm_source=chatgpt.com"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footer" Target="footer1.xml"/><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2.jpeg"/><Relationship Id="rId17" Type="http://schemas.microsoft.com/office/2018/08/relationships/commentsExtensible" Target="commentsExtensible.xml"/><Relationship Id="rId25" Type="http://schemas.openxmlformats.org/officeDocument/2006/relationships/image" Target="media/image8.png"/><Relationship Id="rId33" Type="http://schemas.openxmlformats.org/officeDocument/2006/relationships/image" Target="media/image16.png"/><Relationship Id="rId38" Type="http://schemas.microsoft.com/office/2019/05/relationships/documenttasks" Target="documenttasks/documenttasks1.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header" Target="header1.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customXml" Target="../customXml/item5.xml"/><Relationship Id="rId15" Type="http://schemas.microsoft.com/office/2011/relationships/commentsExtended" Target="commentsExtended.xml"/><Relationship Id="rId23" Type="http://schemas.openxmlformats.org/officeDocument/2006/relationships/image" Target="media/image6.png"/><Relationship Id="rId28" Type="http://schemas.openxmlformats.org/officeDocument/2006/relationships/image" Target="media/image11.png"/><Relationship Id="rId36" Type="http://schemas.microsoft.com/office/2011/relationships/people" Target="people.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comments" Target="comments.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C3305AB-94A8-48A6-B108-206E52EF8AD9}">
    <t:Anchor>
      <t:Comment id="997308080"/>
    </t:Anchor>
    <t:History>
      <t:Event id="{6B93F113-2006-4369-ABC4-24D645AD63AB}" time="2026-09-22T10:14:24.485Z">
        <t:Attribution userId="S::carolin.tietz@giz.de::0e7098c4-1a6f-42a6-8759-ab0a53673e0b" userProvider="AD" userName="Tietz, Carolin GIZ"/>
        <t:Anchor>
          <t:Comment id="1351585658"/>
        </t:Anchor>
        <t:Create/>
      </t:Event>
      <t:Event id="{A0B12097-0C53-45DF-A04B-2EB028AD3686}" time="2026-09-22T10:14:24.485Z">
        <t:Attribution userId="S::carolin.tietz@giz.de::0e7098c4-1a6f-42a6-8759-ab0a53673e0b" userProvider="AD" userName="Tietz, Carolin GIZ"/>
        <t:Anchor>
          <t:Comment id="1351585658"/>
        </t:Anchor>
        <t:Assign userId="S::joscha.albert@giz.de::c0cbfc80-854d-4663-a921-6af7a12d3a1c" userProvider="AD" userName="Albert, Joscha GIZ"/>
      </t:Event>
      <t:Event id="{4877CE21-1301-4945-9DA0-28D9F2FC7169}" time="2026-09-22T10:14:24.485Z">
        <t:Attribution userId="S::carolin.tietz@giz.de::0e7098c4-1a6f-42a6-8759-ab0a53673e0b" userProvider="AD" userName="Tietz, Carolin GIZ"/>
        <t:Anchor>
          <t:Comment id="1351585658"/>
        </t:Anchor>
        <t:SetTitle title="@Albert, Joscha GIZ I think it is ok to be broad here and not name specific ministries, what do you think? Could add 1 sentence on what we hope different stkaeholder groups can take from the report. Could also refer to our overall excerise (that this…"/>
      </t:Event>
    </t:History>
  </t:Task>
</t:Tasks>
</file>

<file path=word/theme/theme1.xml><?xml version="1.0" encoding="utf-8"?>
<a:theme xmlns:a="http://schemas.openxmlformats.org/drawingml/2006/main" name="Larissa">
  <a:themeElements>
    <a:clrScheme name="HeiHa-Farbcode">
      <a:dk1>
        <a:srgbClr val="FFFFFF"/>
      </a:dk1>
      <a:lt1>
        <a:sysClr val="window" lastClr="FFFFFF"/>
      </a:lt1>
      <a:dk2>
        <a:srgbClr val="FFFFFF"/>
      </a:dk2>
      <a:lt2>
        <a:srgbClr val="FFFFFF"/>
      </a:lt2>
      <a:accent1>
        <a:srgbClr val="242B84"/>
      </a:accent1>
      <a:accent2>
        <a:srgbClr val="5286D2"/>
      </a:accent2>
      <a:accent3>
        <a:srgbClr val="28313C"/>
      </a:accent3>
      <a:accent4>
        <a:srgbClr val="B2C823"/>
      </a:accent4>
      <a:accent5>
        <a:srgbClr val="C8781E"/>
      </a:accent5>
      <a:accent6>
        <a:srgbClr val="F0D019"/>
      </a:accent6>
      <a:hlink>
        <a:srgbClr val="5286D2"/>
      </a:hlink>
      <a:folHlink>
        <a:srgbClr val="242B84"/>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f43c89-4e08-475e-90dc-8d81c2a76942">
      <Terms xmlns="http://schemas.microsoft.com/office/infopath/2007/PartnerControls"/>
    </lcf76f155ced4ddcb4097134ff3c332f>
    <TaxCatchAll xmlns="388d0403-69f5-4686-a95b-cac9ff01ae6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9700E73D352567448BBEE4D014CD02A8" ma:contentTypeVersion="12" ma:contentTypeDescription="Ein neues Dokument erstellen." ma:contentTypeScope="" ma:versionID="0ff5faebc46d42d0ff56cb3abb84037c">
  <xsd:schema xmlns:xsd="http://www.w3.org/2001/XMLSchema" xmlns:xs="http://www.w3.org/2001/XMLSchema" xmlns:p="http://schemas.microsoft.com/office/2006/metadata/properties" xmlns:ns2="f1f43c89-4e08-475e-90dc-8d81c2a76942" xmlns:ns3="388d0403-69f5-4686-a95b-cac9ff01ae61" targetNamespace="http://schemas.microsoft.com/office/2006/metadata/properties" ma:root="true" ma:fieldsID="829287c48e80b0900b382a701d9c277f" ns2:_="" ns3:_="">
    <xsd:import namespace="f1f43c89-4e08-475e-90dc-8d81c2a76942"/>
    <xsd:import namespace="388d0403-69f5-4686-a95b-cac9ff01ae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f43c89-4e08-475e-90dc-8d81c2a769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0aed264e-563a-469a-8ebe-271e849ec10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8d0403-69f5-4686-a95b-cac9ff01ae6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a7f6972-f309-49f4-8d2e-1c432e90d65b}" ma:internalName="TaxCatchAll" ma:showField="CatchAllData" ma:web="388d0403-69f5-4686-a95b-cac9ff01ae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696E6F-EC87-4F54-B536-E98FBDCC3477}">
  <ds:schemaRefs>
    <ds:schemaRef ds:uri="http://schemas.microsoft.com/office/2006/metadata/properties"/>
    <ds:schemaRef ds:uri="http://schemas.microsoft.com/office/infopath/2007/PartnerControls"/>
    <ds:schemaRef ds:uri="f1f43c89-4e08-475e-90dc-8d81c2a76942"/>
    <ds:schemaRef ds:uri="388d0403-69f5-4686-a95b-cac9ff01ae61"/>
  </ds:schemaRefs>
</ds:datastoreItem>
</file>

<file path=customXml/itemProps2.xml><?xml version="1.0" encoding="utf-8"?>
<ds:datastoreItem xmlns:ds="http://schemas.openxmlformats.org/officeDocument/2006/customXml" ds:itemID="{F71EA290-8DB4-4573-A1AE-B29A9A5C8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f43c89-4e08-475e-90dc-8d81c2a76942"/>
    <ds:schemaRef ds:uri="388d0403-69f5-4686-a95b-cac9ff01ae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494BA5-CF22-4ACD-8715-2075BF760A2A}">
  <ds:schemaRefs>
    <ds:schemaRef ds:uri="http://schemas.openxmlformats.org/officeDocument/2006/bibliography"/>
  </ds:schemaRefs>
</ds:datastoreItem>
</file>

<file path=customXml/itemProps4.xml><?xml version="1.0" encoding="utf-8"?>
<ds:datastoreItem xmlns:ds="http://schemas.openxmlformats.org/officeDocument/2006/customXml" ds:itemID="{FE70FBB1-7D58-4903-8AF1-5BB8EB297DED}">
  <ds:schemaRefs>
    <ds:schemaRef ds:uri="http://schemas.microsoft.com/sharepoint/v3/contenttype/forms"/>
  </ds:schemaRefs>
</ds:datastoreItem>
</file>

<file path=customXml/itemProps5.xml><?xml version="1.0" encoding="utf-8"?>
<ds:datastoreItem xmlns:ds="http://schemas.openxmlformats.org/officeDocument/2006/customXml" ds:itemID="{FA2B69DC-8016-46AE-9999-36319EAC9D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13550</Words>
  <Characters>77239</Characters>
  <Application>Microsoft Office Word</Application>
  <DocSecurity>4</DocSecurity>
  <Lines>643</Lines>
  <Paragraphs>181</Paragraphs>
  <ScaleCrop>false</ScaleCrop>
  <Company/>
  <LinksUpToDate>false</LinksUpToDate>
  <CharactersWithSpaces>90608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Macroeconomic Modelling for Energy Investments in Viet Nam</dc:title>
  <dc:subject/>
  <dc:creator>Katja.Heinisch@iwh-halle.de;Christoph.Schult@iwh-halle.de</dc:creator>
  <cp:keywords/>
  <dc:description/>
  <cp:lastModifiedBy>Albert, Joscha GIZ</cp:lastModifiedBy>
  <cp:revision>913</cp:revision>
  <cp:lastPrinted>2024-12-04T12:19:00Z</cp:lastPrinted>
  <dcterms:created xsi:type="dcterms:W3CDTF">2025-04-18T02:30:00Z</dcterms:created>
  <dcterms:modified xsi:type="dcterms:W3CDTF">2026-09-23T12:27:00Z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54b9cd-2ce7-4de9-b239-edf358d6fc2e_Enabled">
    <vt:lpwstr>true</vt:lpwstr>
  </property>
  <property fmtid="{D5CDD505-2E9C-101B-9397-08002B2CF9AE}" pid="3" name="MSIP_Label_3854b9cd-2ce7-4de9-b239-edf358d6fc2e_SetDate">
    <vt:lpwstr>2024-11-20T14:45:45Z</vt:lpwstr>
  </property>
  <property fmtid="{D5CDD505-2E9C-101B-9397-08002B2CF9AE}" pid="4" name="MSIP_Label_3854b9cd-2ce7-4de9-b239-edf358d6fc2e_Method">
    <vt:lpwstr>Standard</vt:lpwstr>
  </property>
  <property fmtid="{D5CDD505-2E9C-101B-9397-08002B2CF9AE}" pid="5" name="MSIP_Label_3854b9cd-2ce7-4de9-b239-edf358d6fc2e_Name">
    <vt:lpwstr>defa4170-0d19-0005-0004-bc88714345d2</vt:lpwstr>
  </property>
  <property fmtid="{D5CDD505-2E9C-101B-9397-08002B2CF9AE}" pid="6" name="MSIP_Label_3854b9cd-2ce7-4de9-b239-edf358d6fc2e_SiteId">
    <vt:lpwstr>e2d2f81b-8f0e-457b-8c0f-16d7308ff6d9</vt:lpwstr>
  </property>
  <property fmtid="{D5CDD505-2E9C-101B-9397-08002B2CF9AE}" pid="7" name="MSIP_Label_3854b9cd-2ce7-4de9-b239-edf358d6fc2e_ActionId">
    <vt:lpwstr>9a1b5ced-d0f8-459b-b978-03a9a741faaa</vt:lpwstr>
  </property>
  <property fmtid="{D5CDD505-2E9C-101B-9397-08002B2CF9AE}" pid="8" name="MSIP_Label_3854b9cd-2ce7-4de9-b239-edf358d6fc2e_ContentBits">
    <vt:lpwstr>0</vt:lpwstr>
  </property>
  <property fmtid="{D5CDD505-2E9C-101B-9397-08002B2CF9AE}" pid="9" name="GrammarlyDocumentId">
    <vt:lpwstr>a3d5f7c9-487d-4e29-ace9-85816e0c7376</vt:lpwstr>
  </property>
  <property fmtid="{D5CDD505-2E9C-101B-9397-08002B2CF9AE}" pid="10" name="ContentTypeId">
    <vt:lpwstr>0x0101009700E73D352567448BBEE4D014CD02A8</vt:lpwstr>
  </property>
  <property fmtid="{D5CDD505-2E9C-101B-9397-08002B2CF9AE}" pid="11" name="MediaServiceImageTags">
    <vt:lpwstr/>
  </property>
</Properties>
</file>